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77777777" w:rsidR="00D519C0" w:rsidRPr="00F87D7B" w:rsidRDefault="00D519C0" w:rsidP="00D519C0">
      <w:pPr>
        <w:widowControl w:val="0"/>
        <w:autoSpaceDE w:val="0"/>
        <w:autoSpaceDN w:val="0"/>
        <w:adjustRightInd w:val="0"/>
        <w:jc w:val="center"/>
        <w:outlineLvl w:val="0"/>
        <w:rPr>
          <w:rFonts w:ascii="Times New Roman" w:hAnsi="Times New Roman" w:cs="Times New Roman"/>
          <w:b/>
          <w:sz w:val="28"/>
          <w:szCs w:val="28"/>
          <w:lang w:val="en-US"/>
        </w:rPr>
      </w:pPr>
      <w:bookmarkStart w:id="0" w:name="_GoBack"/>
      <w:bookmarkEnd w:id="0"/>
      <w:commentRangeStart w:id="1"/>
      <w:r w:rsidRPr="00F87D7B">
        <w:rPr>
          <w:rFonts w:ascii="Times New Roman" w:hAnsi="Times New Roman" w:cs="Times New Roman"/>
          <w:b/>
          <w:sz w:val="28"/>
          <w:szCs w:val="28"/>
        </w:rPr>
        <w:t>Online</w:t>
      </w:r>
      <w:commentRangeEnd w:id="1"/>
      <w:r w:rsidR="00FF1DA9">
        <w:rPr>
          <w:rStyle w:val="CommentReference"/>
        </w:rPr>
        <w:commentReference w:id="1"/>
      </w:r>
      <w:r w:rsidRPr="00F87D7B">
        <w:rPr>
          <w:rFonts w:ascii="Times New Roman" w:hAnsi="Times New Roman" w:cs="Times New Roman"/>
          <w:b/>
          <w:sz w:val="28"/>
          <w:szCs w:val="28"/>
        </w:rPr>
        <w:t xml:space="preserve"> supplementary materials for: </w:t>
      </w:r>
      <w:r w:rsidRPr="00F87D7B">
        <w:rPr>
          <w:rFonts w:ascii="Times New Roman" w:hAnsi="Times New Roman" w:cs="Times New Roman"/>
          <w:b/>
          <w:sz w:val="28"/>
          <w:szCs w:val="28"/>
          <w:lang w:val="en-US"/>
        </w:rPr>
        <w:t>Urban spandrels: the roles of genetic drift, gene flow and selection in the formation of parallel clines</w:t>
      </w:r>
      <w:r w:rsidRPr="00F87D7B">
        <w:rPr>
          <w:rFonts w:ascii="Times New Roman" w:hAnsi="Times New Roman" w:cs="Times New Roman"/>
          <w:b/>
          <w:sz w:val="28"/>
          <w:szCs w:val="28"/>
        </w:rPr>
        <w:t>.</w:t>
      </w:r>
    </w:p>
    <w:p w14:paraId="589D4ED7" w14:textId="77777777" w:rsidR="00D519C0" w:rsidRPr="00F87D7B" w:rsidRDefault="00D519C0" w:rsidP="00D519C0">
      <w:pPr>
        <w:widowControl w:val="0"/>
        <w:autoSpaceDE w:val="0"/>
        <w:autoSpaceDN w:val="0"/>
        <w:adjustRightInd w:val="0"/>
        <w:outlineLvl w:val="0"/>
        <w:rPr>
          <w:rFonts w:ascii="Times New Roman" w:hAnsi="Times New Roman" w:cs="Times New Roman"/>
          <w:b/>
          <w:sz w:val="28"/>
          <w:szCs w:val="28"/>
        </w:rPr>
      </w:pPr>
    </w:p>
    <w:p w14:paraId="25E675F5" w14:textId="77777777" w:rsidR="00D519C0" w:rsidRPr="00F87D7B" w:rsidRDefault="00D519C0" w:rsidP="00D519C0">
      <w:pPr>
        <w:widowControl w:val="0"/>
        <w:autoSpaceDE w:val="0"/>
        <w:autoSpaceDN w:val="0"/>
        <w:adjustRightInd w:val="0"/>
        <w:spacing w:line="480" w:lineRule="auto"/>
        <w:rPr>
          <w:rFonts w:ascii="Times New Roman" w:hAnsi="Times New Roman" w:cs="Times New Roman"/>
          <w:b/>
        </w:rPr>
      </w:pPr>
      <w:commentRangeStart w:id="2"/>
      <w:r w:rsidRPr="00F87D7B">
        <w:rPr>
          <w:rFonts w:ascii="Times New Roman" w:hAnsi="Times New Roman" w:cs="Times New Roman"/>
          <w:b/>
        </w:rPr>
        <w:t>Contents of online supplementary materials:</w:t>
      </w:r>
      <w:commentRangeEnd w:id="2"/>
      <w:r w:rsidR="00FF1DA9">
        <w:rPr>
          <w:rStyle w:val="CommentReference"/>
        </w:rPr>
        <w:commentReference w:id="2"/>
      </w:r>
    </w:p>
    <w:p w14:paraId="15480868" w14:textId="77777777" w:rsidR="00D519C0" w:rsidRPr="00F87D7B"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Supplementary text:</w:t>
      </w:r>
    </w:p>
    <w:p w14:paraId="07772D70" w14:textId="2F47DE46" w:rsidR="00D519C0" w:rsidRPr="00F87D7B"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S1: </w:t>
      </w:r>
      <w:r w:rsidR="00D519C0" w:rsidRPr="00F87D7B">
        <w:rPr>
          <w:rFonts w:ascii="Times New Roman" w:hAnsi="Times New Roman" w:cs="Times New Roman"/>
        </w:rPr>
        <w:t>Effects of initial allele frequency variation on cyanogenesis cline formation</w:t>
      </w:r>
    </w:p>
    <w:p w14:paraId="0216E940"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43FEDB45"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232EC78D" w14:textId="46D42CA3" w:rsidR="00D519C0" w:rsidRP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S2: </w:t>
      </w:r>
      <w:r w:rsidR="00D519C0" w:rsidRPr="00F87D7B">
        <w:rPr>
          <w:rFonts w:ascii="Times New Roman" w:hAnsi="Times New Roman" w:cs="Times New Roman"/>
        </w:rPr>
        <w:t xml:space="preserve">Effects of selection on linkage between </w:t>
      </w:r>
      <w:r w:rsidR="00D519C0" w:rsidRPr="00F87D7B">
        <w:rPr>
          <w:rFonts w:ascii="Times New Roman" w:hAnsi="Times New Roman" w:cs="Times New Roman"/>
          <w:i/>
        </w:rPr>
        <w:t>CYP79D15</w:t>
      </w:r>
      <w:r w:rsidR="00D519C0" w:rsidRPr="00F87D7B">
        <w:rPr>
          <w:rFonts w:ascii="Times New Roman" w:hAnsi="Times New Roman" w:cs="Times New Roman"/>
        </w:rPr>
        <w:t xml:space="preserve"> and </w:t>
      </w:r>
      <w:r w:rsidR="00D519C0" w:rsidRPr="00F87D7B">
        <w:rPr>
          <w:rFonts w:ascii="Times New Roman" w:hAnsi="Times New Roman" w:cs="Times New Roman"/>
          <w:i/>
        </w:rPr>
        <w:t>Li</w:t>
      </w:r>
    </w:p>
    <w:p w14:paraId="54C15470" w14:textId="7C261B92" w:rsid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S3: Drift-selection balance through serial founder even</w:t>
      </w:r>
      <w:ins w:id="3" w:author="Marc Johnson" w:date="2018-01-24T11:14:00Z">
        <w:r w:rsidR="00FF1DA9">
          <w:rPr>
            <w:rFonts w:ascii="Times New Roman" w:hAnsi="Times New Roman" w:cs="Times New Roman"/>
          </w:rPr>
          <w:t>t</w:t>
        </w:r>
      </w:ins>
      <w:r>
        <w:rPr>
          <w:rFonts w:ascii="Times New Roman" w:hAnsi="Times New Roman" w:cs="Times New Roman"/>
        </w:rPr>
        <w:t>s (drift scenario 2)</w:t>
      </w:r>
    </w:p>
    <w:p w14:paraId="43B1714F" w14:textId="3456023E" w:rsidR="00D968C5"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S4: </w:t>
      </w:r>
      <w:r w:rsidR="00E82263">
        <w:rPr>
          <w:rFonts w:ascii="Times New Roman" w:hAnsi="Times New Roman" w:cs="Times New Roman"/>
        </w:rPr>
        <w:t>Effects of generation chosen for analysis on the formation and strength of clines in HCN</w:t>
      </w:r>
    </w:p>
    <w:p w14:paraId="251AE3C2" w14:textId="70004598" w:rsidR="00D968C5" w:rsidRPr="00F87D7B"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S5: Comparison of simulated slopes to standardized slopes for cyanogenesis clines observed across urban-rural gradients</w:t>
      </w:r>
    </w:p>
    <w:p w14:paraId="22D02B2D" w14:textId="4D063895" w:rsidR="00D519C0" w:rsidRPr="00FC369D"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color w:val="000000" w:themeColor="text1"/>
        </w:rPr>
      </w:pPr>
      <w:r w:rsidRPr="00F87D7B">
        <w:rPr>
          <w:rFonts w:ascii="Times New Roman" w:hAnsi="Times New Roman" w:cs="Times New Roman"/>
        </w:rPr>
        <w:t xml:space="preserve">Supplementary figures </w:t>
      </w:r>
      <w:r w:rsidR="00FC369D" w:rsidRPr="00FC369D">
        <w:rPr>
          <w:rFonts w:ascii="Times New Roman" w:hAnsi="Times New Roman" w:cs="Times New Roman"/>
          <w:color w:val="000000" w:themeColor="text1"/>
        </w:rPr>
        <w:t>S1</w:t>
      </w:r>
      <w:r w:rsidRPr="00FC369D">
        <w:rPr>
          <w:rFonts w:ascii="Times New Roman" w:hAnsi="Times New Roman" w:cs="Times New Roman"/>
          <w:color w:val="000000" w:themeColor="text1"/>
        </w:rPr>
        <w:t xml:space="preserve"> – S</w:t>
      </w:r>
      <w:r w:rsidR="00FC369D" w:rsidRPr="00FC369D">
        <w:rPr>
          <w:rFonts w:ascii="Times New Roman" w:hAnsi="Times New Roman" w:cs="Times New Roman"/>
          <w:color w:val="000000" w:themeColor="text1"/>
        </w:rPr>
        <w:t>5</w:t>
      </w:r>
    </w:p>
    <w:p w14:paraId="27152C40" w14:textId="77777777" w:rsidR="00D519C0" w:rsidRPr="00F87D7B" w:rsidRDefault="00D519C0">
      <w:pPr>
        <w:rPr>
          <w:rFonts w:ascii="Times New Roman" w:hAnsi="Times New Roman" w:cs="Times New Roman"/>
          <w:b/>
        </w:rPr>
      </w:pPr>
    </w:p>
    <w:p w14:paraId="724F50FD" w14:textId="77777777" w:rsidR="00D519C0" w:rsidRPr="00F87D7B" w:rsidRDefault="00D519C0">
      <w:pPr>
        <w:rPr>
          <w:rFonts w:ascii="Times New Roman" w:hAnsi="Times New Roman" w:cs="Times New Roman"/>
          <w:b/>
        </w:rPr>
        <w:sectPr w:rsidR="00D519C0" w:rsidRPr="00F87D7B" w:rsidSect="00C35587">
          <w:pgSz w:w="12240" w:h="15840"/>
          <w:pgMar w:top="1440" w:right="1440" w:bottom="1440" w:left="1440" w:header="708" w:footer="708" w:gutter="0"/>
          <w:cols w:space="708"/>
          <w:docGrid w:linePitch="360"/>
        </w:sectPr>
      </w:pPr>
    </w:p>
    <w:p w14:paraId="67E2ED86" w14:textId="77777777" w:rsidR="002F5234" w:rsidRPr="00F87D7B" w:rsidRDefault="00D519C0">
      <w:pPr>
        <w:rPr>
          <w:rFonts w:ascii="Times New Roman" w:hAnsi="Times New Roman" w:cs="Times New Roman"/>
          <w:b/>
        </w:rPr>
      </w:pPr>
      <w:r w:rsidRPr="00F87D7B">
        <w:rPr>
          <w:rFonts w:ascii="Times New Roman" w:hAnsi="Times New Roman" w:cs="Times New Roman"/>
          <w:b/>
        </w:rPr>
        <w:lastRenderedPageBreak/>
        <w:t>Effects of initial allele frequency variation on cyanogenesis cline formation</w:t>
      </w:r>
    </w:p>
    <w:p w14:paraId="07BF1203" w14:textId="77777777" w:rsidR="00D519C0" w:rsidRPr="00F87D7B" w:rsidRDefault="00D519C0">
      <w:pPr>
        <w:rPr>
          <w:rFonts w:ascii="Times New Roman" w:hAnsi="Times New Roman" w:cs="Times New Roman"/>
          <w:b/>
        </w:rPr>
      </w:pPr>
    </w:p>
    <w:p w14:paraId="4822B8E2" w14:textId="77777777" w:rsidR="00D519C0" w:rsidRPr="00F87D7B" w:rsidRDefault="00D519C0" w:rsidP="00FC369D">
      <w:pPr>
        <w:spacing w:line="48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771B8DFD" w14:textId="336C2D3E" w:rsidR="00D519C0" w:rsidRPr="00F87D7B" w:rsidRDefault="00FA654D" w:rsidP="00FC369D">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commentRangeStart w:id="4"/>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FF1DA9">
        <w:rPr>
          <w:rFonts w:ascii="Times New Roman" w:hAnsi="Times New Roman" w:cs="Times New Roman"/>
          <w:i/>
          <w:rPrChange w:id="5" w:author="Marc Johnson" w:date="2018-01-24T11:16:00Z">
            <w:rPr>
              <w:rFonts w:ascii="Times New Roman" w:hAnsi="Times New Roman" w:cs="Times New Roman"/>
            </w:rPr>
          </w:rPrChange>
        </w:rPr>
        <w:t>Li</w:t>
      </w:r>
      <w:commentRangeEnd w:id="4"/>
      <w:r w:rsidR="00FF1DA9">
        <w:rPr>
          <w:rStyle w:val="CommentReference"/>
        </w:rPr>
        <w:commentReference w:id="4"/>
      </w:r>
      <w:r w:rsidR="00C057E7">
        <w:rPr>
          <w:rFonts w:ascii="Times New Roman" w:hAnsi="Times New Roman" w:cs="Times New Roman"/>
        </w:rPr>
        <w:t>) was 0.5 (Figure S1</w:t>
      </w:r>
      <w:r w:rsidR="00DD307F" w:rsidRPr="00F87D7B">
        <w:rPr>
          <w:rFonts w:ascii="Times New Roman" w:hAnsi="Times New Roman" w:cs="Times New Roman"/>
        </w:rPr>
        <w:t>A).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C057E7">
        <w:rPr>
          <w:rFonts w:ascii="Times New Roman" w:hAnsi="Times New Roman" w:cs="Times New Roman"/>
        </w:rPr>
        <w:t xml:space="preserve"> Figure S1</w:t>
      </w:r>
      <w:r w:rsidR="00DD307F" w:rsidRPr="00F87D7B">
        <w:rPr>
          <w:rFonts w:ascii="Times New Roman" w:hAnsi="Times New Roman" w:cs="Times New Roman"/>
        </w:rPr>
        <w:t>A). These results hold regardless of</w:t>
      </w:r>
      <w:ins w:id="6" w:author="Marc Johnson" w:date="2018-01-24T11:18:00Z">
        <w:r w:rsidR="004D74E2">
          <w:rPr>
            <w:rFonts w:ascii="Times New Roman" w:hAnsi="Times New Roman" w:cs="Times New Roman"/>
          </w:rPr>
          <w:t xml:space="preserve"> the</w:t>
        </w:r>
      </w:ins>
      <w:r w:rsidR="00DD307F" w:rsidRPr="00F87D7B">
        <w:rPr>
          <w:rFonts w:ascii="Times New Roman" w:hAnsi="Times New Roman" w:cs="Times New Roman"/>
        </w:rPr>
        <w:t xml:space="preserve"> </w:t>
      </w:r>
      <w:r w:rsidR="00C057E7">
        <w:rPr>
          <w:rFonts w:ascii="Times New Roman" w:hAnsi="Times New Roman" w:cs="Times New Roman"/>
        </w:rPr>
        <w:t>level</w:t>
      </w:r>
      <w:del w:id="7" w:author="Marc Johnson" w:date="2018-01-24T11:18:00Z">
        <w:r w:rsidR="00C057E7" w:rsidDel="004D74E2">
          <w:rPr>
            <w:rFonts w:ascii="Times New Roman" w:hAnsi="Times New Roman" w:cs="Times New Roman"/>
          </w:rPr>
          <w:delText>s</w:delText>
        </w:r>
      </w:del>
      <w:r w:rsidR="00C057E7">
        <w:rPr>
          <w:rFonts w:ascii="Times New Roman" w:hAnsi="Times New Roman" w:cs="Times New Roman"/>
        </w:rPr>
        <w:t xml:space="preserve">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C057E7">
        <w:rPr>
          <w:rFonts w:ascii="Times New Roman" w:hAnsi="Times New Roman" w:cs="Times New Roman"/>
        </w:rPr>
        <w:t>al allele frequencies (Figure S1</w:t>
      </w:r>
      <w:r w:rsidR="00DD307F" w:rsidRPr="00F87D7B">
        <w:rPr>
          <w:rFonts w:ascii="Times New Roman" w:hAnsi="Times New Roman" w:cs="Times New Roman"/>
        </w:rPr>
        <w:t xml:space="preserve">A). </w:t>
      </w:r>
    </w:p>
    <w:p w14:paraId="77232595" w14:textId="4A1CB87D"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greatest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C057E7">
        <w:rPr>
          <w:rFonts w:ascii="Times New Roman" w:hAnsi="Times New Roman" w:cs="Times New Roman"/>
        </w:rPr>
        <w:t xml:space="preserve"> Figure S1</w:t>
      </w:r>
      <w:r w:rsidRPr="00F87D7B">
        <w:rPr>
          <w:rFonts w:ascii="Times New Roman" w:hAnsi="Times New Roman" w:cs="Times New Roman"/>
        </w:rPr>
        <w:t xml:space="preserve">B). Significantly negative clines were rare </w:t>
      </w:r>
      <w:r w:rsidR="00201DEB" w:rsidRPr="00F87D7B">
        <w:rPr>
          <w:rFonts w:ascii="Times New Roman" w:hAnsi="Times New Roman" w:cs="Times New Roman"/>
        </w:rPr>
        <w:t>and only arose when the frequency of one or both domi</w:t>
      </w:r>
      <w:r w:rsidR="00C057E7">
        <w:rPr>
          <w:rFonts w:ascii="Times New Roman" w:hAnsi="Times New Roman" w:cs="Times New Roman"/>
        </w:rPr>
        <w:t>nant alleles was high (Figure S1</w:t>
      </w:r>
      <w:r w:rsidR="00201DEB" w:rsidRPr="00F87D7B">
        <w:rPr>
          <w:rFonts w:ascii="Times New Roman" w:hAnsi="Times New Roman" w:cs="Times New Roman"/>
        </w:rPr>
        <w:t xml:space="preserve">B).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777777" w:rsidR="00DD307F" w:rsidRPr="00F87D7B" w:rsidRDefault="00201DEB" w:rsidP="00D519C0">
      <w:pPr>
        <w:spacing w:line="360" w:lineRule="auto"/>
        <w:outlineLvl w:val="0"/>
        <w:rPr>
          <w:rFonts w:ascii="Times New Roman" w:hAnsi="Times New Roman" w:cs="Times New Roman"/>
        </w:rPr>
      </w:pPr>
      <w:commentRangeStart w:id="8"/>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r w:rsidR="00DD307F" w:rsidRPr="00F87D7B">
        <w:rPr>
          <w:rFonts w:ascii="Times New Roman" w:hAnsi="Times New Roman" w:cs="Times New Roman"/>
        </w:rPr>
        <w:t xml:space="preserve"> </w:t>
      </w:r>
      <w:commentRangeEnd w:id="8"/>
      <w:r w:rsidR="006422B6">
        <w:rPr>
          <w:rStyle w:val="CommentReference"/>
        </w:rPr>
        <w:commentReference w:id="8"/>
      </w:r>
      <w:r w:rsidR="00DD307F" w:rsidRPr="00F87D7B">
        <w:rPr>
          <w:rFonts w:ascii="Times New Roman" w:hAnsi="Times New Roman" w:cs="Times New Roman"/>
        </w:rPr>
        <w:t xml:space="preserve"> </w:t>
      </w:r>
    </w:p>
    <w:p w14:paraId="570BC9BA" w14:textId="77777777" w:rsidR="00D519C0" w:rsidRPr="00F87D7B" w:rsidRDefault="00D519C0" w:rsidP="00D519C0">
      <w:pPr>
        <w:spacing w:line="360" w:lineRule="auto"/>
        <w:outlineLvl w:val="0"/>
        <w:rPr>
          <w:rFonts w:ascii="Times New Roman" w:hAnsi="Times New Roman" w:cs="Times New Roman"/>
          <w:i/>
        </w:rPr>
      </w:pPr>
    </w:p>
    <w:p w14:paraId="7A46D170" w14:textId="77777777" w:rsidR="00D519C0" w:rsidRPr="00F87D7B" w:rsidRDefault="00D519C0" w:rsidP="00D519C0">
      <w:pPr>
        <w:spacing w:line="360" w:lineRule="auto"/>
        <w:outlineLvl w:val="0"/>
        <w:rPr>
          <w:rFonts w:ascii="Times New Roman" w:hAnsi="Times New Roman" w:cs="Times New Roman"/>
          <w:i/>
        </w:rPr>
        <w:sectPr w:rsidR="00D519C0" w:rsidRPr="00F87D7B" w:rsidSect="00C35587">
          <w:pgSz w:w="12240" w:h="15840"/>
          <w:pgMar w:top="1440" w:right="1440" w:bottom="1440" w:left="1440" w:header="708" w:footer="708" w:gutter="0"/>
          <w:cols w:space="708"/>
          <w:docGrid w:linePitch="360"/>
        </w:sectPr>
      </w:pPr>
    </w:p>
    <w:p w14:paraId="7678D514" w14:textId="06E37F40" w:rsidR="00E9427A" w:rsidRDefault="001F7C4E" w:rsidP="00201DEB">
      <w:pPr>
        <w:outlineLvl w:val="0"/>
        <w:rPr>
          <w:rFonts w:ascii="Times New Roman" w:hAnsi="Times New Roman" w:cs="Times New Roman"/>
          <w:b/>
        </w:rPr>
      </w:pPr>
      <w:r w:rsidRPr="001F7C4E">
        <w:rPr>
          <w:rFonts w:ascii="Times New Roman" w:hAnsi="Times New Roman" w:cs="Times New Roman"/>
          <w:b/>
          <w:noProof/>
          <w:lang w:val="en-US"/>
        </w:rPr>
        <w:lastRenderedPageBreak/>
        <w:drawing>
          <wp:inline distT="0" distB="0" distL="0" distR="0" wp14:anchorId="60957092" wp14:editId="04B6CB36">
            <wp:extent cx="3768836" cy="62894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078" cy="6293224"/>
                    </a:xfrm>
                    <a:prstGeom prst="rect">
                      <a:avLst/>
                    </a:prstGeom>
                  </pic:spPr>
                </pic:pic>
              </a:graphicData>
            </a:graphic>
          </wp:inline>
        </w:drawing>
      </w:r>
    </w:p>
    <w:p w14:paraId="1927A28C" w14:textId="0F344A10" w:rsidR="00201DEB" w:rsidRPr="00F87D7B" w:rsidRDefault="009E73E2" w:rsidP="00201DEB">
      <w:pPr>
        <w:outlineLvl w:val="0"/>
        <w:rPr>
          <w:rFonts w:ascii="Times New Roman" w:hAnsi="Times New Roman" w:cs="Times New Roman"/>
        </w:rPr>
      </w:pPr>
      <w:r>
        <w:rPr>
          <w:rFonts w:ascii="Times New Roman" w:hAnsi="Times New Roman" w:cs="Times New Roman"/>
          <w:b/>
        </w:rPr>
        <w:t>Figure S1</w:t>
      </w:r>
      <w:r w:rsidR="00201DEB" w:rsidRPr="00F87D7B">
        <w:rPr>
          <w:rFonts w:ascii="Times New Roman" w:hAnsi="Times New Roman" w:cs="Times New Roman"/>
          <w:b/>
        </w:rPr>
        <w:t xml:space="preserve">: </w:t>
      </w:r>
      <w:r w:rsidR="00201DEB" w:rsidRPr="00F87D7B">
        <w:rPr>
          <w:rFonts w:ascii="Times New Roman" w:hAnsi="Times New Roman" w:cs="Times New Roman"/>
        </w:rPr>
        <w:t>Effects of initial frequency of both dominant alleles (</w:t>
      </w:r>
      <w:r w:rsidR="00201DEB" w:rsidRPr="00F87D7B">
        <w:rPr>
          <w:rFonts w:ascii="Times New Roman" w:hAnsi="Times New Roman" w:cs="Times New Roman"/>
          <w:i/>
        </w:rPr>
        <w:t xml:space="preserve">CYP79D15 </w:t>
      </w:r>
      <w:r w:rsidR="00201DEB" w:rsidRPr="00F87D7B">
        <w:rPr>
          <w:rFonts w:ascii="Times New Roman" w:hAnsi="Times New Roman" w:cs="Times New Roman"/>
        </w:rPr>
        <w:t xml:space="preserve">and </w:t>
      </w:r>
      <w:r w:rsidR="00201DEB" w:rsidRPr="00F87D7B">
        <w:rPr>
          <w:rFonts w:ascii="Times New Roman" w:hAnsi="Times New Roman" w:cs="Times New Roman"/>
          <w:i/>
        </w:rPr>
        <w:t>Li</w:t>
      </w:r>
      <w:r w:rsidR="00201DEB" w:rsidRPr="00F87D7B">
        <w:rPr>
          <w:rFonts w:ascii="Times New Roman" w:hAnsi="Times New Roman" w:cs="Times New Roman"/>
        </w:rPr>
        <w:t>) on (</w:t>
      </w:r>
      <w:r w:rsidR="0022289A" w:rsidRPr="0022289A">
        <w:rPr>
          <w:rFonts w:ascii="Times New Roman" w:hAnsi="Times New Roman" w:cs="Times New Roman"/>
          <w:i/>
        </w:rPr>
        <w:t>a</w:t>
      </w:r>
      <w:r w:rsidR="00201DEB" w:rsidRPr="00F87D7B">
        <w:rPr>
          <w:rFonts w:ascii="Times New Roman" w:hAnsi="Times New Roman" w:cs="Times New Roman"/>
        </w:rPr>
        <w:t>) the mean strength of clines across 1000 simulations and (</w:t>
      </w:r>
      <w:r w:rsidR="0022289A" w:rsidRPr="0022289A">
        <w:rPr>
          <w:rFonts w:ascii="Times New Roman" w:hAnsi="Times New Roman" w:cs="Times New Roman"/>
          <w:i/>
        </w:rPr>
        <w:t>b</w:t>
      </w:r>
      <w:r w:rsidR="00201DEB" w:rsidRPr="00F87D7B">
        <w:rPr>
          <w:rFonts w:ascii="Times New Roman" w:hAnsi="Times New Roman" w:cs="Times New Roman"/>
        </w:rPr>
        <w:t xml:space="preserve">) the proportion of significantly positive (open </w:t>
      </w:r>
      <w:r w:rsidR="0022289A">
        <w:rPr>
          <w:rFonts w:ascii="Times New Roman" w:hAnsi="Times New Roman" w:cs="Times New Roman"/>
        </w:rPr>
        <w:t>triangles with dashed line</w:t>
      </w:r>
      <w:r w:rsidR="00201DEB" w:rsidRPr="00F87D7B">
        <w:rPr>
          <w:rFonts w:ascii="Times New Roman" w:hAnsi="Times New Roman" w:cs="Times New Roman"/>
        </w:rPr>
        <w:t xml:space="preserve">) and negative (black </w:t>
      </w:r>
      <w:r w:rsidR="0022289A">
        <w:rPr>
          <w:rFonts w:ascii="Times New Roman" w:hAnsi="Times New Roman" w:cs="Times New Roman"/>
        </w:rPr>
        <w:t>inverted triangles with solid line</w:t>
      </w:r>
      <w:r w:rsidR="00201DEB" w:rsidRPr="00F87D7B">
        <w:rPr>
          <w:rFonts w:ascii="Times New Roman" w:hAnsi="Times New Roman" w:cs="Times New Roman"/>
        </w:rPr>
        <w:t>) clines. Simulations were run under a strong gradient in drift, manipulated by imposing a gradient in the maximum size of populations: rural populations were large (</w:t>
      </w:r>
      <w:r w:rsidR="00201DEB" w:rsidRPr="00F87D7B">
        <w:rPr>
          <w:rFonts w:ascii="Times New Roman" w:hAnsi="Times New Roman" w:cs="Times New Roman"/>
          <w:i/>
        </w:rPr>
        <w:t xml:space="preserve">N = </w:t>
      </w:r>
      <w:r w:rsidR="00201DEB" w:rsidRPr="00F87D7B">
        <w:rPr>
          <w:rFonts w:ascii="Times New Roman" w:hAnsi="Times New Roman" w:cs="Times New Roman"/>
        </w:rPr>
        <w:t>1000) while urban population</w:t>
      </w:r>
      <w:ins w:id="9" w:author="Marc Johnson" w:date="2018-01-24T11:21:00Z">
        <w:r w:rsidR="004D74E2">
          <w:rPr>
            <w:rFonts w:ascii="Times New Roman" w:hAnsi="Times New Roman" w:cs="Times New Roman"/>
          </w:rPr>
          <w:t>s</w:t>
        </w:r>
      </w:ins>
      <w:r w:rsidR="00201DEB" w:rsidRPr="00F87D7B">
        <w:rPr>
          <w:rFonts w:ascii="Times New Roman" w:hAnsi="Times New Roman" w:cs="Times New Roman"/>
        </w:rPr>
        <w:t xml:space="preserve"> were small (</w:t>
      </w:r>
      <w:r w:rsidR="00201DEB" w:rsidRPr="00F87D7B">
        <w:rPr>
          <w:rFonts w:ascii="Times New Roman" w:hAnsi="Times New Roman" w:cs="Times New Roman"/>
          <w:i/>
        </w:rPr>
        <w:t xml:space="preserve">N = </w:t>
      </w:r>
      <w:r w:rsidR="00201DEB" w:rsidRPr="00F87D7B">
        <w:rPr>
          <w:rFonts w:ascii="Times New Roman" w:hAnsi="Times New Roman" w:cs="Times New Roman"/>
        </w:rPr>
        <w:t>10). In (</w:t>
      </w:r>
      <w:r w:rsidR="0022289A" w:rsidRPr="0022289A">
        <w:rPr>
          <w:rFonts w:ascii="Times New Roman" w:hAnsi="Times New Roman" w:cs="Times New Roman"/>
          <w:i/>
        </w:rPr>
        <w:t>a</w:t>
      </w:r>
      <w:r w:rsidR="00201DEB" w:rsidRPr="0022289A">
        <w:rPr>
          <w:rFonts w:ascii="Times New Roman" w:hAnsi="Times New Roman" w:cs="Times New Roman"/>
        </w:rPr>
        <w:t>)</w:t>
      </w:r>
      <w:del w:id="10" w:author="Marc Johnson" w:date="2018-01-24T11:22:00Z">
        <w:r w:rsidR="00201DEB" w:rsidRPr="00F87D7B" w:rsidDel="004D74E2">
          <w:rPr>
            <w:rFonts w:ascii="Times New Roman" w:hAnsi="Times New Roman" w:cs="Times New Roman"/>
          </w:rPr>
          <w:delText>,</w:delText>
        </w:r>
      </w:del>
      <w:r w:rsidR="00201DEB" w:rsidRPr="00F87D7B">
        <w:rPr>
          <w:rFonts w:ascii="Times New Roman" w:hAnsi="Times New Roman" w:cs="Times New Roman"/>
        </w:rPr>
        <w:t xml:space="preserve"> we examined the mean slope of clines under no (open circles</w:t>
      </w:r>
      <w:r w:rsidR="0022289A">
        <w:rPr>
          <w:rFonts w:ascii="Times New Roman" w:hAnsi="Times New Roman" w:cs="Times New Roman"/>
        </w:rPr>
        <w:t xml:space="preserve"> with dotted line</w:t>
      </w:r>
      <w:r w:rsidR="00201DEB" w:rsidRPr="00F87D7B">
        <w:rPr>
          <w:rFonts w:ascii="Times New Roman" w:hAnsi="Times New Roman" w:cs="Times New Roman"/>
        </w:rPr>
        <w:t>), low (grey square</w:t>
      </w:r>
      <w:r w:rsidR="0022289A">
        <w:rPr>
          <w:rFonts w:ascii="Times New Roman" w:hAnsi="Times New Roman" w:cs="Times New Roman"/>
        </w:rPr>
        <w:t xml:space="preserve">, with dashed line), and </w:t>
      </w:r>
      <w:r w:rsidR="00201DEB" w:rsidRPr="00F87D7B">
        <w:rPr>
          <w:rFonts w:ascii="Times New Roman" w:hAnsi="Times New Roman" w:cs="Times New Roman"/>
        </w:rPr>
        <w:t>high (black diamonds</w:t>
      </w:r>
      <w:r w:rsidR="0022289A">
        <w:rPr>
          <w:rFonts w:ascii="Times New Roman" w:hAnsi="Times New Roman" w:cs="Times New Roman"/>
        </w:rPr>
        <w:t xml:space="preserve"> with solid line</w:t>
      </w:r>
      <w:r w:rsidR="00201DEB" w:rsidRPr="00F87D7B">
        <w:rPr>
          <w:rFonts w:ascii="Times New Roman" w:hAnsi="Times New Roman" w:cs="Times New Roman"/>
        </w:rPr>
        <w:t xml:space="preserve">) </w:t>
      </w:r>
      <w:del w:id="11" w:author="Marc Johnson" w:date="2018-01-24T11:22:00Z">
        <w:r w:rsidR="00201DEB" w:rsidRPr="00F87D7B" w:rsidDel="004D74E2">
          <w:rPr>
            <w:rFonts w:ascii="Times New Roman" w:hAnsi="Times New Roman" w:cs="Times New Roman"/>
          </w:rPr>
          <w:delText>migration</w:delText>
        </w:r>
      </w:del>
      <w:ins w:id="12" w:author="Marc Johnson" w:date="2018-01-24T11:22:00Z">
        <w:r w:rsidR="004D74E2">
          <w:rPr>
            <w:rFonts w:ascii="Times New Roman" w:hAnsi="Times New Roman" w:cs="Times New Roman"/>
          </w:rPr>
          <w:t>gene flow</w:t>
        </w:r>
      </w:ins>
      <w:r w:rsidR="00201DEB" w:rsidRPr="00F87D7B">
        <w:rPr>
          <w:rFonts w:ascii="Times New Roman" w:hAnsi="Times New Roman" w:cs="Times New Roman"/>
        </w:rPr>
        <w:t>. In (</w:t>
      </w:r>
      <w:r w:rsidR="0022289A" w:rsidRPr="0022289A">
        <w:rPr>
          <w:rFonts w:ascii="Times New Roman" w:hAnsi="Times New Roman" w:cs="Times New Roman"/>
          <w:i/>
        </w:rPr>
        <w:t>b</w:t>
      </w:r>
      <w:r w:rsidR="00201DEB" w:rsidRPr="00F87D7B">
        <w:rPr>
          <w:rFonts w:ascii="Times New Roman" w:hAnsi="Times New Roman" w:cs="Times New Roman"/>
        </w:rPr>
        <w:t>)</w:t>
      </w:r>
      <w:del w:id="13" w:author="Marc Johnson" w:date="2018-01-24T11:22:00Z">
        <w:r w:rsidR="00201DEB" w:rsidRPr="00F87D7B" w:rsidDel="004D74E2">
          <w:rPr>
            <w:rFonts w:ascii="Times New Roman" w:hAnsi="Times New Roman" w:cs="Times New Roman"/>
          </w:rPr>
          <w:delText>,</w:delText>
        </w:r>
      </w:del>
      <w:r w:rsidR="00201DEB" w:rsidRPr="00F87D7B">
        <w:rPr>
          <w:rFonts w:ascii="Times New Roman" w:hAnsi="Times New Roman" w:cs="Times New Roman"/>
        </w:rPr>
        <w:t xml:space="preserve"> positive clines reflect significantly (</w:t>
      </w:r>
      <w:r w:rsidR="00201DEB" w:rsidRPr="00F87D7B">
        <w:rPr>
          <w:rFonts w:ascii="Times New Roman" w:hAnsi="Times New Roman" w:cs="Times New Roman"/>
          <w:i/>
        </w:rPr>
        <w:t xml:space="preserve">P &lt; </w:t>
      </w:r>
      <w:r w:rsidR="00201DEB"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409E824F" w14:textId="77777777" w:rsidR="00A22468" w:rsidRPr="00F87D7B" w:rsidRDefault="00A22468" w:rsidP="00201DEB">
      <w:pPr>
        <w:outlineLvl w:val="0"/>
        <w:rPr>
          <w:rFonts w:ascii="Times New Roman" w:hAnsi="Times New Roman" w:cs="Times New Roman"/>
        </w:rPr>
        <w:sectPr w:rsidR="00A22468" w:rsidRPr="00F87D7B" w:rsidSect="00C35587">
          <w:pgSz w:w="12240" w:h="15840"/>
          <w:pgMar w:top="1440" w:right="1440" w:bottom="1440" w:left="1440" w:header="708" w:footer="708" w:gutter="0"/>
          <w:cols w:space="708"/>
          <w:docGrid w:linePitch="360"/>
        </w:sectPr>
      </w:pPr>
    </w:p>
    <w:p w14:paraId="1BF9FA0D" w14:textId="77777777" w:rsidR="00A22468" w:rsidRPr="00AC24A7" w:rsidRDefault="00A22468" w:rsidP="00A22468">
      <w:pPr>
        <w:widowControl w:val="0"/>
        <w:autoSpaceDE w:val="0"/>
        <w:autoSpaceDN w:val="0"/>
        <w:adjustRightInd w:val="0"/>
        <w:spacing w:line="480" w:lineRule="auto"/>
        <w:rPr>
          <w:rFonts w:ascii="Times New Roman" w:hAnsi="Times New Roman" w:cs="Times New Roman"/>
          <w:b/>
          <w:i/>
        </w:rPr>
      </w:pPr>
      <w:r w:rsidRPr="00AC24A7">
        <w:rPr>
          <w:rFonts w:ascii="Times New Roman" w:hAnsi="Times New Roman" w:cs="Times New Roman"/>
          <w:b/>
        </w:rPr>
        <w:lastRenderedPageBreak/>
        <w:t xml:space="preserve">Effects of selection on linkage between </w:t>
      </w:r>
      <w:r w:rsidRPr="00AC24A7">
        <w:rPr>
          <w:rFonts w:ascii="Times New Roman" w:hAnsi="Times New Roman" w:cs="Times New Roman"/>
          <w:b/>
          <w:i/>
        </w:rPr>
        <w:t>CYP79D15</w:t>
      </w:r>
      <w:r w:rsidRPr="00AC24A7">
        <w:rPr>
          <w:rFonts w:ascii="Times New Roman" w:hAnsi="Times New Roman" w:cs="Times New Roman"/>
          <w:b/>
        </w:rPr>
        <w:t xml:space="preserve"> and </w:t>
      </w:r>
      <w:r w:rsidRPr="00AC24A7">
        <w:rPr>
          <w:rFonts w:ascii="Times New Roman" w:hAnsi="Times New Roman" w:cs="Times New Roman"/>
          <w:b/>
          <w:i/>
        </w:rPr>
        <w:t>Li</w:t>
      </w:r>
    </w:p>
    <w:p w14:paraId="4D446FB2" w14:textId="352E381A" w:rsidR="00A22468" w:rsidRPr="00F87D7B"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t>
      </w:r>
      <w:del w:id="14" w:author="Marc Johnson" w:date="2018-01-24T11:23:00Z">
        <w:r w:rsidR="00A83960" w:rsidRPr="00F87D7B" w:rsidDel="004D74E2">
          <w:rPr>
            <w:rFonts w:ascii="Times New Roman" w:hAnsi="Times New Roman" w:cs="Times New Roman"/>
          </w:rPr>
          <w:delText xml:space="preserve">at </w:delText>
        </w:r>
      </w:del>
      <w:r w:rsidR="00A83960" w:rsidRPr="00F87D7B">
        <w:rPr>
          <w:rFonts w:ascii="Times New Roman" w:hAnsi="Times New Roman" w:cs="Times New Roman"/>
        </w:rPr>
        <w:t xml:space="preserve">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r</w:t>
      </w:r>
      <w:r w:rsidR="00A83960" w:rsidRPr="00F87D7B">
        <w:rPr>
          <w:rFonts w:ascii="Times New Roman" w:hAnsi="Times New Roman" w:cs="Times New Roman"/>
          <w:vertAlign w:val="superscript"/>
        </w:rPr>
        <w:t>2</w:t>
      </w:r>
      <w:r w:rsidR="00A83960" w:rsidRPr="00F87D7B">
        <w:rPr>
          <w:rFonts w:ascii="Times New Roman" w:hAnsi="Times New Roman" w:cs="Times New Roman"/>
        </w:rPr>
        <w:t xml:space="preserve"> = D</w:t>
      </w:r>
      <w:r w:rsidR="00A83960" w:rsidRPr="00F87D7B">
        <w:rPr>
          <w:rFonts w:ascii="Times New Roman" w:hAnsi="Times New Roman" w:cs="Times New Roman"/>
          <w:vertAlign w:val="superscript"/>
        </w:rPr>
        <w:t>2</w:t>
      </w:r>
      <w:r w:rsidR="00A83960" w:rsidRPr="00F87D7B">
        <w:rPr>
          <w:rFonts w:ascii="Times New Roman" w:hAnsi="Times New Roman" w:cs="Times New Roman"/>
        </w:rPr>
        <w:t xml:space="preserve"> / (p</w:t>
      </w:r>
      <w:r w:rsidR="006F01B7" w:rsidRPr="00F87D7B">
        <w:rPr>
          <w:rFonts w:ascii="Times New Roman" w:hAnsi="Times New Roman" w:cs="Times New Roman"/>
          <w:i/>
          <w:vertAlign w:val="subscript"/>
        </w:rPr>
        <w:t>CYP79D15</w:t>
      </w:r>
      <w:r w:rsidR="00A83960" w:rsidRPr="00F87D7B">
        <w:rPr>
          <w:rFonts w:ascii="Times New Roman" w:hAnsi="Times New Roman" w:cs="Times New Roman"/>
        </w:rPr>
        <w:t xml:space="preserve"> × q</w:t>
      </w:r>
      <w:r w:rsidR="006F01B7" w:rsidRPr="00F87D7B">
        <w:rPr>
          <w:rFonts w:ascii="Times New Roman" w:hAnsi="Times New Roman" w:cs="Times New Roman"/>
          <w:i/>
          <w:vertAlign w:val="subscript"/>
        </w:rPr>
        <w:t>CYP79D15</w:t>
      </w:r>
      <w:r w:rsidR="00A83960" w:rsidRPr="00F87D7B">
        <w:rPr>
          <w:rFonts w:ascii="Times New Roman" w:hAnsi="Times New Roman" w:cs="Times New Roman"/>
        </w:rPr>
        <w:t xml:space="preserve"> × p</w:t>
      </w:r>
      <w:r w:rsidR="006F01B7" w:rsidRPr="00F87D7B">
        <w:rPr>
          <w:rFonts w:ascii="Times New Roman" w:hAnsi="Times New Roman" w:cs="Times New Roman"/>
          <w:vertAlign w:val="subscript"/>
        </w:rPr>
        <w:t>Li</w:t>
      </w:r>
      <w:r w:rsidR="00A83960" w:rsidRPr="00F87D7B">
        <w:rPr>
          <w:rFonts w:ascii="Times New Roman" w:hAnsi="Times New Roman" w:cs="Times New Roman"/>
        </w:rPr>
        <w:t xml:space="preserve"> ×q</w:t>
      </w:r>
      <w:r w:rsidR="006F01B7" w:rsidRPr="00F87D7B">
        <w:rPr>
          <w:rFonts w:ascii="Times New Roman" w:hAnsi="Times New Roman" w:cs="Times New Roman"/>
          <w:vertAlign w:val="subscript"/>
        </w:rPr>
        <w:t>Li</w:t>
      </w:r>
      <w:r w:rsidR="00A83960" w:rsidRPr="00F87D7B">
        <w:rPr>
          <w:rFonts w:ascii="Times New Roman" w:hAnsi="Times New Roman" w:cs="Times New Roman"/>
        </w:rPr>
        <w:t>), where 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 xml:space="preserve">and is </w:t>
      </w:r>
      <w:commentRangeStart w:id="15"/>
      <w:r w:rsidR="004A372D" w:rsidRPr="00F87D7B">
        <w:rPr>
          <w:rFonts w:ascii="Times New Roman" w:hAnsi="Times New Roman" w:cs="Times New Roman"/>
        </w:rPr>
        <w:t>a function of gamete frequencies in any one generation</w:t>
      </w:r>
      <w:commentRangeEnd w:id="15"/>
      <w:r w:rsidR="001A73AA">
        <w:rPr>
          <w:rStyle w:val="CommentReference"/>
        </w:rPr>
        <w:commentReference w:id="15"/>
      </w:r>
      <w:r w:rsidR="004A372D" w:rsidRPr="00F87D7B">
        <w:rPr>
          <w:rFonts w:ascii="Times New Roman" w:hAnsi="Times New Roman" w:cs="Times New Roman"/>
        </w:rPr>
        <w:t>. In the denominator,</w:t>
      </w:r>
      <w:r w:rsidR="006F01B7" w:rsidRPr="00F87D7B">
        <w:rPr>
          <w:rFonts w:ascii="Times New Roman" w:hAnsi="Times New Roman" w:cs="Times New Roman"/>
        </w:rPr>
        <w:t xml:space="preserve"> p</w:t>
      </w:r>
      <w:r w:rsidR="006F01B7" w:rsidRPr="00F87D7B">
        <w:rPr>
          <w:rFonts w:ascii="Times New Roman" w:hAnsi="Times New Roman" w:cs="Times New Roman"/>
          <w:i/>
          <w:vertAlign w:val="subscript"/>
        </w:rPr>
        <w:t>CYP79D15</w:t>
      </w:r>
      <w:r w:rsidR="006F01B7" w:rsidRPr="00F87D7B">
        <w:rPr>
          <w:rFonts w:ascii="Times New Roman" w:hAnsi="Times New Roman" w:cs="Times New Roman"/>
        </w:rPr>
        <w:t>, q</w:t>
      </w:r>
      <w:r w:rsidR="006F01B7" w:rsidRPr="00F87D7B">
        <w:rPr>
          <w:rFonts w:ascii="Times New Roman" w:hAnsi="Times New Roman" w:cs="Times New Roman"/>
          <w:i/>
          <w:vertAlign w:val="subscript"/>
        </w:rPr>
        <w:t>CYP79D15</w:t>
      </w:r>
      <w:r w:rsidR="006F01B7" w:rsidRPr="00F87D7B">
        <w:rPr>
          <w:rFonts w:ascii="Times New Roman" w:hAnsi="Times New Roman" w:cs="Times New Roman"/>
        </w:rPr>
        <w:t>, p</w:t>
      </w:r>
      <w:r w:rsidR="006F01B7" w:rsidRPr="00F87D7B">
        <w:rPr>
          <w:rFonts w:ascii="Times New Roman" w:hAnsi="Times New Roman" w:cs="Times New Roman"/>
          <w:vertAlign w:val="subscript"/>
        </w:rPr>
        <w:t>Li</w:t>
      </w:r>
      <w:r w:rsidR="006F01B7" w:rsidRPr="00F87D7B">
        <w:rPr>
          <w:rFonts w:ascii="Times New Roman" w:hAnsi="Times New Roman" w:cs="Times New Roman"/>
        </w:rPr>
        <w:t>, and q</w:t>
      </w:r>
      <w:r w:rsidR="006F01B7" w:rsidRPr="00F87D7B">
        <w:rPr>
          <w:rFonts w:ascii="Times New Roman" w:hAnsi="Times New Roman" w:cs="Times New Roman"/>
          <w:vertAlign w:val="subscript"/>
        </w:rPr>
        <w:t xml:space="preserve">Li </w:t>
      </w:r>
      <w:r w:rsidR="006F01B7" w:rsidRPr="00F87D7B">
        <w:rPr>
          <w:rFonts w:ascii="Times New Roman" w:hAnsi="Times New Roman" w:cs="Times New Roman"/>
        </w:rPr>
        <w:t xml:space="preserve">represent the frequency of dominant (i.e. p) and recessive (i.e. q) alleles at </w:t>
      </w:r>
      <w:r w:rsidR="006F01B7" w:rsidRPr="00F87D7B">
        <w:rPr>
          <w:rFonts w:ascii="Times New Roman" w:hAnsi="Times New Roman" w:cs="Times New Roman"/>
          <w:i/>
        </w:rPr>
        <w:t>CYP79D15</w:t>
      </w:r>
      <w:r w:rsidR="006F01B7" w:rsidRPr="00F87D7B">
        <w:rPr>
          <w:rFonts w:ascii="Times New Roman" w:hAnsi="Times New Roman" w:cs="Times New Roman"/>
        </w:rPr>
        <w:t xml:space="preserve"> and </w:t>
      </w:r>
      <w:r w:rsidR="006F01B7" w:rsidRPr="00F87D7B">
        <w:rPr>
          <w:rFonts w:ascii="Times New Roman" w:hAnsi="Times New Roman" w:cs="Times New Roman"/>
          <w:i/>
        </w:rPr>
        <w:t>Li</w:t>
      </w:r>
      <w:r w:rsidR="006F01B7" w:rsidRPr="00F87D7B">
        <w:rPr>
          <w:rFonts w:ascii="Times New Roman" w:hAnsi="Times New Roman" w:cs="Times New Roman"/>
        </w:rPr>
        <w:t>. 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ins w:id="16" w:author="Marc Johnson" w:date="2018-01-24T11:24:00Z">
        <w:r w:rsidR="001A73AA">
          <w:rPr>
            <w:rFonts w:ascii="Times New Roman" w:hAnsi="Times New Roman" w:cs="Times New Roman"/>
          </w:rPr>
          <w:t xml:space="preserve">linkage </w:t>
        </w:r>
      </w:ins>
      <w:r w:rsidR="006F01B7" w:rsidRPr="00F87D7B">
        <w:rPr>
          <w:rFonts w:ascii="Times New Roman" w:hAnsi="Times New Roman" w:cs="Times New Roman"/>
        </w:rPr>
        <w:t xml:space="preserve">equilibrium (i.e. independent of one another, </w:t>
      </w:r>
      <w:commentRangeStart w:id="17"/>
      <w:commentRangeStart w:id="18"/>
      <w:r w:rsidR="006F01B7" w:rsidRPr="00F87D7B">
        <w:rPr>
          <w:rFonts w:ascii="Times New Roman" w:hAnsi="Times New Roman" w:cs="Times New Roman"/>
          <w:color w:val="FF0000"/>
        </w:rPr>
        <w:t>REF</w:t>
      </w:r>
      <w:commentRangeEnd w:id="17"/>
      <w:r w:rsidR="006F01B7" w:rsidRPr="00F87D7B">
        <w:rPr>
          <w:rStyle w:val="CommentReference"/>
          <w:rFonts w:ascii="Times New Roman" w:hAnsi="Times New Roman" w:cs="Times New Roman"/>
        </w:rPr>
        <w:commentReference w:id="17"/>
      </w:r>
      <w:commentRangeEnd w:id="18"/>
      <w:r w:rsidR="001A73AA">
        <w:rPr>
          <w:rStyle w:val="CommentReference"/>
        </w:rPr>
        <w:commentReference w:id="18"/>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65F3101C" w14:textId="321AD5A5" w:rsidR="00526026" w:rsidRPr="00F87D7B" w:rsidRDefault="00526026"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FC369D">
        <w:rPr>
          <w:rFonts w:ascii="Times New Roman" w:hAnsi="Times New Roman" w:cs="Times New Roman"/>
        </w:rPr>
        <w:t xml:space="preserve"> over 500 generations (figure S2</w:t>
      </w:r>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which is sufficiently close to zero to consider the loci in linkage equilibrium</w:t>
      </w:r>
      <w:commentRangeStart w:id="19"/>
      <w:r w:rsidR="007E2F6B" w:rsidRPr="00F87D7B">
        <w:rPr>
          <w:rFonts w:ascii="Times New Roman" w:hAnsi="Times New Roman" w:cs="Times New Roman"/>
        </w:rPr>
        <w:t>.</w:t>
      </w:r>
      <w:commentRangeEnd w:id="19"/>
      <w:r w:rsidR="007E2F6B" w:rsidRPr="00F87D7B">
        <w:rPr>
          <w:rStyle w:val="CommentReference"/>
          <w:rFonts w:ascii="Times New Roman" w:hAnsi="Times New Roman" w:cs="Times New Roman"/>
        </w:rPr>
        <w:commentReference w:id="19"/>
      </w:r>
      <w:r w:rsidR="007E2F6B" w:rsidRPr="00F87D7B">
        <w:rPr>
          <w:rFonts w:ascii="Times New Roman" w:hAnsi="Times New Roman" w:cs="Times New Roman"/>
        </w:rPr>
        <w:t xml:space="preserve"> Given these results, we ignored the build-up of LD due to selection in our simulations</w:t>
      </w:r>
      <w:commentRangeStart w:id="20"/>
      <w:r w:rsidR="007E2F6B" w:rsidRPr="00F87D7B">
        <w:rPr>
          <w:rFonts w:ascii="Times New Roman" w:hAnsi="Times New Roman" w:cs="Times New Roman"/>
        </w:rPr>
        <w:t>.</w:t>
      </w:r>
      <w:commentRangeEnd w:id="20"/>
      <w:r w:rsidR="00F87D7B">
        <w:rPr>
          <w:rStyle w:val="CommentReference"/>
        </w:rPr>
        <w:commentReference w:id="20"/>
      </w:r>
      <w:r w:rsidR="007E2F6B" w:rsidRPr="00F87D7B">
        <w:rPr>
          <w:rFonts w:ascii="Times New Roman" w:hAnsi="Times New Roman" w:cs="Times New Roman"/>
        </w:rPr>
        <w:t xml:space="preserve"> </w:t>
      </w:r>
    </w:p>
    <w:p w14:paraId="5AA5C5BC" w14:textId="4A82F90D" w:rsidR="00526026" w:rsidRPr="00F87D7B" w:rsidRDefault="00526026" w:rsidP="004A372D">
      <w:pPr>
        <w:widowControl w:val="0"/>
        <w:autoSpaceDE w:val="0"/>
        <w:autoSpaceDN w:val="0"/>
        <w:adjustRightInd w:val="0"/>
        <w:spacing w:line="360" w:lineRule="auto"/>
        <w:rPr>
          <w:rFonts w:ascii="Times New Roman" w:hAnsi="Times New Roman" w:cs="Times New Roman"/>
        </w:rPr>
        <w:sectPr w:rsidR="00526026" w:rsidRPr="00F87D7B" w:rsidSect="00C35587">
          <w:pgSz w:w="12240" w:h="15840"/>
          <w:pgMar w:top="1440" w:right="1440" w:bottom="1440" w:left="1440" w:header="708" w:footer="708" w:gutter="0"/>
          <w:cols w:space="708"/>
          <w:docGrid w:linePitch="360"/>
        </w:sectPr>
      </w:pPr>
    </w:p>
    <w:p w14:paraId="2BFAB848" w14:textId="1CA366CA" w:rsidR="00526026" w:rsidRPr="00F87D7B" w:rsidRDefault="00526026" w:rsidP="004A372D">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43AB1D69" wp14:editId="1C685CF4">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0">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345D69AB" w14:textId="244D9A01" w:rsidR="000334E7" w:rsidRDefault="00FC369D" w:rsidP="000334E7">
      <w:pPr>
        <w:widowControl w:val="0"/>
        <w:autoSpaceDE w:val="0"/>
        <w:autoSpaceDN w:val="0"/>
        <w:adjustRightInd w:val="0"/>
        <w:rPr>
          <w:rFonts w:ascii="Times New Roman" w:hAnsi="Times New Roman" w:cs="Times New Roman"/>
        </w:rPr>
      </w:pPr>
      <w:r>
        <w:rPr>
          <w:rFonts w:ascii="Times New Roman" w:hAnsi="Times New Roman" w:cs="Times New Roman"/>
          <w:b/>
        </w:rPr>
        <w:t>Figure S2</w:t>
      </w:r>
      <w:r w:rsidR="000334E7" w:rsidRPr="00F87D7B">
        <w:rPr>
          <w:rFonts w:ascii="Times New Roman" w:hAnsi="Times New Roman" w:cs="Times New Roman"/>
          <w:b/>
        </w:rPr>
        <w:t xml:space="preserve">: </w:t>
      </w:r>
      <w:r w:rsidR="000334E7" w:rsidRPr="00F87D7B">
        <w:rPr>
          <w:rFonts w:ascii="Times New Roman" w:hAnsi="Times New Roman" w:cs="Times New Roman"/>
        </w:rPr>
        <w:t xml:space="preserve">The build-up of linkage disequilibrium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 xml:space="preserve">Li </w:t>
      </w:r>
      <w:r w:rsidR="000334E7"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Li</w:t>
      </w:r>
      <w:r w:rsidR="000334E7" w:rsidRPr="00F87D7B">
        <w:rPr>
          <w:rFonts w:ascii="Times New Roman" w:hAnsi="Times New Roman" w:cs="Times New Roman"/>
        </w:rPr>
        <w:t>, which decays rapidly over 50</w:t>
      </w:r>
      <w:del w:id="21" w:author="Marc Johnson" w:date="2018-01-24T11:26:00Z">
        <w:r w:rsidR="000334E7" w:rsidRPr="00F87D7B" w:rsidDel="001A73AA">
          <w:rPr>
            <w:rFonts w:ascii="Times New Roman" w:hAnsi="Times New Roman" w:cs="Times New Roman"/>
          </w:rPr>
          <w:delText>0</w:delText>
        </w:r>
      </w:del>
      <w:r w:rsidR="000334E7" w:rsidRPr="00F87D7B">
        <w:rPr>
          <w:rFonts w:ascii="Times New Roman" w:hAnsi="Times New Roman" w:cs="Times New Roman"/>
        </w:rPr>
        <w:t xml:space="preserve">0 generations. </w:t>
      </w:r>
    </w:p>
    <w:p w14:paraId="2926A16D" w14:textId="77777777" w:rsidR="00E549CB" w:rsidRDefault="00E549CB" w:rsidP="000334E7">
      <w:pPr>
        <w:widowControl w:val="0"/>
        <w:autoSpaceDE w:val="0"/>
        <w:autoSpaceDN w:val="0"/>
        <w:adjustRightInd w:val="0"/>
        <w:rPr>
          <w:rFonts w:ascii="Times New Roman" w:hAnsi="Times New Roman" w:cs="Times New Roman"/>
        </w:rPr>
        <w:sectPr w:rsidR="00E549CB" w:rsidSect="00526026">
          <w:pgSz w:w="15840" w:h="12240" w:orient="landscape"/>
          <w:pgMar w:top="1440" w:right="1440" w:bottom="1440" w:left="1440" w:header="708" w:footer="708" w:gutter="0"/>
          <w:cols w:space="708"/>
          <w:docGrid w:linePitch="360"/>
        </w:sectPr>
      </w:pPr>
    </w:p>
    <w:p w14:paraId="503A68B7" w14:textId="25F58A5E" w:rsidR="00E549CB" w:rsidRDefault="00E549CB" w:rsidP="000334E7">
      <w:pPr>
        <w:widowControl w:val="0"/>
        <w:autoSpaceDE w:val="0"/>
        <w:autoSpaceDN w:val="0"/>
        <w:adjustRightInd w:val="0"/>
        <w:rPr>
          <w:rFonts w:ascii="Times New Roman" w:hAnsi="Times New Roman" w:cs="Times New Roman"/>
          <w:b/>
        </w:rPr>
      </w:pPr>
      <w:r w:rsidRPr="00E549CB">
        <w:rPr>
          <w:rFonts w:ascii="Times New Roman" w:hAnsi="Times New Roman" w:cs="Times New Roman"/>
          <w:b/>
        </w:rPr>
        <w:lastRenderedPageBreak/>
        <w:t>Drift-selection balance through serial founder even</w:t>
      </w:r>
      <w:r w:rsidR="00B217A0">
        <w:rPr>
          <w:rFonts w:ascii="Times New Roman" w:hAnsi="Times New Roman" w:cs="Times New Roman"/>
          <w:b/>
        </w:rPr>
        <w:t>t</w:t>
      </w:r>
      <w:r w:rsidRPr="00E549CB">
        <w:rPr>
          <w:rFonts w:ascii="Times New Roman" w:hAnsi="Times New Roman" w:cs="Times New Roman"/>
          <w:b/>
        </w:rPr>
        <w:t>s (drift scenario 2)</w:t>
      </w:r>
    </w:p>
    <w:p w14:paraId="10A8232F" w14:textId="1D5A77BA" w:rsidR="00E549CB" w:rsidRDefault="00E549CB" w:rsidP="000334E7">
      <w:pPr>
        <w:widowControl w:val="0"/>
        <w:autoSpaceDE w:val="0"/>
        <w:autoSpaceDN w:val="0"/>
        <w:adjustRightInd w:val="0"/>
        <w:rPr>
          <w:rFonts w:ascii="Times New Roman" w:hAnsi="Times New Roman" w:cs="Times New Roman"/>
          <w:b/>
        </w:rPr>
      </w:pPr>
    </w:p>
    <w:p w14:paraId="32AFD025" w14:textId="52209CAB" w:rsidR="00E549CB" w:rsidRDefault="00B217A0"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w:t>
      </w:r>
      <w:r w:rsidR="00382686">
        <w:rPr>
          <w:rFonts w:ascii="Times New Roman" w:hAnsi="Times New Roman" w:cs="Times New Roman"/>
        </w:rPr>
        <w:t xml:space="preserve">from urban to rural populations constrained the ability of selection to generate </w:t>
      </w:r>
      <w:r w:rsidR="00A16426">
        <w:rPr>
          <w:rFonts w:ascii="Times New Roman" w:hAnsi="Times New Roman" w:cs="Times New Roman"/>
        </w:rPr>
        <w:t xml:space="preserve">strongly </w:t>
      </w:r>
      <w:r w:rsidR="00382686">
        <w:rPr>
          <w:rFonts w:ascii="Times New Roman" w:hAnsi="Times New Roman" w:cs="Times New Roman"/>
        </w:rPr>
        <w:t xml:space="preserve">positive cyanogenesis clines. In the absence of founder events, increasing selection led to consistently stronger clines, independent of </w:t>
      </w:r>
      <w:del w:id="22" w:author="Marc Johnson" w:date="2018-01-24T11:27:00Z">
        <w:r w:rsidR="00382686" w:rsidDel="001A73AA">
          <w:rPr>
            <w:rFonts w:ascii="Times New Roman" w:hAnsi="Times New Roman" w:cs="Times New Roman"/>
          </w:rPr>
          <w:delText xml:space="preserve">migration </w:delText>
        </w:r>
      </w:del>
      <w:ins w:id="23" w:author="Marc Johnson" w:date="2018-01-24T11:27:00Z">
        <w:r w:rsidR="001A73AA">
          <w:rPr>
            <w:rFonts w:ascii="Times New Roman" w:hAnsi="Times New Roman" w:cs="Times New Roman"/>
          </w:rPr>
          <w:t xml:space="preserve">the </w:t>
        </w:r>
      </w:ins>
      <w:r w:rsidR="00382686">
        <w:rPr>
          <w:rFonts w:ascii="Times New Roman" w:hAnsi="Times New Roman" w:cs="Times New Roman"/>
        </w:rPr>
        <w:t xml:space="preserve">rate </w:t>
      </w:r>
      <w:ins w:id="24" w:author="Marc Johnson" w:date="2018-01-24T11:27:00Z">
        <w:r w:rsidR="001A73AA">
          <w:rPr>
            <w:rFonts w:ascii="Times New Roman" w:hAnsi="Times New Roman" w:cs="Times New Roman"/>
          </w:rPr>
          <w:t xml:space="preserve">of gene flow </w:t>
        </w:r>
      </w:ins>
      <w:r w:rsidR="00382686">
        <w:rPr>
          <w:rFonts w:ascii="Times New Roman" w:hAnsi="Times New Roman" w:cs="Times New Roman"/>
        </w:rPr>
        <w:t>(figure S3</w:t>
      </w:r>
      <w:r w:rsidR="00382686">
        <w:rPr>
          <w:rFonts w:ascii="Times New Roman" w:hAnsi="Times New Roman" w:cs="Times New Roman"/>
          <w:i/>
        </w:rPr>
        <w:t>a</w:t>
      </w:r>
      <w:r w:rsidR="00382686">
        <w:rPr>
          <w:rFonts w:ascii="Times New Roman" w:hAnsi="Times New Roman" w:cs="Times New Roman"/>
        </w:rPr>
        <w:t xml:space="preserve">). When gene flow was low or absent, intermediate founder events (founding proportion = 0.2) resulted in the mean strength of clines being </w:t>
      </w:r>
      <w:r w:rsidR="00A16426">
        <w:rPr>
          <w:rFonts w:ascii="Times New Roman" w:hAnsi="Times New Roman" w:cs="Times New Roman"/>
        </w:rPr>
        <w:t>negative</w:t>
      </w:r>
      <w:r w:rsidR="00382686">
        <w:rPr>
          <w:rFonts w:ascii="Times New Roman" w:hAnsi="Times New Roman" w:cs="Times New Roman"/>
        </w:rPr>
        <w:t xml:space="preserve"> for all </w:t>
      </w:r>
      <w:r w:rsidR="00382686">
        <w:rPr>
          <w:rFonts w:ascii="Times New Roman" w:hAnsi="Times New Roman" w:cs="Times New Roman"/>
          <w:i/>
        </w:rPr>
        <w:t xml:space="preserve">s </w:t>
      </w:r>
      <w:r w:rsidR="00382686">
        <w:rPr>
          <w:rFonts w:ascii="Times New Roman" w:hAnsi="Times New Roman" w:cs="Times New Roman"/>
        </w:rPr>
        <w:t>&lt; 0.025 (figure S3</w:t>
      </w:r>
      <w:r w:rsidR="00382686">
        <w:rPr>
          <w:rFonts w:ascii="Times New Roman" w:hAnsi="Times New Roman" w:cs="Times New Roman"/>
          <w:i/>
        </w:rPr>
        <w:t>b</w:t>
      </w:r>
      <w:r w:rsidR="00A16426">
        <w:rPr>
          <w:rFonts w:ascii="Times New Roman" w:hAnsi="Times New Roman" w:cs="Times New Roman"/>
        </w:rPr>
        <w:t>)</w:t>
      </w:r>
      <w:ins w:id="25" w:author="Marc Johnson" w:date="2018-01-24T11:27:00Z">
        <w:r w:rsidR="001A73AA">
          <w:rPr>
            <w:rFonts w:ascii="Times New Roman" w:hAnsi="Times New Roman" w:cs="Times New Roman"/>
          </w:rPr>
          <w:t>,</w:t>
        </w:r>
      </w:ins>
      <w:r w:rsidR="00A16426">
        <w:rPr>
          <w:rFonts w:ascii="Times New Roman" w:hAnsi="Times New Roman" w:cs="Times New Roman"/>
        </w:rPr>
        <w:t xml:space="preserve"> whereas the strongest positive clines occurred when </w:t>
      </w:r>
      <w:r w:rsidR="00A16426">
        <w:rPr>
          <w:rFonts w:ascii="Times New Roman" w:hAnsi="Times New Roman" w:cs="Times New Roman"/>
          <w:i/>
        </w:rPr>
        <w:t xml:space="preserve">s </w:t>
      </w:r>
      <w:r w:rsidR="00A16426">
        <w:rPr>
          <w:rFonts w:ascii="Times New Roman" w:hAnsi="Times New Roman" w:cs="Times New Roman"/>
        </w:rPr>
        <w:t xml:space="preserve">= 0.05 (β ≈ 0.005 for both low and no migration). High gene flow reduced the extent </w:t>
      </w:r>
      <w:del w:id="26" w:author="Marc Johnson" w:date="2018-01-24T11:28:00Z">
        <w:r w:rsidR="00A16426" w:rsidDel="001A73AA">
          <w:rPr>
            <w:rFonts w:ascii="Times New Roman" w:hAnsi="Times New Roman" w:cs="Times New Roman"/>
          </w:rPr>
          <w:delText xml:space="preserve">to </w:delText>
        </w:r>
      </w:del>
      <w:ins w:id="27" w:author="Marc Johnson" w:date="2018-01-24T11:28:00Z">
        <w:r w:rsidR="001A73AA">
          <w:rPr>
            <w:rFonts w:ascii="Times New Roman" w:hAnsi="Times New Roman" w:cs="Times New Roman"/>
          </w:rPr>
          <w:t xml:space="preserve">at </w:t>
        </w:r>
      </w:ins>
      <w:r w:rsidR="00A16426">
        <w:rPr>
          <w:rFonts w:ascii="Times New Roman" w:hAnsi="Times New Roman" w:cs="Times New Roman"/>
        </w:rPr>
        <w:t>which negative clines were formed by selection (figure 3</w:t>
      </w:r>
      <w:r w:rsidR="00A16426">
        <w:rPr>
          <w:rFonts w:ascii="Times New Roman" w:hAnsi="Times New Roman" w:cs="Times New Roman"/>
          <w:i/>
        </w:rPr>
        <w:t>b</w:t>
      </w:r>
      <w:r w:rsidR="00A16426">
        <w:rPr>
          <w:rFonts w:ascii="Times New Roman" w:hAnsi="Times New Roman" w:cs="Times New Roman"/>
        </w:rPr>
        <w:t>) and weaker selection (</w:t>
      </w:r>
      <w:r w:rsidR="00A16426">
        <w:rPr>
          <w:rFonts w:ascii="Times New Roman" w:hAnsi="Times New Roman" w:cs="Times New Roman"/>
          <w:i/>
        </w:rPr>
        <w:t xml:space="preserve">s &gt; </w:t>
      </w:r>
      <w:r w:rsidR="00A16426">
        <w:rPr>
          <w:rFonts w:ascii="Times New Roman" w:hAnsi="Times New Roman" w:cs="Times New Roman"/>
        </w:rPr>
        <w:t>0.005) was require</w:t>
      </w:r>
      <w:ins w:id="28" w:author="Marc Johnson" w:date="2018-01-24T11:27:00Z">
        <w:r w:rsidR="001A73AA">
          <w:rPr>
            <w:rFonts w:ascii="Times New Roman" w:hAnsi="Times New Roman" w:cs="Times New Roman"/>
          </w:rPr>
          <w:t>d</w:t>
        </w:r>
      </w:ins>
      <w:r w:rsidR="00A16426">
        <w:rPr>
          <w:rFonts w:ascii="Times New Roman" w:hAnsi="Times New Roman" w:cs="Times New Roman"/>
        </w:rPr>
        <w:t xml:space="preserve"> before </w:t>
      </w:r>
      <w:del w:id="29" w:author="Marc Johnson" w:date="2018-01-24T11:28:00Z">
        <w:r w:rsidR="00A16426" w:rsidDel="001A73AA">
          <w:rPr>
            <w:rFonts w:ascii="Times New Roman" w:hAnsi="Times New Roman" w:cs="Times New Roman"/>
          </w:rPr>
          <w:delText xml:space="preserve">generating </w:delText>
        </w:r>
      </w:del>
      <w:r w:rsidR="00A16426">
        <w:rPr>
          <w:rFonts w:ascii="Times New Roman" w:hAnsi="Times New Roman" w:cs="Times New Roman"/>
        </w:rPr>
        <w:t xml:space="preserve">positive clines </w:t>
      </w:r>
      <w:ins w:id="30" w:author="Marc Johnson" w:date="2018-01-24T11:28:00Z">
        <w:r w:rsidR="001A73AA">
          <w:rPr>
            <w:rFonts w:ascii="Times New Roman" w:hAnsi="Times New Roman" w:cs="Times New Roman"/>
          </w:rPr>
          <w:t xml:space="preserve">evolved </w:t>
        </w:r>
      </w:ins>
      <w:r w:rsidR="00A16426">
        <w:rPr>
          <w:rFonts w:ascii="Times New Roman" w:hAnsi="Times New Roman" w:cs="Times New Roman"/>
        </w:rPr>
        <w:t xml:space="preserve">in the presence of high gene flow. When founder effects were strong, </w:t>
      </w:r>
      <w:r w:rsidR="00FD2A3E">
        <w:rPr>
          <w:rFonts w:ascii="Times New Roman" w:hAnsi="Times New Roman" w:cs="Times New Roman"/>
        </w:rPr>
        <w:t>selection had to be greater than 0.0025, 0.01, and 0.005 to generate positive clines when gene flow was absent</w:t>
      </w:r>
      <w:ins w:id="31" w:author="Marc Johnson" w:date="2018-01-24T11:28:00Z">
        <w:r w:rsidR="001A73AA">
          <w:rPr>
            <w:rFonts w:ascii="Times New Roman" w:hAnsi="Times New Roman" w:cs="Times New Roman"/>
          </w:rPr>
          <w:t xml:space="preserve"> (</w:t>
        </w:r>
        <w:commentRangeStart w:id="32"/>
        <w:r w:rsidR="001A73AA">
          <w:rPr>
            <w:rFonts w:ascii="Times New Roman" w:hAnsi="Times New Roman" w:cs="Times New Roman"/>
          </w:rPr>
          <w:t xml:space="preserve">m = </w:t>
        </w:r>
        <w:commentRangeEnd w:id="32"/>
        <w:r w:rsidR="001A73AA">
          <w:rPr>
            <w:rStyle w:val="CommentReference"/>
          </w:rPr>
          <w:commentReference w:id="32"/>
        </w:r>
        <w:r w:rsidR="001A73AA">
          <w:rPr>
            <w:rFonts w:ascii="Times New Roman" w:hAnsi="Times New Roman" w:cs="Times New Roman"/>
          </w:rPr>
          <w:t>)</w:t>
        </w:r>
      </w:ins>
      <w:r w:rsidR="00FD2A3E">
        <w:rPr>
          <w:rFonts w:ascii="Times New Roman" w:hAnsi="Times New Roman" w:cs="Times New Roman"/>
        </w:rPr>
        <w:t>, low and high, respectively (figure S3</w:t>
      </w:r>
      <w:r w:rsidR="00FD2A3E">
        <w:rPr>
          <w:rFonts w:ascii="Times New Roman" w:hAnsi="Times New Roman" w:cs="Times New Roman"/>
          <w:i/>
        </w:rPr>
        <w:t>c</w:t>
      </w:r>
      <w:r w:rsidR="00FD2A3E">
        <w:rPr>
          <w:rFonts w:ascii="Times New Roman" w:hAnsi="Times New Roman" w:cs="Times New Roman"/>
        </w:rPr>
        <w:t xml:space="preserve">). The strongest positive clines occurred when </w:t>
      </w:r>
      <w:r w:rsidR="00FD2A3E">
        <w:rPr>
          <w:rFonts w:ascii="Times New Roman" w:hAnsi="Times New Roman" w:cs="Times New Roman"/>
          <w:i/>
        </w:rPr>
        <w:t xml:space="preserve">s </w:t>
      </w:r>
      <w:r w:rsidR="00FD2A3E">
        <w:rPr>
          <w:rFonts w:ascii="Times New Roman" w:hAnsi="Times New Roman" w:cs="Times New Roman"/>
        </w:rPr>
        <w:t>= 0.05 (β ≈ 0.002 for no and low gene flow). These results are consistent with intermediate fo</w:t>
      </w:r>
      <w:ins w:id="33" w:author="Marc Johnson" w:date="2018-01-24T11:29:00Z">
        <w:r w:rsidR="001A73AA">
          <w:rPr>
            <w:rFonts w:ascii="Times New Roman" w:hAnsi="Times New Roman" w:cs="Times New Roman"/>
          </w:rPr>
          <w:t>u</w:t>
        </w:r>
      </w:ins>
      <w:r w:rsidR="00FD2A3E">
        <w:rPr>
          <w:rFonts w:ascii="Times New Roman" w:hAnsi="Times New Roman" w:cs="Times New Roman"/>
        </w:rPr>
        <w:t xml:space="preserve">nder effects generating the strongest clines in HCN and further demonstrate that strong selection is required to overcome the formation of clines in the presence of an opposing drift gradient. </w:t>
      </w:r>
    </w:p>
    <w:p w14:paraId="3C7C2C53" w14:textId="62039340" w:rsidR="00FD2A3E" w:rsidRPr="00323491" w:rsidRDefault="00FD2A3E"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w:t>
      </w:r>
      <w:ins w:id="34" w:author="Marc Johnson" w:date="2018-01-24T11:29:00Z">
        <w:r w:rsidR="001A73AA">
          <w:rPr>
            <w:rFonts w:ascii="Times New Roman" w:hAnsi="Times New Roman" w:cs="Times New Roman"/>
          </w:rPr>
          <w:t>,</w:t>
        </w:r>
      </w:ins>
      <w:r>
        <w:rPr>
          <w:rFonts w:ascii="Times New Roman" w:hAnsi="Times New Roman" w:cs="Times New Roman"/>
        </w:rPr>
        <w:t xml:space="preserve"> and when selection is less than 0.005, both positive and negative clines occur with approximately 30% frequency (figure S3</w:t>
      </w:r>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w:t>
      </w:r>
      <w:ins w:id="35" w:author="Marc Johnson" w:date="2018-01-24T11:29:00Z">
        <w:r w:rsidR="001A73AA">
          <w:rPr>
            <w:rFonts w:ascii="Times New Roman" w:hAnsi="Times New Roman" w:cs="Times New Roman"/>
          </w:rPr>
          <w:t>,</w:t>
        </w:r>
      </w:ins>
      <w:r>
        <w:rPr>
          <w:rFonts w:ascii="Times New Roman" w:hAnsi="Times New Roman" w:cs="Times New Roman"/>
        </w:rPr>
        <w:t xml:space="preserve"> </w:t>
      </w:r>
      <w:del w:id="36" w:author="Marc Johnson" w:date="2018-01-24T11:29:00Z">
        <w:r w:rsidDel="001A73AA">
          <w:rPr>
            <w:rFonts w:ascii="Times New Roman" w:hAnsi="Times New Roman" w:cs="Times New Roman"/>
          </w:rPr>
          <w:delText xml:space="preserve">while </w:delText>
        </w:r>
      </w:del>
      <w:ins w:id="37" w:author="Marc Johnson" w:date="2018-01-24T11:29:00Z">
        <w:r w:rsidR="001A73AA">
          <w:rPr>
            <w:rFonts w:ascii="Times New Roman" w:hAnsi="Times New Roman" w:cs="Times New Roman"/>
          </w:rPr>
          <w:t xml:space="preserve">whereas </w:t>
        </w:r>
      </w:ins>
      <w:r>
        <w:rPr>
          <w:rFonts w:ascii="Times New Roman" w:hAnsi="Times New Roman" w:cs="Times New Roman"/>
        </w:rPr>
        <w:t>negative clines declines to 0% (figure S3</w:t>
      </w:r>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0.1</w:t>
      </w:r>
      <w:r w:rsidR="00323491">
        <w:rPr>
          <w:rFonts w:ascii="Times New Roman" w:hAnsi="Times New Roman" w:cs="Times New Roman"/>
        </w:rPr>
        <w:t xml:space="preserve">, consistent with founder events of intermediate strength preferentially generating clines in HCN. However, when </w:t>
      </w:r>
      <w:r w:rsidR="00323491">
        <w:rPr>
          <w:rFonts w:ascii="Times New Roman" w:hAnsi="Times New Roman" w:cs="Times New Roman"/>
          <w:i/>
        </w:rPr>
        <w:t>s</w:t>
      </w:r>
      <w:r w:rsidR="00323491">
        <w:rPr>
          <w:rFonts w:ascii="Times New Roman" w:hAnsi="Times New Roman" w:cs="Times New Roman"/>
        </w:rPr>
        <w:t xml:space="preserve"> ≥ 0.1, both positive and negative clines occur at less than 10% frequency (figure S3</w:t>
      </w:r>
      <w:r w:rsidR="00323491">
        <w:rPr>
          <w:rFonts w:ascii="Times New Roman" w:hAnsi="Times New Roman" w:cs="Times New Roman"/>
          <w:i/>
        </w:rPr>
        <w:t>e</w:t>
      </w:r>
      <w:r w:rsidR="00323491">
        <w:rPr>
          <w:rFonts w:ascii="Times New Roman" w:hAnsi="Times New Roman" w:cs="Times New Roman"/>
        </w:rPr>
        <w:t xml:space="preserve">). Finally, strong </w:t>
      </w:r>
      <w:r w:rsidR="00323491">
        <w:rPr>
          <w:rFonts w:ascii="Times New Roman" w:hAnsi="Times New Roman" w:cs="Times New Roman"/>
        </w:rPr>
        <w:lastRenderedPageBreak/>
        <w:t>founder events result in little change in the frequen</w:t>
      </w:r>
      <w:ins w:id="38" w:author="Marc Johnson" w:date="2018-01-24T11:30:00Z">
        <w:r w:rsidR="001A73AA">
          <w:rPr>
            <w:rFonts w:ascii="Times New Roman" w:hAnsi="Times New Roman" w:cs="Times New Roman"/>
          </w:rPr>
          <w:t>cy</w:t>
        </w:r>
      </w:ins>
      <w:del w:id="39" w:author="Marc Johnson" w:date="2018-01-24T11:30:00Z">
        <w:r w:rsidR="00323491" w:rsidDel="001A73AA">
          <w:rPr>
            <w:rFonts w:ascii="Times New Roman" w:hAnsi="Times New Roman" w:cs="Times New Roman"/>
          </w:rPr>
          <w:delText>t</w:delText>
        </w:r>
      </w:del>
      <w:r w:rsidR="00323491">
        <w:rPr>
          <w:rFonts w:ascii="Times New Roman" w:hAnsi="Times New Roman" w:cs="Times New Roman"/>
        </w:rPr>
        <w:t xml:space="preserve"> of positive clines, which fluctuate around 20% </w:t>
      </w:r>
      <w:del w:id="40" w:author="Marc Johnson" w:date="2018-01-24T11:30:00Z">
        <w:r w:rsidR="00323491" w:rsidDel="001A73AA">
          <w:rPr>
            <w:rFonts w:ascii="Times New Roman" w:hAnsi="Times New Roman" w:cs="Times New Roman"/>
          </w:rPr>
          <w:delText xml:space="preserve">frequency </w:delText>
        </w:r>
      </w:del>
      <w:r w:rsidR="00323491">
        <w:rPr>
          <w:rFonts w:ascii="Times New Roman" w:hAnsi="Times New Roman" w:cs="Times New Roman"/>
        </w:rPr>
        <w:t>for all but the strongest selection coefficient</w:t>
      </w:r>
      <w:ins w:id="41" w:author="Marc Johnson" w:date="2018-01-24T11:30:00Z">
        <w:r w:rsidR="001A73AA">
          <w:rPr>
            <w:rFonts w:ascii="Times New Roman" w:hAnsi="Times New Roman" w:cs="Times New Roman"/>
          </w:rPr>
          <w:t xml:space="preserve"> (</w:t>
        </w:r>
      </w:ins>
      <w:ins w:id="42" w:author="Marc Johnson" w:date="2018-01-24T11:31:00Z">
        <w:r w:rsidR="001A73AA" w:rsidRPr="001A73AA">
          <w:rPr>
            <w:rFonts w:ascii="Times New Roman" w:hAnsi="Times New Roman" w:cs="Times New Roman"/>
            <w:i/>
            <w:rPrChange w:id="43" w:author="Marc Johnson" w:date="2018-01-24T11:31:00Z">
              <w:rPr>
                <w:rFonts w:ascii="Times New Roman" w:hAnsi="Times New Roman" w:cs="Times New Roman"/>
              </w:rPr>
            </w:rPrChange>
          </w:rPr>
          <w:t>s</w:t>
        </w:r>
        <w:r w:rsidR="001A73AA">
          <w:rPr>
            <w:rFonts w:ascii="Times New Roman" w:hAnsi="Times New Roman" w:cs="Times New Roman"/>
          </w:rPr>
          <w:t xml:space="preserve"> = </w:t>
        </w:r>
      </w:ins>
      <w:ins w:id="44" w:author="Marc Johnson" w:date="2018-01-24T11:30:00Z">
        <w:r w:rsidR="001A73AA">
          <w:rPr>
            <w:rFonts w:ascii="Times New Roman" w:hAnsi="Times New Roman" w:cs="Times New Roman"/>
          </w:rPr>
          <w:t>)</w:t>
        </w:r>
      </w:ins>
      <w:r w:rsidR="00323491">
        <w:rPr>
          <w:rFonts w:ascii="Times New Roman" w:hAnsi="Times New Roman" w:cs="Times New Roman"/>
        </w:rPr>
        <w:t xml:space="preserve"> (figure S3</w:t>
      </w:r>
      <w:r w:rsidR="00323491">
        <w:rPr>
          <w:rFonts w:ascii="Times New Roman" w:hAnsi="Times New Roman" w:cs="Times New Roman"/>
          <w:i/>
        </w:rPr>
        <w:t>f</w:t>
      </w:r>
      <w:r w:rsidR="00323491">
        <w:rPr>
          <w:rFonts w:ascii="Times New Roman" w:hAnsi="Times New Roman" w:cs="Times New Roman"/>
        </w:rPr>
        <w:t xml:space="preserve">). By contrast, the frequency of negative clines rapidly decreases from 45% in the absence of selection to 0% when </w:t>
      </w:r>
      <w:r w:rsidR="00323491">
        <w:rPr>
          <w:rFonts w:ascii="Times New Roman" w:hAnsi="Times New Roman" w:cs="Times New Roman"/>
          <w:i/>
        </w:rPr>
        <w:t xml:space="preserve">s </w:t>
      </w:r>
      <w:r w:rsidR="00323491">
        <w:rPr>
          <w:rFonts w:ascii="Times New Roman" w:hAnsi="Times New Roman" w:cs="Times New Roman"/>
        </w:rPr>
        <w:t xml:space="preserve">≥ 0.0025, </w:t>
      </w:r>
      <w:commentRangeStart w:id="45"/>
      <w:r w:rsidR="00323491">
        <w:rPr>
          <w:rFonts w:ascii="Times New Roman" w:hAnsi="Times New Roman" w:cs="Times New Roman"/>
        </w:rPr>
        <w:t xml:space="preserve">becoming less common the negative clines </w:t>
      </w:r>
      <w:commentRangeEnd w:id="45"/>
      <w:r w:rsidR="001A73AA">
        <w:rPr>
          <w:rStyle w:val="CommentReference"/>
        </w:rPr>
        <w:commentReference w:id="45"/>
      </w:r>
      <w:r w:rsidR="00323491">
        <w:rPr>
          <w:rFonts w:ascii="Times New Roman" w:hAnsi="Times New Roman" w:cs="Times New Roman"/>
        </w:rPr>
        <w:t xml:space="preserve">when </w:t>
      </w:r>
      <w:r w:rsidR="00323491">
        <w:rPr>
          <w:rFonts w:ascii="Times New Roman" w:hAnsi="Times New Roman" w:cs="Times New Roman"/>
          <w:i/>
        </w:rPr>
        <w:t xml:space="preserve">s </w:t>
      </w:r>
      <w:r w:rsidR="00323491">
        <w:rPr>
          <w:rFonts w:ascii="Times New Roman" w:hAnsi="Times New Roman" w:cs="Times New Roman"/>
        </w:rPr>
        <w:t>≥ 0.005 (figure S3</w:t>
      </w:r>
      <w:r w:rsidR="00323491">
        <w:rPr>
          <w:rFonts w:ascii="Times New Roman" w:hAnsi="Times New Roman" w:cs="Times New Roman"/>
          <w:i/>
        </w:rPr>
        <w:t>f</w:t>
      </w:r>
      <w:r w:rsidR="00323491">
        <w:rPr>
          <w:rFonts w:ascii="Times New Roman" w:hAnsi="Times New Roman" w:cs="Times New Roman"/>
        </w:rPr>
        <w:t xml:space="preserve">). These results further demonstrate that strong selection is required to overcome the formation of clines in HCN in the presence of </w:t>
      </w:r>
      <w:ins w:id="46" w:author="Marc Johnson" w:date="2018-01-24T11:32:00Z">
        <w:r w:rsidR="001A73AA">
          <w:rPr>
            <w:rFonts w:ascii="Times New Roman" w:hAnsi="Times New Roman" w:cs="Times New Roman"/>
          </w:rPr>
          <w:t xml:space="preserve">an </w:t>
        </w:r>
      </w:ins>
      <w:r w:rsidR="00323491">
        <w:rPr>
          <w:rFonts w:ascii="Times New Roman" w:hAnsi="Times New Roman" w:cs="Times New Roman"/>
        </w:rPr>
        <w:t xml:space="preserve">opposing gradients in genetic drift.  </w:t>
      </w:r>
    </w:p>
    <w:p w14:paraId="5AC35EA8" w14:textId="141339D6" w:rsidR="00A22468" w:rsidRPr="00F87D7B" w:rsidRDefault="00A22468" w:rsidP="00201DEB">
      <w:pPr>
        <w:outlineLvl w:val="0"/>
        <w:rPr>
          <w:rFonts w:ascii="Times New Roman" w:hAnsi="Times New Roman" w:cs="Times New Roman"/>
        </w:rPr>
      </w:pPr>
    </w:p>
    <w:p w14:paraId="433B770B" w14:textId="77777777" w:rsidR="00B41B6F" w:rsidRDefault="00B41B6F">
      <w:pPr>
        <w:rPr>
          <w:rFonts w:ascii="Times New Roman" w:hAnsi="Times New Roman" w:cs="Times New Roman"/>
          <w:i/>
        </w:rPr>
        <w:sectPr w:rsidR="00B41B6F" w:rsidSect="00B41B6F">
          <w:pgSz w:w="12240" w:h="15840"/>
          <w:pgMar w:top="1440" w:right="1440" w:bottom="1440" w:left="1440" w:header="708" w:footer="708" w:gutter="0"/>
          <w:cols w:space="708"/>
          <w:docGrid w:linePitch="360"/>
        </w:sectPr>
      </w:pPr>
    </w:p>
    <w:p w14:paraId="20938F28" w14:textId="2AC06063" w:rsidR="00D519C0" w:rsidRDefault="00E6137C">
      <w:pPr>
        <w:rPr>
          <w:rFonts w:ascii="Times New Roman" w:hAnsi="Times New Roman" w:cs="Times New Roman"/>
        </w:rPr>
      </w:pPr>
      <w:commentRangeStart w:id="47"/>
      <w:r w:rsidRPr="00E6137C">
        <w:rPr>
          <w:rFonts w:ascii="Times New Roman" w:hAnsi="Times New Roman" w:cs="Times New Roman"/>
          <w:noProof/>
          <w:lang w:val="en-US"/>
        </w:rPr>
        <w:lastRenderedPageBreak/>
        <w:drawing>
          <wp:inline distT="0" distB="0" distL="0" distR="0" wp14:anchorId="0C96E9A1" wp14:editId="21ADFC9A">
            <wp:extent cx="7545788" cy="4497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51350" cy="4501094"/>
                    </a:xfrm>
                    <a:prstGeom prst="rect">
                      <a:avLst/>
                    </a:prstGeom>
                  </pic:spPr>
                </pic:pic>
              </a:graphicData>
            </a:graphic>
          </wp:inline>
        </w:drawing>
      </w:r>
      <w:commentRangeEnd w:id="47"/>
      <w:r w:rsidR="001A73AA">
        <w:rPr>
          <w:rStyle w:val="CommentReference"/>
        </w:rPr>
        <w:commentReference w:id="47"/>
      </w:r>
    </w:p>
    <w:p w14:paraId="313E7189" w14:textId="4529AF12" w:rsidR="00323491" w:rsidRPr="00FC369D" w:rsidRDefault="00323491">
      <w:pPr>
        <w:rPr>
          <w:rFonts w:ascii="Times New Roman" w:hAnsi="Times New Roman" w:cs="Times New Roman"/>
        </w:rPr>
      </w:pPr>
      <w:r>
        <w:rPr>
          <w:rFonts w:ascii="Times New Roman" w:hAnsi="Times New Roman" w:cs="Times New Roman"/>
          <w:b/>
        </w:rPr>
        <w:t xml:space="preserve">Figure S3: </w:t>
      </w:r>
      <w:r>
        <w:rPr>
          <w:rFonts w:ascii="Times New Roman" w:hAnsi="Times New Roman" w:cs="Times New Roman"/>
        </w:rPr>
        <w:t xml:space="preserve">Serial founder events and selection interact in the formation of spatial clines in HCN. </w:t>
      </w:r>
      <w:r w:rsidR="00FC369D">
        <w:rPr>
          <w:rFonts w:ascii="Times New Roman" w:hAnsi="Times New Roman" w:cs="Times New Roman"/>
        </w:rPr>
        <w:t>Populations colonized from the urban-most population to the rural-most population. Selection favours HCN+ genotypes in rural populations and HCN– genotypes in urban populations. (</w:t>
      </w:r>
      <w:r w:rsidR="00FC369D">
        <w:rPr>
          <w:rFonts w:ascii="Times New Roman" w:hAnsi="Times New Roman" w:cs="Times New Roman"/>
          <w:i/>
        </w:rPr>
        <w:t>a – c</w:t>
      </w:r>
      <w:r w:rsidR="00FC369D">
        <w:rPr>
          <w:rFonts w:ascii="Times New Roman" w:hAnsi="Times New Roman" w:cs="Times New Roman"/>
        </w:rPr>
        <w:t>) The mean slope of clines in HCN across 1000 simulations under no gene flow (open circles</w:t>
      </w:r>
      <w:r>
        <w:rPr>
          <w:rFonts w:ascii="Times New Roman" w:hAnsi="Times New Roman" w:cs="Times New Roman"/>
        </w:rPr>
        <w:t xml:space="preserve"> </w:t>
      </w:r>
      <w:r w:rsidR="00FC369D">
        <w:rPr>
          <w:rFonts w:ascii="Times New Roman" w:hAnsi="Times New Roman" w:cs="Times New Roman"/>
        </w:rPr>
        <w:t>with dotted line), low gene flow (grey square with dashed line)</w:t>
      </w:r>
      <w:ins w:id="48" w:author="Marc Johnson" w:date="2018-01-24T11:33:00Z">
        <w:r w:rsidR="002D1FAF">
          <w:rPr>
            <w:rFonts w:ascii="Times New Roman" w:hAnsi="Times New Roman" w:cs="Times New Roman"/>
          </w:rPr>
          <w:t>,</w:t>
        </w:r>
      </w:ins>
      <w:r w:rsidR="00FC369D">
        <w:rPr>
          <w:rFonts w:ascii="Times New Roman" w:hAnsi="Times New Roman" w:cs="Times New Roman"/>
        </w:rPr>
        <w:t xml:space="preserve"> or high gene flow (black diamonds with solid line). (</w:t>
      </w:r>
      <w:r w:rsidR="00FC369D">
        <w:rPr>
          <w:rFonts w:ascii="Times New Roman" w:hAnsi="Times New Roman" w:cs="Times New Roman"/>
          <w:i/>
        </w:rPr>
        <w:t xml:space="preserve">d </w:t>
      </w:r>
      <w:r w:rsidR="00FC369D">
        <w:rPr>
          <w:rFonts w:ascii="Times New Roman" w:hAnsi="Times New Roman" w:cs="Times New Roman"/>
        </w:rPr>
        <w:t xml:space="preserve">– </w:t>
      </w:r>
      <w:r w:rsidR="00FC369D" w:rsidRPr="00FC369D">
        <w:rPr>
          <w:rFonts w:ascii="Times New Roman" w:hAnsi="Times New Roman" w:cs="Times New Roman"/>
        </w:rPr>
        <w:t>f</w:t>
      </w:r>
      <w:r w:rsidR="00FC369D">
        <w:rPr>
          <w:rFonts w:ascii="Times New Roman" w:hAnsi="Times New Roman" w:cs="Times New Roman"/>
        </w:rPr>
        <w:t xml:space="preserve">) The proportion of significantly positive (open triangles) and negative (black inverted triangle) clines across 1000 simulations. </w:t>
      </w:r>
      <w:r w:rsidR="00FC369D" w:rsidRPr="00FC369D">
        <w:rPr>
          <w:rFonts w:ascii="Times New Roman" w:hAnsi="Times New Roman" w:cs="Times New Roman"/>
        </w:rPr>
        <w:t>Founder</w:t>
      </w:r>
      <w:r w:rsidR="00FC369D">
        <w:rPr>
          <w:rFonts w:ascii="Times New Roman" w:hAnsi="Times New Roman" w:cs="Times New Roman"/>
        </w:rPr>
        <w:t xml:space="preserve"> events represent the proportion of alleles sampled in founding the new population and are either absent (proportion = 1.0, </w:t>
      </w:r>
      <w:r w:rsidR="00FC369D">
        <w:rPr>
          <w:rFonts w:ascii="Times New Roman" w:hAnsi="Times New Roman" w:cs="Times New Roman"/>
          <w:i/>
        </w:rPr>
        <w:t xml:space="preserve">a </w:t>
      </w:r>
      <w:r w:rsidR="00FC369D">
        <w:rPr>
          <w:rFonts w:ascii="Times New Roman" w:hAnsi="Times New Roman" w:cs="Times New Roman"/>
        </w:rPr>
        <w:t xml:space="preserve">and </w:t>
      </w:r>
      <w:r w:rsidR="00FC369D">
        <w:rPr>
          <w:rFonts w:ascii="Times New Roman" w:hAnsi="Times New Roman" w:cs="Times New Roman"/>
          <w:i/>
        </w:rPr>
        <w:t>d</w:t>
      </w:r>
      <w:r w:rsidR="00FC369D">
        <w:rPr>
          <w:rFonts w:ascii="Times New Roman" w:hAnsi="Times New Roman" w:cs="Times New Roman"/>
        </w:rPr>
        <w:t xml:space="preserve">), of intermediate strength (proportion = 0.2, </w:t>
      </w:r>
      <w:r w:rsidR="00FC369D">
        <w:rPr>
          <w:rFonts w:ascii="Times New Roman" w:hAnsi="Times New Roman" w:cs="Times New Roman"/>
          <w:i/>
        </w:rPr>
        <w:t xml:space="preserve">b </w:t>
      </w:r>
      <w:r w:rsidR="00FC369D">
        <w:rPr>
          <w:rFonts w:ascii="Times New Roman" w:hAnsi="Times New Roman" w:cs="Times New Roman"/>
        </w:rPr>
        <w:t xml:space="preserve">and </w:t>
      </w:r>
      <w:r w:rsidR="00FC369D">
        <w:rPr>
          <w:rFonts w:ascii="Times New Roman" w:hAnsi="Times New Roman" w:cs="Times New Roman"/>
          <w:i/>
        </w:rPr>
        <w:t>e</w:t>
      </w:r>
      <w:r w:rsidR="00FC369D">
        <w:rPr>
          <w:rFonts w:ascii="Times New Roman" w:hAnsi="Times New Roman" w:cs="Times New Roman"/>
        </w:rPr>
        <w:t xml:space="preserve">) or strong (proportion = 0.01, </w:t>
      </w:r>
      <w:r w:rsidR="00FC369D">
        <w:rPr>
          <w:rFonts w:ascii="Times New Roman" w:hAnsi="Times New Roman" w:cs="Times New Roman"/>
          <w:i/>
        </w:rPr>
        <w:t xml:space="preserve">c </w:t>
      </w:r>
      <w:r w:rsidR="00FC369D">
        <w:rPr>
          <w:rFonts w:ascii="Times New Roman" w:hAnsi="Times New Roman" w:cs="Times New Roman"/>
        </w:rPr>
        <w:t xml:space="preserve">and </w:t>
      </w:r>
      <w:r w:rsidR="00FC369D">
        <w:rPr>
          <w:rFonts w:ascii="Times New Roman" w:hAnsi="Times New Roman" w:cs="Times New Roman"/>
          <w:i/>
        </w:rPr>
        <w:t>f</w:t>
      </w:r>
      <w:r w:rsidR="00FC369D">
        <w:rPr>
          <w:rFonts w:ascii="Times New Roman" w:hAnsi="Times New Roman" w:cs="Times New Roman"/>
        </w:rPr>
        <w:t xml:space="preserve">). All points represent means or proportion ± 95% confidence intervals. </w:t>
      </w:r>
    </w:p>
    <w:p w14:paraId="07B44A79" w14:textId="19173430" w:rsidR="00E82263" w:rsidRDefault="00E82263">
      <w:pPr>
        <w:rPr>
          <w:rFonts w:ascii="Times New Roman" w:hAnsi="Times New Roman" w:cs="Times New Roman"/>
        </w:rPr>
        <w:sectPr w:rsidR="00E82263" w:rsidSect="00526026">
          <w:pgSz w:w="15840" w:h="12240" w:orient="landscape"/>
          <w:pgMar w:top="1440" w:right="1440" w:bottom="1440" w:left="1440" w:header="708" w:footer="708" w:gutter="0"/>
          <w:cols w:space="708"/>
          <w:docGrid w:linePitch="360"/>
        </w:sectPr>
      </w:pPr>
    </w:p>
    <w:p w14:paraId="695C65AD" w14:textId="5FC6915C" w:rsidR="00E82263" w:rsidRDefault="00E82263">
      <w:pPr>
        <w:rPr>
          <w:rFonts w:ascii="Times New Roman" w:hAnsi="Times New Roman" w:cs="Times New Roman"/>
          <w:b/>
        </w:rPr>
      </w:pPr>
      <w:r w:rsidRPr="00E82263">
        <w:rPr>
          <w:rFonts w:ascii="Times New Roman" w:hAnsi="Times New Roman" w:cs="Times New Roman"/>
          <w:b/>
        </w:rPr>
        <w:lastRenderedPageBreak/>
        <w:t>Effects of generation chosen for analysis on the formation and strength of clines in HCN</w:t>
      </w:r>
    </w:p>
    <w:p w14:paraId="5FC35581" w14:textId="63B422F5" w:rsidR="00E82263" w:rsidRDefault="00E82263">
      <w:pPr>
        <w:rPr>
          <w:rFonts w:ascii="Times New Roman" w:hAnsi="Times New Roman" w:cs="Times New Roman"/>
          <w:b/>
        </w:rPr>
      </w:pPr>
    </w:p>
    <w:p w14:paraId="10ADFCD4" w14:textId="56511712" w:rsidR="00E82263" w:rsidRPr="003251AB" w:rsidRDefault="007D2F73" w:rsidP="003251AB">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S4</w:t>
      </w:r>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S4</w:t>
      </w:r>
      <w:r w:rsidR="003251AB">
        <w:rPr>
          <w:rFonts w:ascii="Times New Roman" w:hAnsi="Times New Roman" w:cs="Times New Roman"/>
          <w:i/>
        </w:rPr>
        <w:t>a</w:t>
      </w:r>
      <w:r w:rsidR="003251AB">
        <w:rPr>
          <w:rFonts w:ascii="Times New Roman" w:hAnsi="Times New Roman" w:cs="Times New Roman"/>
        </w:rPr>
        <w:t>). Nonetheless, this has no effects on our interpretation that increasing the amount of gene flow reduces the mean strength of clines (see main text figure 4</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S4</w:t>
      </w:r>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D02EDE9" w14:textId="046DD28C" w:rsidR="00994BC9" w:rsidRDefault="00994BC9">
      <w:pPr>
        <w:rPr>
          <w:rFonts w:ascii="Times New Roman" w:hAnsi="Times New Roman" w:cs="Times New Roman"/>
          <w:b/>
        </w:rPr>
      </w:pPr>
    </w:p>
    <w:p w14:paraId="3D09B16B" w14:textId="77777777" w:rsidR="00994BC9" w:rsidRDefault="00994BC9">
      <w:pPr>
        <w:rPr>
          <w:rFonts w:ascii="Times New Roman" w:hAnsi="Times New Roman" w:cs="Times New Roman"/>
          <w:b/>
        </w:rPr>
        <w:sectPr w:rsidR="00994BC9" w:rsidSect="007D2F73">
          <w:pgSz w:w="12240" w:h="15840"/>
          <w:pgMar w:top="1440" w:right="1440" w:bottom="1440" w:left="1440" w:header="708" w:footer="708" w:gutter="0"/>
          <w:cols w:space="708"/>
          <w:docGrid w:linePitch="360"/>
        </w:sectPr>
      </w:pPr>
    </w:p>
    <w:p w14:paraId="0433029B" w14:textId="061E741C" w:rsidR="00994BC9" w:rsidRDefault="007D2F73">
      <w:pPr>
        <w:rPr>
          <w:rFonts w:ascii="Times New Roman" w:hAnsi="Times New Roman" w:cs="Times New Roman"/>
          <w:b/>
        </w:rPr>
      </w:pPr>
      <w:r w:rsidRPr="007D2F73">
        <w:rPr>
          <w:rFonts w:ascii="Times New Roman" w:hAnsi="Times New Roman" w:cs="Times New Roman"/>
          <w:b/>
          <w:noProof/>
          <w:lang w:val="en-US"/>
        </w:rPr>
        <w:lastRenderedPageBreak/>
        <w:drawing>
          <wp:inline distT="0" distB="0" distL="0" distR="0" wp14:anchorId="06620C82" wp14:editId="4E4C2A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239" cy="6004666"/>
                    </a:xfrm>
                    <a:prstGeom prst="rect">
                      <a:avLst/>
                    </a:prstGeom>
                  </pic:spPr>
                </pic:pic>
              </a:graphicData>
            </a:graphic>
          </wp:inline>
        </w:drawing>
      </w:r>
    </w:p>
    <w:p w14:paraId="59590A19" w14:textId="04A330F0" w:rsidR="00B217A0" w:rsidRPr="00B217A0" w:rsidRDefault="00B217A0">
      <w:pPr>
        <w:rPr>
          <w:rFonts w:ascii="Times New Roman" w:hAnsi="Times New Roman" w:cs="Times New Roman"/>
        </w:rPr>
      </w:pPr>
      <w:r>
        <w:rPr>
          <w:rFonts w:ascii="Times New Roman" w:hAnsi="Times New Roman" w:cs="Times New Roman"/>
          <w:b/>
        </w:rPr>
        <w:t xml:space="preserve">Figure S4: </w:t>
      </w:r>
      <w:r>
        <w:rPr>
          <w:rFonts w:ascii="Times New Roman" w:hAnsi="Times New Roman" w:cs="Times New Roman"/>
        </w:rPr>
        <w:t>Differences in the mean strength of clines (</w:t>
      </w:r>
      <w:r>
        <w:rPr>
          <w:rFonts w:ascii="Times New Roman" w:hAnsi="Times New Roman" w:cs="Times New Roman"/>
          <w:i/>
        </w:rPr>
        <w:t>a</w:t>
      </w:r>
      <w:r>
        <w:rPr>
          <w:rFonts w:ascii="Times New Roman" w:hAnsi="Times New Roman" w:cs="Times New Roman"/>
        </w:rPr>
        <w:t>) and the proportion of significantly positive clines (</w:t>
      </w:r>
      <w:r>
        <w:rPr>
          <w:rFonts w:ascii="Times New Roman" w:hAnsi="Times New Roman" w:cs="Times New Roman"/>
          <w:i/>
        </w:rPr>
        <w:t>b</w:t>
      </w:r>
      <w:r>
        <w:rPr>
          <w:rFonts w:ascii="Times New Roman" w:hAnsi="Times New Roman" w:cs="Times New Roman"/>
        </w:rPr>
        <w:t xml:space="preserve">) remain qualitatively similar regardless of which generation is chosen </w:t>
      </w:r>
      <w:del w:id="49" w:author="Marc Johnson" w:date="2018-01-24T11:37:00Z">
        <w:r w:rsidDel="0084752B">
          <w:rPr>
            <w:rFonts w:ascii="Times New Roman" w:hAnsi="Times New Roman" w:cs="Times New Roman"/>
          </w:rPr>
          <w:delText xml:space="preserve">from </w:delText>
        </w:r>
      </w:del>
      <w:ins w:id="50" w:author="Marc Johnson" w:date="2018-01-24T11:37:00Z">
        <w:r w:rsidR="0084752B">
          <w:rPr>
            <w:rFonts w:ascii="Times New Roman" w:hAnsi="Times New Roman" w:cs="Times New Roman"/>
          </w:rPr>
          <w:t xml:space="preserve">for </w:t>
        </w:r>
      </w:ins>
      <w:r>
        <w:rPr>
          <w:rFonts w:ascii="Times New Roman" w:hAnsi="Times New Roman" w:cs="Times New Roman"/>
        </w:rPr>
        <w:t>analysis. (</w:t>
      </w:r>
      <w:r>
        <w:rPr>
          <w:rFonts w:ascii="Times New Roman" w:hAnsi="Times New Roman" w:cs="Times New Roman"/>
          <w:i/>
        </w:rPr>
        <w:t>a</w:t>
      </w:r>
      <w:r>
        <w:rPr>
          <w:rFonts w:ascii="Times New Roman" w:hAnsi="Times New Roman" w:cs="Times New Roman"/>
        </w:rPr>
        <w:t>) The mean strength of clines across 1000 simulations every generation from 1 to 500 under varying levels of gene flow. (</w:t>
      </w:r>
      <w:r>
        <w:rPr>
          <w:rFonts w:ascii="Times New Roman" w:hAnsi="Times New Roman" w:cs="Times New Roman"/>
          <w:i/>
        </w:rPr>
        <w:t>b</w:t>
      </w:r>
      <w:r>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w:t>
      </w:r>
      <w:ins w:id="51" w:author="Marc Johnson" w:date="2018-01-24T11:38:00Z">
        <w:r w:rsidR="0084752B">
          <w:rPr>
            <w:rFonts w:ascii="Times New Roman" w:hAnsi="Times New Roman" w:cs="Times New Roman"/>
          </w:rPr>
          <w:t>(</w:t>
        </w:r>
      </w:ins>
      <w:r>
        <w:rPr>
          <w:rFonts w:ascii="Times New Roman" w:hAnsi="Times New Roman" w:cs="Times New Roman"/>
        </w:rPr>
        <w:t>figures 4</w:t>
      </w:r>
      <w:r>
        <w:rPr>
          <w:rFonts w:ascii="Times New Roman" w:hAnsi="Times New Roman" w:cs="Times New Roman"/>
          <w:i/>
        </w:rPr>
        <w:t xml:space="preserve">b </w:t>
      </w:r>
      <w:r>
        <w:rPr>
          <w:rFonts w:ascii="Times New Roman" w:hAnsi="Times New Roman" w:cs="Times New Roman"/>
        </w:rPr>
        <w:t>and 4</w:t>
      </w:r>
      <w:r>
        <w:rPr>
          <w:rFonts w:ascii="Times New Roman" w:hAnsi="Times New Roman" w:cs="Times New Roman"/>
          <w:i/>
        </w:rPr>
        <w:t>d</w:t>
      </w:r>
      <w:ins w:id="52" w:author="Marc Johnson" w:date="2018-01-24T11:38:00Z">
        <w:r w:rsidR="0084752B">
          <w:rPr>
            <w:rFonts w:ascii="Times New Roman" w:hAnsi="Times New Roman" w:cs="Times New Roman"/>
          </w:rPr>
          <w:t>)</w:t>
        </w:r>
      </w:ins>
      <w:r>
        <w:rPr>
          <w:rFonts w:ascii="Times New Roman" w:hAnsi="Times New Roman" w:cs="Times New Roman"/>
        </w:rPr>
        <w:t xml:space="preserve">. </w:t>
      </w:r>
    </w:p>
    <w:p w14:paraId="4D8C6C9B" w14:textId="1F2F58EB" w:rsidR="003D4146" w:rsidRDefault="003D4146">
      <w:pPr>
        <w:rPr>
          <w:rFonts w:ascii="Times New Roman" w:hAnsi="Times New Roman" w:cs="Times New Roman"/>
          <w:b/>
        </w:rPr>
      </w:pPr>
    </w:p>
    <w:p w14:paraId="41EA2437" w14:textId="77777777" w:rsidR="003D4146" w:rsidRDefault="003D4146">
      <w:pPr>
        <w:rPr>
          <w:rFonts w:ascii="Times New Roman" w:hAnsi="Times New Roman" w:cs="Times New Roman"/>
          <w:b/>
        </w:rPr>
        <w:sectPr w:rsidR="003D4146" w:rsidSect="003D4146">
          <w:pgSz w:w="12240" w:h="15840"/>
          <w:pgMar w:top="1440" w:right="1440" w:bottom="1440" w:left="1440" w:header="708" w:footer="708" w:gutter="0"/>
          <w:cols w:space="708"/>
          <w:docGrid w:linePitch="360"/>
        </w:sectPr>
      </w:pPr>
    </w:p>
    <w:p w14:paraId="7672E458" w14:textId="06F93145" w:rsidR="003D4146" w:rsidRDefault="003D4146">
      <w:pPr>
        <w:rPr>
          <w:rFonts w:ascii="Times New Roman" w:hAnsi="Times New Roman" w:cs="Times New Roman"/>
          <w:b/>
        </w:rPr>
      </w:pPr>
      <w:r w:rsidRPr="003D4146">
        <w:rPr>
          <w:rFonts w:ascii="Times New Roman" w:hAnsi="Times New Roman" w:cs="Times New Roman"/>
          <w:b/>
        </w:rPr>
        <w:lastRenderedPageBreak/>
        <w:t>Comparison of simulated slopes to standardized slopes for cyanogenesis clines observed across urban-rural gradients</w:t>
      </w:r>
    </w:p>
    <w:p w14:paraId="20E3C87C" w14:textId="5D8EFB29" w:rsidR="003D4146" w:rsidRDefault="003D4146">
      <w:pPr>
        <w:rPr>
          <w:rFonts w:ascii="Times New Roman" w:hAnsi="Times New Roman" w:cs="Times New Roman"/>
          <w:b/>
        </w:rPr>
      </w:pPr>
    </w:p>
    <w:p w14:paraId="514643FD" w14:textId="68F28877" w:rsidR="003D4146" w:rsidRDefault="00770AD8" w:rsidP="00DC7148">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del w:id="53" w:author="Marc Johnson" w:date="2018-01-24T11:39:00Z">
        <w:r w:rsidR="0070471C" w:rsidDel="002C6022">
          <w:rPr>
            <w:rFonts w:ascii="Times New Roman" w:hAnsi="Times New Roman" w:cs="Times New Roman"/>
          </w:rPr>
          <w:delText>migration</w:delText>
        </w:r>
      </w:del>
      <w:ins w:id="54" w:author="Marc Johnson" w:date="2018-01-24T11:39:00Z">
        <w:r w:rsidR="002C6022">
          <w:rPr>
            <w:rFonts w:ascii="Times New Roman" w:hAnsi="Times New Roman" w:cs="Times New Roman"/>
          </w:rPr>
          <w:t>gene flow</w:t>
        </w:r>
      </w:ins>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"[1]", "plainTextFormattedCitation" : "[1]", "previouslyFormattedCitation" : "[1]"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[1]</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del w:id="55" w:author="Marc Johnson" w:date="2018-01-24T11:40:00Z">
        <w:r w:rsidR="0070471C" w:rsidDel="002C6022">
          <w:rPr>
            <w:rFonts w:ascii="Times New Roman" w:hAnsi="Times New Roman" w:cs="Times New Roman"/>
          </w:rPr>
          <w:delText xml:space="preserve">first </w:delText>
        </w:r>
      </w:del>
      <w:r w:rsidR="0070471C">
        <w:rPr>
          <w:rFonts w:ascii="Times New Roman" w:hAnsi="Times New Roman" w:cs="Times New Roman"/>
        </w:rPr>
        <w:t xml:space="preserve">necessary </w:t>
      </w:r>
      <w:ins w:id="56" w:author="Marc Johnson" w:date="2018-01-24T11:40:00Z">
        <w:r w:rsidR="002C6022">
          <w:rPr>
            <w:rFonts w:ascii="Times New Roman" w:hAnsi="Times New Roman" w:cs="Times New Roman"/>
          </w:rPr>
          <w:t xml:space="preserve">first </w:t>
        </w:r>
      </w:ins>
      <w:r w:rsidR="0070471C">
        <w:rPr>
          <w:rFonts w:ascii="Times New Roman" w:hAnsi="Times New Roman" w:cs="Times New Roman"/>
        </w:rPr>
        <w:t xml:space="preserve">to 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7206680F" w:rsidR="0070471C" w:rsidRPr="00DC7148"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S5</w:t>
      </w:r>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S5</w:t>
      </w:r>
      <w:r w:rsidR="00DC7148" w:rsidRPr="00DC7148">
        <w:rPr>
          <w:rFonts w:ascii="Times New Roman" w:hAnsi="Times New Roman" w:cs="Times New Roman"/>
          <w:i/>
        </w:rPr>
        <w:t>b</w:t>
      </w:r>
      <w:r w:rsidR="00DC7148">
        <w:rPr>
          <w:rFonts w:ascii="Times New Roman" w:hAnsi="Times New Roman" w:cs="Times New Roman"/>
        </w:rPr>
        <w:t xml:space="preserve"> through S5</w:t>
      </w:r>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S5</w:t>
      </w:r>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S5</w:t>
      </w:r>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w:t>
      </w:r>
      <w:del w:id="57" w:author="Marc Johnson" w:date="2018-01-24T11:41:00Z">
        <w:r w:rsidR="00DC7148" w:rsidDel="002C6022">
          <w:rPr>
            <w:rFonts w:ascii="Times New Roman" w:hAnsi="Times New Roman" w:cs="Times New Roman"/>
          </w:rPr>
          <w:delText xml:space="preserve">in </w:delText>
        </w:r>
      </w:del>
      <w:r w:rsidR="00DC7148">
        <w:rPr>
          <w:rFonts w:ascii="Times New Roman" w:hAnsi="Times New Roman" w:cs="Times New Roman"/>
        </w:rPr>
        <w:t xml:space="preserve">across </w:t>
      </w:r>
      <w:ins w:id="58" w:author="Marc Johnson" w:date="2018-01-24T11:41:00Z">
        <w:r w:rsidR="002C6022">
          <w:rPr>
            <w:rFonts w:ascii="Times New Roman" w:hAnsi="Times New Roman" w:cs="Times New Roman"/>
          </w:rPr>
          <w:t xml:space="preserve">replicated </w:t>
        </w:r>
      </w:ins>
      <w:r w:rsidR="00DC7148">
        <w:rPr>
          <w:rFonts w:ascii="Times New Roman" w:hAnsi="Times New Roman" w:cs="Times New Roman"/>
        </w:rPr>
        <w:t>urbanization gradients.</w:t>
      </w:r>
    </w:p>
    <w:p w14:paraId="30A71B03" w14:textId="15C40C7F" w:rsidR="003D4146" w:rsidRDefault="003D4146">
      <w:pPr>
        <w:rPr>
          <w:rFonts w:ascii="Times New Roman" w:hAnsi="Times New Roman" w:cs="Times New Roman"/>
          <w:b/>
        </w:rPr>
      </w:pPr>
    </w:p>
    <w:p w14:paraId="7E952D7A" w14:textId="77777777" w:rsidR="003D4146" w:rsidRDefault="003D4146">
      <w:pPr>
        <w:rPr>
          <w:rFonts w:ascii="Times New Roman" w:hAnsi="Times New Roman" w:cs="Times New Roman"/>
        </w:rPr>
        <w:sectPr w:rsidR="003D4146" w:rsidSect="003D4146">
          <w:pgSz w:w="12240" w:h="15840"/>
          <w:pgMar w:top="1440" w:right="1440" w:bottom="1440" w:left="1440" w:header="708" w:footer="708" w:gutter="0"/>
          <w:cols w:space="708"/>
          <w:docGrid w:linePitch="360"/>
        </w:sectPr>
      </w:pPr>
    </w:p>
    <w:p w14:paraId="1D2025C7" w14:textId="69695BC9" w:rsidR="003D4146" w:rsidRDefault="00DC7148">
      <w:pPr>
        <w:rPr>
          <w:rFonts w:ascii="Times New Roman" w:hAnsi="Times New Roman" w:cs="Times New Roman"/>
        </w:rPr>
      </w:pPr>
      <w:r w:rsidRPr="00DC7148">
        <w:rPr>
          <w:rFonts w:ascii="Times New Roman" w:hAnsi="Times New Roman" w:cs="Times New Roman"/>
          <w:noProof/>
          <w:lang w:val="en-US"/>
        </w:rPr>
        <w:lastRenderedPageBreak/>
        <w:drawing>
          <wp:inline distT="0" distB="0" distL="0" distR="0" wp14:anchorId="09F32FCD" wp14:editId="284EED7B">
            <wp:extent cx="4647706" cy="60668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390" cy="6071654"/>
                    </a:xfrm>
                    <a:prstGeom prst="rect">
                      <a:avLst/>
                    </a:prstGeom>
                  </pic:spPr>
                </pic:pic>
              </a:graphicData>
            </a:graphic>
          </wp:inline>
        </w:drawing>
      </w:r>
    </w:p>
    <w:p w14:paraId="57E12234" w14:textId="1F34113B" w:rsidR="0048362F" w:rsidRPr="00770AD8" w:rsidRDefault="0048362F" w:rsidP="00770AD8">
      <w:pPr>
        <w:rPr>
          <w:rFonts w:ascii="Times New Roman" w:hAnsi="Times New Roman" w:cs="Times New Roman"/>
        </w:rPr>
      </w:pPr>
      <w:r>
        <w:rPr>
          <w:rFonts w:ascii="Times New Roman" w:hAnsi="Times New Roman" w:cs="Times New Roman"/>
          <w:b/>
        </w:rPr>
        <w:t>Figure S5:</w:t>
      </w:r>
      <w:r>
        <w:rPr>
          <w:rFonts w:ascii="Times New Roman" w:hAnsi="Times New Roman" w:cs="Times New Roman"/>
        </w:rPr>
        <w:t xml:space="preserve"> </w:t>
      </w:r>
      <w:r w:rsidR="00770AD8">
        <w:rPr>
          <w:rFonts w:ascii="Times New Roman" w:hAnsi="Times New Roman" w:cs="Times New Roman"/>
        </w:rPr>
        <w:t>Distribution of standardized slopes</w:t>
      </w:r>
      <w:r>
        <w:rPr>
          <w:rFonts w:ascii="Times New Roman" w:hAnsi="Times New Roman" w:cs="Times New Roman"/>
        </w:rPr>
        <w:t xml:space="preserve"> for simulated (</w:t>
      </w:r>
      <w:r>
        <w:rPr>
          <w:rFonts w:ascii="Times New Roman" w:hAnsi="Times New Roman" w:cs="Times New Roman"/>
          <w:i/>
        </w:rPr>
        <w:t xml:space="preserve">a </w:t>
      </w:r>
      <w:r>
        <w:rPr>
          <w:rFonts w:ascii="Times New Roman" w:hAnsi="Times New Roman" w:cs="Times New Roman"/>
        </w:rPr>
        <w:t xml:space="preserve">through </w:t>
      </w:r>
      <w:r w:rsidRPr="0048362F">
        <w:rPr>
          <w:rFonts w:ascii="Times New Roman" w:hAnsi="Times New Roman" w:cs="Times New Roman"/>
        </w:rPr>
        <w:t>d</w:t>
      </w:r>
      <w:r>
        <w:rPr>
          <w:rFonts w:ascii="Times New Roman" w:hAnsi="Times New Roman" w:cs="Times New Roman"/>
        </w:rPr>
        <w:t xml:space="preserve">) </w:t>
      </w:r>
      <w:r w:rsidRPr="0048362F">
        <w:rPr>
          <w:rFonts w:ascii="Times New Roman" w:hAnsi="Times New Roman" w:cs="Times New Roman"/>
        </w:rPr>
        <w:t>and</w:t>
      </w:r>
      <w:r>
        <w:rPr>
          <w:rFonts w:ascii="Times New Roman" w:hAnsi="Times New Roman" w:cs="Times New Roman"/>
        </w:rPr>
        <w:t xml:space="preserve"> observed (</w:t>
      </w:r>
      <w:r w:rsidRPr="0048362F">
        <w:rPr>
          <w:rFonts w:ascii="Times New Roman" w:hAnsi="Times New Roman" w:cs="Times New Roman"/>
        </w:rPr>
        <w:t>e</w:t>
      </w:r>
      <w:r>
        <w:rPr>
          <w:rFonts w:ascii="Times New Roman" w:hAnsi="Times New Roman" w:cs="Times New Roman"/>
        </w:rPr>
        <w:t xml:space="preserve">) </w:t>
      </w:r>
      <w:r w:rsidRPr="0048362F">
        <w:rPr>
          <w:rFonts w:ascii="Times New Roman" w:hAnsi="Times New Roman" w:cs="Times New Roman"/>
        </w:rPr>
        <w:t>cyanogenesis</w:t>
      </w:r>
      <w:r>
        <w:rPr>
          <w:rFonts w:ascii="Times New Roman" w:hAnsi="Times New Roman" w:cs="Times New Roman"/>
        </w:rPr>
        <w:t xml:space="preserve"> clines. </w:t>
      </w:r>
      <w:r w:rsidR="00770AD8">
        <w:rPr>
          <w:rFonts w:ascii="Times New Roman" w:hAnsi="Times New Roman" w:cs="Times New Roman"/>
        </w:rPr>
        <w:t xml:space="preserve">Simulated slopes were generated using drift scenario 1 (i.e. gradient in carrying capacity) under varying </w:t>
      </w:r>
      <w:r w:rsidR="00DC7148">
        <w:rPr>
          <w:rFonts w:ascii="Times New Roman" w:hAnsi="Times New Roman" w:cs="Times New Roman"/>
        </w:rPr>
        <w:t>les of gene flow</w:t>
      </w:r>
      <w:r w:rsidR="00770AD8">
        <w:rPr>
          <w:rFonts w:ascii="Times New Roman" w:hAnsi="Times New Roman" w:cs="Times New Roman"/>
        </w:rPr>
        <w:t xml:space="preserve"> and strengths of drift. (</w:t>
      </w:r>
      <w:r w:rsidR="00770AD8">
        <w:rPr>
          <w:rFonts w:ascii="Times New Roman" w:hAnsi="Times New Roman" w:cs="Times New Roman"/>
          <w:i/>
        </w:rPr>
        <w:t>a</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no </w:t>
      </w:r>
      <w:r w:rsidR="00DC7148">
        <w:rPr>
          <w:rFonts w:ascii="Times New Roman" w:hAnsi="Times New Roman" w:cs="Times New Roman"/>
        </w:rPr>
        <w:t>gene flow</w:t>
      </w:r>
      <w:r w:rsidR="00770AD8">
        <w:rPr>
          <w:rFonts w:ascii="Times New Roman" w:hAnsi="Times New Roman" w:cs="Times New Roman"/>
        </w:rPr>
        <w:t>. (</w:t>
      </w:r>
      <w:r w:rsidR="00770AD8">
        <w:rPr>
          <w:rFonts w:ascii="Times New Roman" w:hAnsi="Times New Roman" w:cs="Times New Roman"/>
          <w:i/>
        </w:rPr>
        <w:t>b</w:t>
      </w:r>
      <w:r w:rsidR="00770AD8">
        <w:rPr>
          <w:rFonts w:ascii="Times New Roman" w:hAnsi="Times New Roman" w:cs="Times New Roman"/>
        </w:rPr>
        <w:t xml:space="preserve">) Slopes from simulations under an intermediate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100) and no </w:t>
      </w:r>
      <w:r w:rsidR="00DC7148">
        <w:rPr>
          <w:rFonts w:ascii="Times New Roman" w:hAnsi="Times New Roman" w:cs="Times New Roman"/>
        </w:rPr>
        <w:t>gene flow</w:t>
      </w:r>
      <w:r w:rsidR="00770AD8">
        <w:rPr>
          <w:rFonts w:ascii="Times New Roman" w:hAnsi="Times New Roman" w:cs="Times New Roman"/>
        </w:rPr>
        <w:t>. (</w:t>
      </w:r>
      <w:r w:rsidR="00770AD8">
        <w:rPr>
          <w:rFonts w:ascii="Times New Roman" w:hAnsi="Times New Roman" w:cs="Times New Roman"/>
          <w:i/>
        </w:rPr>
        <w:t>c</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high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 (</w:t>
      </w:r>
      <w:r w:rsidR="00770AD8">
        <w:rPr>
          <w:rFonts w:ascii="Times New Roman" w:hAnsi="Times New Roman" w:cs="Times New Roman"/>
          <w:i/>
        </w:rPr>
        <w:t>d</w:t>
      </w:r>
      <w:r w:rsidR="00770AD8">
        <w:rPr>
          <w:rFonts w:ascii="Times New Roman" w:hAnsi="Times New Roman" w:cs="Times New Roman"/>
        </w:rPr>
        <w:t xml:space="preserve">) Slopes from simulations under an intermediate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100) and high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 (</w:t>
      </w:r>
      <w:r w:rsidR="00770AD8">
        <w:rPr>
          <w:rFonts w:ascii="Times New Roman" w:hAnsi="Times New Roman" w:cs="Times New Roman"/>
          <w:i/>
        </w:rPr>
        <w:t>e</w:t>
      </w:r>
      <w:r w:rsidR="00770AD8">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770AD8">
        <w:rPr>
          <w:rFonts w:ascii="Times New Roman" w:hAnsi="Times New Roman" w:cs="Times New Roman"/>
          <w:i/>
        </w:rPr>
        <w:t xml:space="preserve">P </w:t>
      </w:r>
      <w:r w:rsidR="00770AD8">
        <w:rPr>
          <w:rFonts w:ascii="Times New Roman" w:hAnsi="Times New Roman" w:cs="Times New Roman"/>
        </w:rPr>
        <w:t xml:space="preserve">&lt; 0.05. Black dashed bar over histograms represents a slope of zero whereas the red dashed bar represents the mean slope. </w:t>
      </w:r>
    </w:p>
    <w:sectPr w:rsidR="0048362F" w:rsidRPr="00770AD8" w:rsidSect="003D414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c Johnson" w:date="2018-01-24T11:13:00Z" w:initials="MJ">
    <w:p w14:paraId="787A2B8F" w14:textId="1211FBEE" w:rsidR="00FF1DA9" w:rsidRDefault="00FF1DA9">
      <w:pPr>
        <w:pStyle w:val="CommentText"/>
      </w:pPr>
      <w:r>
        <w:rPr>
          <w:rStyle w:val="CommentReference"/>
        </w:rPr>
        <w:annotationRef/>
      </w:r>
      <w:r>
        <w:t>Please add page numbers and line numbers to facilitate communication with reviewers</w:t>
      </w:r>
      <w:r w:rsidR="00437E0F">
        <w:t>.</w:t>
      </w:r>
    </w:p>
    <w:p w14:paraId="6104D952" w14:textId="77777777" w:rsidR="00437E0F" w:rsidRDefault="00437E0F">
      <w:pPr>
        <w:pStyle w:val="CommentText"/>
      </w:pPr>
    </w:p>
    <w:p w14:paraId="56FA8478" w14:textId="77777777" w:rsidR="00437E0F" w:rsidRDefault="00437E0F">
      <w:pPr>
        <w:pStyle w:val="CommentText"/>
      </w:pPr>
      <w:r>
        <w:t>There are still a fair number of typos in the text so please give this another careful reading after incorporating my revisions.</w:t>
      </w:r>
    </w:p>
  </w:comment>
  <w:comment w:id="2" w:author="Marc Johnson" w:date="2018-01-24T11:16:00Z" w:initials="MJ">
    <w:p w14:paraId="5CFCAD8B" w14:textId="18B6AF5D" w:rsidR="00FF1DA9" w:rsidRDefault="00FF1DA9">
      <w:pPr>
        <w:pStyle w:val="CommentText"/>
      </w:pPr>
      <w:r>
        <w:rPr>
          <w:rStyle w:val="CommentReference"/>
        </w:rPr>
        <w:annotationRef/>
      </w:r>
      <w:r>
        <w:t>Please check and confirm formatting conforms to Proc B standards. They are a little different.</w:t>
      </w:r>
    </w:p>
  </w:comment>
  <w:comment w:id="4" w:author="Marc Johnson" w:date="2018-01-24T11:17:00Z" w:initials="MJ">
    <w:p w14:paraId="33723F67" w14:textId="46CFF80F" w:rsidR="00FF1DA9" w:rsidRDefault="00FF1DA9">
      <w:pPr>
        <w:pStyle w:val="CommentText"/>
      </w:pPr>
      <w:r>
        <w:rPr>
          <w:rStyle w:val="CommentReference"/>
        </w:rPr>
        <w:annotationRef/>
      </w:r>
      <w:r>
        <w:t>Gene names are typically italicized, but are allele names? I am not sure if you</w:t>
      </w:r>
      <w:r w:rsidR="004D74E2">
        <w:t xml:space="preserve"> are trying to name the dominant alleles in this way or if you are trying to give the more generic gene name. If the latter, italicize Li as well.</w:t>
      </w:r>
    </w:p>
  </w:comment>
  <w:comment w:id="8" w:author="James Santangelo" w:date="2018-01-18T16:42:00Z" w:initials="JS">
    <w:p w14:paraId="58250232" w14:textId="4904AD9A" w:rsidR="006422B6" w:rsidRDefault="006422B6">
      <w:pPr>
        <w:pStyle w:val="CommentText"/>
      </w:pPr>
      <w:r>
        <w:rPr>
          <w:rStyle w:val="CommentReference"/>
        </w:rPr>
        <w:annotationRef/>
      </w:r>
      <w:r w:rsidR="00FC369D">
        <w:rPr>
          <w:rStyle w:val="CommentReference"/>
        </w:rPr>
        <w:t>R script to summarize simulation data is currently running.</w:t>
      </w:r>
    </w:p>
  </w:comment>
  <w:comment w:id="15" w:author="Marc Johnson" w:date="2018-01-24T11:24:00Z" w:initials="MJ">
    <w:p w14:paraId="0C330F09" w14:textId="7330E0D5" w:rsidR="001A73AA" w:rsidRDefault="001A73AA">
      <w:pPr>
        <w:pStyle w:val="CommentText"/>
      </w:pPr>
      <w:r>
        <w:rPr>
          <w:rStyle w:val="CommentReference"/>
        </w:rPr>
        <w:annotationRef/>
      </w:r>
      <w:r>
        <w:t>Please give the function</w:t>
      </w:r>
    </w:p>
  </w:comment>
  <w:comment w:id="17" w:author="James Santangelo" w:date="2018-01-03T14:29:00Z" w:initials="JS">
    <w:p w14:paraId="4C797F92" w14:textId="492B0680" w:rsidR="006F01B7" w:rsidRPr="006F01B7" w:rsidRDefault="006F01B7">
      <w:pPr>
        <w:pStyle w:val="CommentText"/>
      </w:pPr>
      <w:r>
        <w:rPr>
          <w:rStyle w:val="CommentReference"/>
        </w:rPr>
        <w:annotationRef/>
      </w:r>
      <w:r>
        <w:t>Rob—Do you have a good reference for the use of r</w:t>
      </w:r>
      <w:r w:rsidRPr="006F01B7">
        <w:rPr>
          <w:vertAlign w:val="superscript"/>
        </w:rPr>
        <w:t>2</w:t>
      </w:r>
      <w:r>
        <w:rPr>
          <w:vertAlign w:val="superscript"/>
        </w:rPr>
        <w:t xml:space="preserve"> </w:t>
      </w:r>
      <w:r>
        <w:t>as a measure of LD.</w:t>
      </w:r>
      <w:r w:rsidR="001A73AA">
        <w:t xml:space="preserve"> </w:t>
      </w:r>
    </w:p>
  </w:comment>
  <w:comment w:id="18" w:author="Marc Johnson" w:date="2018-01-24T11:25:00Z" w:initials="MJ">
    <w:p w14:paraId="67B512AE" w14:textId="4BC43DA4" w:rsidR="001A73AA" w:rsidRDefault="001A73AA">
      <w:pPr>
        <w:pStyle w:val="CommentText"/>
      </w:pPr>
      <w:r>
        <w:rPr>
          <w:rStyle w:val="CommentReference"/>
        </w:rPr>
        <w:annotationRef/>
      </w:r>
      <w:r>
        <w:t>Check Hartl and Clark, it is in there. Give page ref too.</w:t>
      </w:r>
    </w:p>
  </w:comment>
  <w:comment w:id="19" w:author="James Santangelo" w:date="2018-01-03T14:44:00Z" w:initials="JS">
    <w:p w14:paraId="46E8EF38" w14:textId="0495543C" w:rsidR="007E2F6B" w:rsidRPr="007E2F6B" w:rsidRDefault="007E2F6B">
      <w:pPr>
        <w:pStyle w:val="CommentText"/>
      </w:pPr>
      <w:r>
        <w:rPr>
          <w:rStyle w:val="CommentReference"/>
        </w:rPr>
        <w:annotationRef/>
      </w:r>
      <w:r>
        <w:t>Do we have a reference here that could strengthen this point? What is the range of r</w:t>
      </w:r>
      <w:r w:rsidRPr="007E2F6B">
        <w:rPr>
          <w:vertAlign w:val="superscript"/>
        </w:rPr>
        <w:t>2</w:t>
      </w:r>
      <w:r>
        <w:rPr>
          <w:vertAlign w:val="superscript"/>
        </w:rPr>
        <w:t xml:space="preserve"> </w:t>
      </w:r>
      <w:r>
        <w:t>values in laboratory/natural populations and is our max value smaller than these so that LD can be safely ignored?</w:t>
      </w:r>
    </w:p>
  </w:comment>
  <w:comment w:id="20" w:author="James Santangelo" w:date="2018-01-03T14:49:00Z" w:initials="JS">
    <w:p w14:paraId="2EDDB632" w14:textId="389A24F4" w:rsidR="00F87D7B" w:rsidRPr="00F87D7B" w:rsidRDefault="00F87D7B">
      <w:pPr>
        <w:pStyle w:val="CommentText"/>
      </w:pPr>
      <w:r>
        <w:rPr>
          <w:rStyle w:val="CommentReference"/>
        </w:rPr>
        <w:annotationRef/>
      </w:r>
      <w:r>
        <w:t xml:space="preserve">Is it worth mentioning something about how LD is stronger when selection is acting </w:t>
      </w:r>
      <w:r>
        <w:rPr>
          <w:i/>
        </w:rPr>
        <w:t xml:space="preserve">against </w:t>
      </w:r>
      <w:r>
        <w:t>HCN? I think it’s a cool result but not central to the paper. I also still have a hard time imagining why this is by at the very least is show that selection acting on an epistatic phenotype results in an asymmetrical build-up of LD</w:t>
      </w:r>
      <w:r w:rsidR="003A23B3">
        <w:t>, depending on the direction of selection</w:t>
      </w:r>
      <w:r>
        <w:t xml:space="preserve">.  </w:t>
      </w:r>
    </w:p>
  </w:comment>
  <w:comment w:id="32" w:author="Marc Johnson" w:date="2018-01-24T11:28:00Z" w:initials="MJ">
    <w:p w14:paraId="0F06B1DF" w14:textId="6A5B783D" w:rsidR="001A73AA" w:rsidRDefault="001A73AA">
      <w:pPr>
        <w:pStyle w:val="CommentText"/>
      </w:pPr>
      <w:r>
        <w:rPr>
          <w:rStyle w:val="CommentReference"/>
        </w:rPr>
        <w:annotationRef/>
      </w:r>
      <w:r>
        <w:t>Fill in for each please</w:t>
      </w:r>
    </w:p>
  </w:comment>
  <w:comment w:id="45" w:author="Marc Johnson" w:date="2018-01-24T11:32:00Z" w:initials="MJ">
    <w:p w14:paraId="554FD614" w14:textId="6F566F95" w:rsidR="001A73AA" w:rsidRDefault="001A73AA">
      <w:pPr>
        <w:pStyle w:val="CommentText"/>
      </w:pPr>
      <w:r>
        <w:t xml:space="preserve">Awkwardly worded, please </w:t>
      </w:r>
      <w:r>
        <w:rPr>
          <w:rStyle w:val="CommentReference"/>
        </w:rPr>
        <w:annotationRef/>
      </w:r>
      <w:r>
        <w:t>revise</w:t>
      </w:r>
    </w:p>
  </w:comment>
  <w:comment w:id="47" w:author="Marc Johnson" w:date="2018-01-24T11:32:00Z" w:initials="MJ">
    <w:p w14:paraId="3E34DC49" w14:textId="4A8C4D74" w:rsidR="001A73AA" w:rsidRDefault="001A73AA">
      <w:pPr>
        <w:pStyle w:val="CommentText"/>
      </w:pPr>
      <w:r>
        <w:rPr>
          <w:rStyle w:val="CommentReference"/>
        </w:rPr>
        <w:annotationRef/>
      </w:r>
      <w:r>
        <w:t>Title in right column should be capitalized. Lower case on y-axis title: “Mean slope”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FA8478" w15:done="0"/>
  <w15:commentEx w15:paraId="5CFCAD8B" w15:done="0"/>
  <w15:commentEx w15:paraId="33723F67" w15:done="0"/>
  <w15:commentEx w15:paraId="58250232" w15:done="0"/>
  <w15:commentEx w15:paraId="0C330F09" w15:done="0"/>
  <w15:commentEx w15:paraId="4C797F92" w15:done="0"/>
  <w15:commentEx w15:paraId="67B512AE" w15:paraIdParent="4C797F92" w15:done="0"/>
  <w15:commentEx w15:paraId="46E8EF38" w15:done="0"/>
  <w15:commentEx w15:paraId="2EDDB632" w15:done="0"/>
  <w15:commentEx w15:paraId="0F06B1DF" w15:done="0"/>
  <w15:commentEx w15:paraId="554FD614" w15:done="0"/>
  <w15:commentEx w15:paraId="3E34DC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FA8478" w16cid:durableId="1E1353E1"/>
  <w16cid:commentId w16cid:paraId="5CFCAD8B" w16cid:durableId="1E1353E2"/>
  <w16cid:commentId w16cid:paraId="33723F67" w16cid:durableId="1E1353E3"/>
  <w16cid:commentId w16cid:paraId="58250232" w16cid:durableId="1E0F122F"/>
  <w16cid:commentId w16cid:paraId="0C330F09" w16cid:durableId="1E1353E5"/>
  <w16cid:commentId w16cid:paraId="4C797F92" w16cid:durableId="1E0F1230"/>
  <w16cid:commentId w16cid:paraId="67B512AE" w16cid:durableId="1E1353E7"/>
  <w16cid:commentId w16cid:paraId="46E8EF38" w16cid:durableId="1E0F1231"/>
  <w16cid:commentId w16cid:paraId="2EDDB632" w16cid:durableId="1E0F1232"/>
  <w16cid:commentId w16cid:paraId="0F06B1DF" w16cid:durableId="1E1353EA"/>
  <w16cid:commentId w16cid:paraId="554FD614" w16cid:durableId="1E1353EB"/>
  <w16cid:commentId w16cid:paraId="3E34DC49" w16cid:durableId="1E1353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ohnson">
    <w15:presenceInfo w15:providerId="None" w15:userId="Marc Johnson"/>
  </w15:person>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334E7"/>
    <w:rsid w:val="001A522B"/>
    <w:rsid w:val="001A73AA"/>
    <w:rsid w:val="001B25D8"/>
    <w:rsid w:val="001F7C4E"/>
    <w:rsid w:val="00201DEB"/>
    <w:rsid w:val="0022289A"/>
    <w:rsid w:val="002C6022"/>
    <w:rsid w:val="002D1FAF"/>
    <w:rsid w:val="002F5234"/>
    <w:rsid w:val="002F733C"/>
    <w:rsid w:val="00323491"/>
    <w:rsid w:val="003251AB"/>
    <w:rsid w:val="00382686"/>
    <w:rsid w:val="003A23B3"/>
    <w:rsid w:val="003A39A9"/>
    <w:rsid w:val="003D4146"/>
    <w:rsid w:val="00437E0F"/>
    <w:rsid w:val="0048362F"/>
    <w:rsid w:val="004A372D"/>
    <w:rsid w:val="004D74E2"/>
    <w:rsid w:val="00526026"/>
    <w:rsid w:val="005C27B7"/>
    <w:rsid w:val="005D3ADB"/>
    <w:rsid w:val="005E2543"/>
    <w:rsid w:val="006422B6"/>
    <w:rsid w:val="00647EDF"/>
    <w:rsid w:val="006F01B7"/>
    <w:rsid w:val="0070471C"/>
    <w:rsid w:val="00770AD8"/>
    <w:rsid w:val="007D2F73"/>
    <w:rsid w:val="007E2F6B"/>
    <w:rsid w:val="008054DC"/>
    <w:rsid w:val="0084752B"/>
    <w:rsid w:val="008F2A3A"/>
    <w:rsid w:val="00994BC9"/>
    <w:rsid w:val="00997283"/>
    <w:rsid w:val="009A5E23"/>
    <w:rsid w:val="009E73E2"/>
    <w:rsid w:val="009F14A2"/>
    <w:rsid w:val="00A16426"/>
    <w:rsid w:val="00A22468"/>
    <w:rsid w:val="00A328DB"/>
    <w:rsid w:val="00A46B8E"/>
    <w:rsid w:val="00A83960"/>
    <w:rsid w:val="00AC24A7"/>
    <w:rsid w:val="00B217A0"/>
    <w:rsid w:val="00B23C1B"/>
    <w:rsid w:val="00B41B6F"/>
    <w:rsid w:val="00BE3681"/>
    <w:rsid w:val="00C057E7"/>
    <w:rsid w:val="00C34EAA"/>
    <w:rsid w:val="00C35587"/>
    <w:rsid w:val="00C976E5"/>
    <w:rsid w:val="00D519C0"/>
    <w:rsid w:val="00D968C5"/>
    <w:rsid w:val="00DC7148"/>
    <w:rsid w:val="00DD307F"/>
    <w:rsid w:val="00E073A5"/>
    <w:rsid w:val="00E549CB"/>
    <w:rsid w:val="00E6137C"/>
    <w:rsid w:val="00E82263"/>
    <w:rsid w:val="00E9427A"/>
    <w:rsid w:val="00F87D7B"/>
    <w:rsid w:val="00FA654D"/>
    <w:rsid w:val="00FC369D"/>
    <w:rsid w:val="00FD2A3E"/>
    <w:rsid w:val="00FF1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25669-5536-BA4B-8CEA-2812D1B4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2018-01-24T23:53:00Z</dcterms:created>
  <dcterms:modified xsi:type="dcterms:W3CDTF">2018-01-24T23:53:00Z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