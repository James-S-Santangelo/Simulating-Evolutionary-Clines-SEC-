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6EA21724"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del w:id="0" w:author="James Santangelo" w:date="2018-03-22T18:32:00Z">
        <w:r w:rsidR="00D519C0" w:rsidRPr="00F87D7B" w:rsidDel="0031540A">
          <w:rPr>
            <w:rFonts w:ascii="Times New Roman" w:hAnsi="Times New Roman" w:cs="Times New Roman"/>
            <w:b/>
            <w:sz w:val="28"/>
            <w:szCs w:val="28"/>
            <w:lang w:val="en-US"/>
          </w:rPr>
          <w:delText xml:space="preserve">Urban </w:delText>
        </w:r>
      </w:del>
      <w:ins w:id="1" w:author="James Santangelo" w:date="2018-03-22T18:32:00Z">
        <w:r w:rsidR="0031540A">
          <w:rPr>
            <w:rFonts w:ascii="Times New Roman" w:hAnsi="Times New Roman" w:cs="Times New Roman"/>
            <w:b/>
            <w:sz w:val="28"/>
            <w:szCs w:val="28"/>
            <w:lang w:val="en-US"/>
          </w:rPr>
          <w:t>Modern</w:t>
        </w:r>
        <w:r w:rsidR="0031540A" w:rsidRPr="00F87D7B">
          <w:rPr>
            <w:rFonts w:ascii="Times New Roman" w:hAnsi="Times New Roman" w:cs="Times New Roman"/>
            <w:b/>
            <w:sz w:val="28"/>
            <w:szCs w:val="28"/>
            <w:lang w:val="en-US"/>
          </w:rPr>
          <w:t xml:space="preserve"> </w:t>
        </w:r>
      </w:ins>
      <w:r w:rsidR="00D519C0" w:rsidRPr="00F87D7B">
        <w:rPr>
          <w:rFonts w:ascii="Times New Roman" w:hAnsi="Times New Roman" w:cs="Times New Roman"/>
          <w:b/>
          <w:sz w:val="28"/>
          <w:szCs w:val="28"/>
          <w:lang w:val="en-US"/>
        </w:rPr>
        <w:t>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ins w:id="2" w:author="James Santangelo" w:date="2018-03-14T15:44:00Z"/>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ins w:id="3" w:author="James Santangelo" w:date="2018-03-14T15:44:00Z"/>
          <w:rFonts w:ascii="Times New Roman" w:hAnsi="Times New Roman" w:cs="Times New Roman"/>
          <w:b/>
        </w:rPr>
      </w:pPr>
    </w:p>
    <w:p w14:paraId="6F3DB125" w14:textId="430A55E7" w:rsidR="00F359CF" w:rsidRDefault="00F359CF">
      <w:pPr>
        <w:rPr>
          <w:rFonts w:ascii="Times New Roman" w:hAnsi="Times New Roman" w:cs="Times New Roman"/>
          <w:b/>
        </w:rPr>
      </w:pPr>
      <w:ins w:id="4" w:author="James Santangelo" w:date="2018-03-14T15:44:00Z">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ins>
    </w:p>
    <w:p w14:paraId="0FC0BC79" w14:textId="5484E430" w:rsidR="003E09CC" w:rsidRPr="002544F7" w:rsidRDefault="00F359CF">
      <w:pPr>
        <w:rPr>
          <w:rFonts w:ascii="Times New Roman" w:hAnsi="Times New Roman" w:cs="Times New Roman"/>
          <w:rPrChange w:id="5" w:author="James Santangelo" w:date="2018-03-14T15:47:00Z">
            <w:rPr>
              <w:rFonts w:ascii="Times New Roman" w:hAnsi="Times New Roman" w:cs="Times New Roman"/>
              <w:b/>
            </w:rPr>
          </w:rPrChange>
        </w:rPr>
      </w:pPr>
      <w:ins w:id="6" w:author="James Santangelo" w:date="2018-03-14T15:45:00Z">
        <w:r>
          <w:rPr>
            <w:rFonts w:ascii="Times New Roman" w:hAnsi="Times New Roman" w:cs="Times New Roman"/>
            <w:b/>
          </w:rPr>
          <w:t xml:space="preserve">Figure S1: </w:t>
        </w:r>
        <w:r>
          <w:rPr>
            <w:rFonts w:ascii="Times New Roman" w:hAnsi="Times New Roman" w:cs="Times New Roman"/>
          </w:rPr>
          <w:t xml:space="preserve">Distribution of slopes </w:t>
        </w:r>
      </w:ins>
      <w:ins w:id="7" w:author="James Santangelo" w:date="2018-03-14T15:46:00Z">
        <w:r w:rsidR="002544F7">
          <w:rPr>
            <w:rFonts w:ascii="Times New Roman" w:hAnsi="Times New Roman" w:cs="Times New Roman"/>
          </w:rPr>
          <w:t xml:space="preserve">from 1000 simulations for drift scenario 1 (i.e. gradient in carrying capacity, red) and drift scenario 2 (i.e. serial founder events, blue). </w:t>
        </w:r>
      </w:ins>
      <w:ins w:id="8" w:author="James Santangelo" w:date="2018-03-14T15:47:00Z">
        <w:r w:rsidR="002544F7">
          <w:rPr>
            <w:rFonts w:ascii="Times New Roman" w:hAnsi="Times New Roman" w:cs="Times New Roman"/>
          </w:rPr>
          <w:t xml:space="preserve">Slopes from </w:t>
        </w:r>
      </w:ins>
      <w:ins w:id="9" w:author="James Santangelo" w:date="2018-03-14T15:48:00Z">
        <w:r w:rsidR="002544F7">
          <w:rPr>
            <w:rFonts w:ascii="Times New Roman" w:hAnsi="Times New Roman" w:cs="Times New Roman"/>
          </w:rPr>
          <w:t xml:space="preserve">both scenarios are plotted based on the parameter combinations that produced the strongest clines: slopes from </w:t>
        </w:r>
      </w:ins>
      <w:ins w:id="10" w:author="James Santangelo" w:date="2018-03-14T15:47:00Z">
        <w:r w:rsidR="002544F7">
          <w:rPr>
            <w:rFonts w:ascii="Times New Roman" w:hAnsi="Times New Roman" w:cs="Times New Roman"/>
          </w:rPr>
          <w:t xml:space="preserve">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w:t>
        </w:r>
      </w:ins>
      <w:ins w:id="11" w:author="James Santangelo" w:date="2018-03-14T15:49:00Z">
        <w:r w:rsidR="002544F7">
          <w:rPr>
            <w:rFonts w:ascii="Times New Roman" w:hAnsi="Times New Roman" w:cs="Times New Roman"/>
          </w:rPr>
          <w:t>simulations involving intermediate founding proportions (proportion = 0.2). Slopes from both scenarios were simulated in the absence</w:t>
        </w:r>
      </w:ins>
      <w:ins w:id="12" w:author="James Santangelo" w:date="2018-03-14T15:50:00Z">
        <w:r w:rsidR="002544F7">
          <w:rPr>
            <w:rFonts w:ascii="Times New Roman" w:hAnsi="Times New Roman" w:cs="Times New Roman"/>
          </w:rPr>
          <w:t xml:space="preserv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ins>
      <w:ins w:id="13" w:author="James Santangelo" w:date="2018-03-16T08:54:00Z">
        <w:r w:rsidR="00E66798">
          <w:rPr>
            <w:rFonts w:ascii="Times New Roman" w:hAnsi="Times New Roman" w:cs="Times New Roman"/>
          </w:rPr>
          <w:t xml:space="preserve">Black dashed line represents a slope of zero. </w:t>
        </w:r>
      </w:ins>
      <w:ins w:id="14" w:author="James Santangelo" w:date="2018-03-14T15:50:00Z">
        <w:r w:rsidR="002544F7">
          <w:rPr>
            <w:rFonts w:ascii="Times New Roman" w:hAnsi="Times New Roman" w:cs="Times New Roman"/>
          </w:rPr>
          <w:t xml:space="preserve">While drift scenario 2 generated more negative clines and clines of more extreme magnitude, the </w:t>
        </w:r>
      </w:ins>
      <w:ins w:id="15" w:author="James Santangelo" w:date="2018-03-14T15:52:00Z">
        <w:r w:rsidR="002544F7">
          <w:rPr>
            <w:rFonts w:ascii="Times New Roman" w:hAnsi="Times New Roman" w:cs="Times New Roman"/>
          </w:rPr>
          <w:t>distributions</w:t>
        </w:r>
      </w:ins>
      <w:ins w:id="16" w:author="James Santangelo" w:date="2018-03-14T15:50:00Z">
        <w:r w:rsidR="002544F7">
          <w:rPr>
            <w:rFonts w:ascii="Times New Roman" w:hAnsi="Times New Roman" w:cs="Times New Roman"/>
          </w:rPr>
          <w:t xml:space="preserve"> are largely overlapping and there is little difference in mean slope across </w:t>
        </w:r>
      </w:ins>
      <w:ins w:id="17" w:author="James Santangelo" w:date="2018-03-14T15:51:00Z">
        <w:r w:rsidR="002544F7">
          <w:rPr>
            <w:rFonts w:ascii="Times New Roman" w:hAnsi="Times New Roman" w:cs="Times New Roman"/>
          </w:rPr>
          <w:t>all</w:t>
        </w:r>
      </w:ins>
      <w:ins w:id="18" w:author="James Santangelo" w:date="2018-03-14T15:50:00Z">
        <w:r w:rsidR="002544F7">
          <w:rPr>
            <w:rFonts w:ascii="Times New Roman" w:hAnsi="Times New Roman" w:cs="Times New Roman"/>
          </w:rPr>
          <w:t xml:space="preserve"> </w:t>
        </w:r>
      </w:ins>
      <w:ins w:id="19" w:author="James Santangelo" w:date="2018-03-14T15:51:00Z">
        <w:r w:rsidR="002544F7">
          <w:rPr>
            <w:rFonts w:ascii="Times New Roman" w:hAnsi="Times New Roman" w:cs="Times New Roman"/>
          </w:rPr>
          <w:t>1000 simulations for both scenari</w:t>
        </w:r>
        <w:r w:rsidR="00E66798">
          <w:rPr>
            <w:rFonts w:ascii="Times New Roman" w:hAnsi="Times New Roman" w:cs="Times New Roman"/>
          </w:rPr>
          <w:t>os (red and blue dashed lines).</w:t>
        </w:r>
      </w:ins>
      <w:ins w:id="20" w:author="James Santangelo" w:date="2018-03-14T15:52:00Z">
        <w:r w:rsidR="002544F7">
          <w:rPr>
            <w:rFonts w:ascii="Times New Roman" w:hAnsi="Times New Roman" w:cs="Times New Roman"/>
          </w:rPr>
          <w:t xml:space="preserve">Thus, </w:t>
        </w:r>
      </w:ins>
      <w:ins w:id="21" w:author="James Santangelo" w:date="2018-03-14T15:53:00Z">
        <w:r w:rsidR="002544F7">
          <w:rPr>
            <w:rFonts w:ascii="Times New Roman" w:hAnsi="Times New Roman" w:cs="Times New Roman"/>
          </w:rPr>
          <w:t xml:space="preserve">independent of drift scenario, our key result remains the same: gradients in the strength of drift lead to parallel clines in the frequency of HCN. </w:t>
        </w:r>
      </w:ins>
      <w:ins w:id="22" w:author="James Santangelo" w:date="2018-03-14T15:49:00Z">
        <w:r w:rsidR="002544F7">
          <w:rPr>
            <w:rFonts w:ascii="Times New Roman" w:hAnsi="Times New Roman" w:cs="Times New Roman"/>
          </w:rPr>
          <w:t xml:space="preserve"> </w:t>
        </w:r>
      </w:ins>
    </w:p>
    <w:p w14:paraId="744B254C" w14:textId="37A09372" w:rsidR="003E09CC" w:rsidRDefault="00145EE9">
      <w:pPr>
        <w:rPr>
          <w:rFonts w:ascii="Times New Roman" w:hAnsi="Times New Roman" w:cs="Times New Roman"/>
          <w:b/>
        </w:rPr>
      </w:pPr>
      <w:ins w:id="23" w:author="James Santangelo" w:date="2018-03-14T12:39:00Z">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ins>
    </w:p>
    <w:p w14:paraId="1A7EB0A8" w14:textId="626C8EFA" w:rsidR="00F359CF" w:rsidRDefault="00E17777">
      <w:pPr>
        <w:rPr>
          <w:ins w:id="24" w:author="James Santangelo" w:date="2018-03-14T15:45:00Z"/>
          <w:rFonts w:ascii="Times New Roman" w:hAnsi="Times New Roman" w:cs="Times New Roman"/>
        </w:rPr>
      </w:pPr>
      <w:ins w:id="25" w:author="James Santangelo" w:date="2018-03-14T12:14:00Z">
        <w:r>
          <w:rPr>
            <w:rFonts w:ascii="Times New Roman" w:hAnsi="Times New Roman" w:cs="Times New Roman"/>
            <w:b/>
          </w:rPr>
          <w:t>Figure S</w:t>
        </w:r>
      </w:ins>
      <w:ins w:id="26" w:author="James Santangelo" w:date="2018-03-14T15:56:00Z">
        <w:r>
          <w:rPr>
            <w:rFonts w:ascii="Times New Roman" w:hAnsi="Times New Roman" w:cs="Times New Roman"/>
            <w:b/>
          </w:rPr>
          <w:t>2</w:t>
        </w:r>
      </w:ins>
      <w:ins w:id="27" w:author="James Santangelo" w:date="2018-03-14T12:14:00Z">
        <w:r w:rsidR="003E09CC">
          <w:rPr>
            <w:rFonts w:ascii="Times New Roman" w:hAnsi="Times New Roman" w:cs="Times New Roman"/>
            <w:b/>
          </w:rPr>
          <w:t xml:space="preserve">: </w:t>
        </w:r>
        <w:r w:rsidR="003E09CC">
          <w:rPr>
            <w:rFonts w:ascii="Times New Roman" w:hAnsi="Times New Roman" w:cs="Times New Roman"/>
          </w:rPr>
          <w:t>Serial founder events</w:t>
        </w:r>
      </w:ins>
      <w:r w:rsidR="0048309F">
        <w:rPr>
          <w:rFonts w:ascii="Times New Roman" w:hAnsi="Times New Roman" w:cs="Times New Roman"/>
        </w:rPr>
        <w:t xml:space="preserve"> </w:t>
      </w:r>
      <w:ins w:id="28" w:author="James Santangelo" w:date="2018-03-14T17:26:00Z">
        <w:r w:rsidR="0048309F">
          <w:rPr>
            <w:rFonts w:ascii="Times New Roman" w:hAnsi="Times New Roman" w:cs="Times New Roman"/>
          </w:rPr>
          <w:t>(i.e. drift scenario 2)</w:t>
        </w:r>
      </w:ins>
      <w:ins w:id="29" w:author="James Santangelo" w:date="2018-03-14T12:14:00Z">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ins>
      <w:ins w:id="30" w:author="James Santangelo" w:date="2018-03-14T12:15:00Z">
        <w:r w:rsidR="003E09CC">
          <w:rPr>
            <w:rFonts w:ascii="Times New Roman" w:hAnsi="Times New Roman" w:cs="Times New Roman"/>
            <w:i/>
          </w:rPr>
          <w:t xml:space="preserve">K </w:t>
        </w:r>
        <w:r w:rsidR="003E09CC">
          <w:rPr>
            <w:rFonts w:ascii="Times New Roman" w:hAnsi="Times New Roman" w:cs="Times New Roman"/>
          </w:rPr>
          <w:t xml:space="preserve">= 1000) once it has been founded. </w:t>
        </w:r>
      </w:ins>
      <w:ins w:id="31" w:author="James Santangelo" w:date="2018-03-14T12:16:00Z">
        <w:r w:rsidR="003E09CC">
          <w:rPr>
            <w:rFonts w:ascii="Times New Roman" w:hAnsi="Times New Roman" w:cs="Times New Roman"/>
          </w:rPr>
          <w:t>Points in (</w:t>
        </w:r>
      </w:ins>
      <w:ins w:id="32" w:author="James Santangelo" w:date="2018-03-14T12:17:00Z">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ins>
      <w:ins w:id="33" w:author="James Santangelo" w:date="2018-03-14T12:42:00Z">
        <w:r w:rsidR="002E27EB">
          <w:rPr>
            <w:rFonts w:ascii="Times New Roman" w:hAnsi="Times New Roman" w:cs="Times New Roman"/>
          </w:rPr>
          <w:t>generations</w:t>
        </w:r>
      </w:ins>
      <w:ins w:id="34" w:author="James Santangelo" w:date="2018-03-14T12:17:00Z">
        <w:r w:rsidR="00AF7288">
          <w:rPr>
            <w:rFonts w:ascii="Times New Roman" w:hAnsi="Times New Roman" w:cs="Times New Roman"/>
          </w:rPr>
          <w:t xml:space="preserve"> between simulations. </w:t>
        </w:r>
      </w:ins>
    </w:p>
    <w:p w14:paraId="57974AE2" w14:textId="77777777" w:rsidR="00F359CF" w:rsidRDefault="00F359CF">
      <w:pPr>
        <w:rPr>
          <w:ins w:id="35" w:author="James Santangelo" w:date="2018-03-14T15:45:00Z"/>
          <w:rFonts w:ascii="Times New Roman" w:hAnsi="Times New Roman" w:cs="Times New Roman"/>
        </w:rPr>
        <w:sectPr w:rsidR="00F359CF" w:rsidSect="00C35587">
          <w:footerReference w:type="even" r:id="rId10"/>
          <w:footerReference w:type="default" r:id="rId11"/>
          <w:pgSz w:w="12240" w:h="15840"/>
          <w:pgMar w:top="1440" w:right="1440" w:bottom="1440" w:left="1440" w:header="708" w:footer="708" w:gutter="0"/>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272" cy="6016835"/>
                    </a:xfrm>
                    <a:prstGeom prst="rect">
                      <a:avLst/>
                    </a:prstGeom>
                  </pic:spPr>
                </pic:pic>
              </a:graphicData>
            </a:graphic>
          </wp:inline>
        </w:drawing>
      </w:r>
    </w:p>
    <w:p w14:paraId="35AEF99A" w14:textId="5B50CDED"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S</w:t>
      </w:r>
      <w:ins w:id="45" w:author="James Santangelo" w:date="2018-03-14T15:56:00Z">
        <w:r w:rsidR="00E17777">
          <w:rPr>
            <w:rFonts w:ascii="Times New Roman" w:hAnsi="Times New Roman" w:cs="Times New Roman"/>
            <w:b/>
          </w:rPr>
          <w:t>3</w:t>
        </w:r>
      </w:ins>
      <w:del w:id="46" w:author="James Santangelo" w:date="2018-03-14T12:18:00Z">
        <w:r w:rsidDel="00AF7288">
          <w:rPr>
            <w:rFonts w:ascii="Times New Roman" w:hAnsi="Times New Roman" w:cs="Times New Roman"/>
            <w:b/>
          </w:rPr>
          <w:delText>1</w:delText>
        </w:r>
      </w:del>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ins w:id="47" w:author="James Santangelo" w:date="2018-03-14T17:26:00Z">
        <w:r w:rsidR="0048309F">
          <w:rPr>
            <w:rFonts w:ascii="Times New Roman" w:hAnsi="Times New Roman" w:cs="Times New Roman"/>
          </w:rPr>
          <w:t xml:space="preserve">i.e. </w:t>
        </w:r>
      </w:ins>
      <w:r>
        <w:rPr>
          <w:rFonts w:ascii="Times New Roman" w:hAnsi="Times New Roman" w:cs="Times New Roman"/>
        </w:rPr>
        <w:t xml:space="preserve">drift scenario 2) </w:t>
      </w:r>
      <w:r w:rsidRPr="00CB0ADF">
        <w:rPr>
          <w:rFonts w:ascii="Times New Roman" w:hAnsi="Times New Roman" w:cs="Times New Roman"/>
        </w:rPr>
        <w:t>influenced the mean strength of clines and the proportion of significa</w:t>
      </w:r>
      <w:del w:id="48" w:author="Unknown">
        <w:r w:rsidRPr="00CB0ADF" w:rsidDel="00F359CF">
          <w:rPr>
            <w:rFonts w:ascii="Times New Roman" w:hAnsi="Times New Roman" w:cs="Times New Roman"/>
          </w:rPr>
          <w:delText>n</w:delText>
        </w:r>
      </w:del>
      <w:ins w:id="49" w:author="James Santangelo" w:date="2018-03-14T15:45:00Z">
        <w:r w:rsidRPr="00CB0ADF">
          <w:rPr>
            <w:rFonts w:ascii="Times New Roman" w:hAnsi="Times New Roman" w:cs="Times New Roman"/>
          </w:rPr>
          <w:t>t</w:t>
        </w:r>
      </w:ins>
      <w:r w:rsidRPr="00CB0ADF">
        <w:rPr>
          <w:rFonts w:ascii="Times New Roman" w:hAnsi="Times New Roman" w:cs="Times New Roman"/>
        </w:rPr>
        <w:t xml:space="preserve">ly </w:t>
      </w:r>
      <w:r>
        <w:rPr>
          <w:rFonts w:ascii="Times New Roman" w:hAnsi="Times New Roman" w:cs="Times New Roman"/>
        </w:rPr>
        <w:t xml:space="preserve">positive and negative clines. The strength of founder events </w:t>
      </w:r>
      <w:del w:id="50" w:author="James Santangelo" w:date="2018-03-14T17:26:00Z">
        <w:r w:rsidDel="0048309F">
          <w:rPr>
            <w:rFonts w:ascii="Times New Roman" w:hAnsi="Times New Roman" w:cs="Times New Roman"/>
          </w:rPr>
          <w:delText xml:space="preserve">are </w:delText>
        </w:r>
      </w:del>
      <w:ins w:id="51" w:author="James Santangelo" w:date="2018-03-14T17:26:00Z">
        <w:r w:rsidR="0048309F">
          <w:rPr>
            <w:rFonts w:ascii="Times New Roman" w:hAnsi="Times New Roman" w:cs="Times New Roman"/>
          </w:rPr>
          <w:t xml:space="preserve">is </w:t>
        </w:r>
      </w:ins>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802380"/>
                    </a:xfrm>
                    <a:prstGeom prst="rect">
                      <a:avLst/>
                    </a:prstGeom>
                  </pic:spPr>
                </pic:pic>
              </a:graphicData>
            </a:graphic>
          </wp:inline>
        </w:drawing>
      </w:r>
    </w:p>
    <w:p w14:paraId="5A6FF400" w14:textId="2A4320C6" w:rsidR="006263EA" w:rsidRDefault="006263EA" w:rsidP="006263EA">
      <w:pPr>
        <w:spacing w:line="276" w:lineRule="auto"/>
        <w:rPr>
          <w:rFonts w:ascii="Times New Roman" w:hAnsi="Times New Roman" w:cs="Times New Roman"/>
        </w:rPr>
        <w:sectPr w:rsidR="006263EA" w:rsidSect="006263EA">
          <w:footerReference w:type="even" r:id="rId14"/>
          <w:footerReference w:type="default" r:id="rId15"/>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52" w:author="James Santangelo" w:date="2018-03-14T15:56:00Z">
        <w:r w:rsidR="00E17777">
          <w:rPr>
            <w:rFonts w:ascii="Times New Roman" w:hAnsi="Times New Roman" w:cs="Times New Roman"/>
            <w:b/>
          </w:rPr>
          <w:t>4</w:t>
        </w:r>
      </w:ins>
      <w:del w:id="53" w:author="James Santangelo" w:date="2018-03-14T12:18:00Z">
        <w:r w:rsidDel="00AF7288">
          <w:rPr>
            <w:rFonts w:ascii="Times New Roman" w:hAnsi="Times New Roman" w:cs="Times New Roman"/>
            <w:b/>
          </w:rPr>
          <w:delText>2</w:delText>
        </w:r>
      </w:del>
      <w:r w:rsidRPr="00CB0ADF">
        <w:rPr>
          <w:rFonts w:ascii="Times New Roman" w:hAnsi="Times New Roman" w:cs="Times New Roman"/>
          <w:b/>
        </w:rPr>
        <w:t>:</w:t>
      </w:r>
      <w:r w:rsidRPr="00CB0ADF">
        <w:rPr>
          <w:rFonts w:ascii="Times New Roman" w:hAnsi="Times New Roman" w:cs="Times New Roman"/>
        </w:rPr>
        <w:t xml:space="preserve"> The strength of founder events </w:t>
      </w:r>
      <w:ins w:id="54" w:author="James Santangelo" w:date="2018-03-14T17:26:00Z">
        <w:r w:rsidR="0048309F">
          <w:rPr>
            <w:rFonts w:ascii="Times New Roman" w:hAnsi="Times New Roman" w:cs="Times New Roman"/>
          </w:rPr>
          <w:t xml:space="preserve">(i.e. drift scenario 2) </w:t>
        </w:r>
      </w:ins>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-values and R</w:t>
      </w:r>
      <w:r w:rsidRPr="000D475F">
        <w:rPr>
          <w:rFonts w:ascii="Times New Roman" w:hAnsi="Times New Roman" w:cs="Times New Roman"/>
          <w:vertAlign w:val="superscript"/>
        </w:rPr>
        <w:t>2</w:t>
      </w:r>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7225" cy="4218485"/>
                    </a:xfrm>
                    <a:prstGeom prst="rect">
                      <a:avLst/>
                    </a:prstGeom>
                  </pic:spPr>
                </pic:pic>
              </a:graphicData>
            </a:graphic>
          </wp:inline>
        </w:drawing>
      </w:r>
    </w:p>
    <w:p w14:paraId="4A445E5F" w14:textId="2700D55B"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55" w:author="James Santangelo" w:date="2018-03-14T15:56:00Z">
        <w:r w:rsidR="00E17777">
          <w:rPr>
            <w:rFonts w:ascii="Times New Roman" w:hAnsi="Times New Roman" w:cs="Times New Roman"/>
            <w:b/>
          </w:rPr>
          <w:t>5</w:t>
        </w:r>
      </w:ins>
      <w:del w:id="56" w:author="James Santangelo" w:date="2018-03-14T12:18:00Z">
        <w:r w:rsidDel="00AF7288">
          <w:rPr>
            <w:rFonts w:ascii="Times New Roman" w:hAnsi="Times New Roman" w:cs="Times New Roman"/>
            <w:b/>
          </w:rPr>
          <w:delText>3</w:delText>
        </w:r>
      </w:del>
      <w:r>
        <w:rPr>
          <w:rFonts w:ascii="Times New Roman" w:hAnsi="Times New Roman" w:cs="Times New Roman"/>
          <w:b/>
        </w:rPr>
        <w:t xml:space="preserve">: </w:t>
      </w:r>
      <w:r>
        <w:rPr>
          <w:rFonts w:ascii="Times New Roman" w:hAnsi="Times New Roman" w:cs="Times New Roman"/>
        </w:rPr>
        <w:t xml:space="preserve">Serial founder events </w:t>
      </w:r>
      <w:ins w:id="57" w:author="James Santangelo" w:date="2018-03-14T17:27:00Z">
        <w:r w:rsidR="0048309F">
          <w:rPr>
            <w:rFonts w:ascii="Times New Roman" w:hAnsi="Times New Roman" w:cs="Times New Roman"/>
          </w:rPr>
          <w:t xml:space="preserve">(i.e. drift scenario 2) </w:t>
        </w:r>
      </w:ins>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58" w:author="James Santangelo" w:date="2018-03-14T17:27: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59" w:author="James Santangelo" w:date="2018-03-14T17:27: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060" cy="5695758"/>
                    </a:xfrm>
                    <a:prstGeom prst="rect">
                      <a:avLst/>
                    </a:prstGeom>
                  </pic:spPr>
                </pic:pic>
              </a:graphicData>
            </a:graphic>
          </wp:inline>
        </w:drawing>
      </w:r>
    </w:p>
    <w:p w14:paraId="0C84834C" w14:textId="039E9D67"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Figure S</w:t>
      </w:r>
      <w:ins w:id="60" w:author="James Santangelo" w:date="2018-03-14T15:56:00Z">
        <w:r w:rsidR="00E17777">
          <w:rPr>
            <w:rFonts w:ascii="Times New Roman" w:hAnsi="Times New Roman" w:cs="Times New Roman"/>
            <w:b/>
          </w:rPr>
          <w:t>6</w:t>
        </w:r>
      </w:ins>
      <w:del w:id="61" w:author="James Santangelo" w:date="2018-03-14T12:18:00Z">
        <w:r w:rsidDel="00AF7288">
          <w:rPr>
            <w:rFonts w:ascii="Times New Roman" w:hAnsi="Times New Roman" w:cs="Times New Roman"/>
            <w:b/>
          </w:rPr>
          <w:delText>4</w:delText>
        </w:r>
      </w:del>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4515" cy="3738999"/>
                    </a:xfrm>
                    <a:prstGeom prst="rect">
                      <a:avLst/>
                    </a:prstGeom>
                  </pic:spPr>
                </pic:pic>
              </a:graphicData>
            </a:graphic>
          </wp:inline>
        </w:drawing>
      </w:r>
    </w:p>
    <w:p w14:paraId="17D77900" w14:textId="254BD0A5"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62" w:author="James Santangelo" w:date="2018-03-14T15:56:00Z">
        <w:r w:rsidR="00E17777">
          <w:rPr>
            <w:rFonts w:ascii="Times New Roman" w:hAnsi="Times New Roman" w:cs="Times New Roman"/>
            <w:b/>
          </w:rPr>
          <w:t>7</w:t>
        </w:r>
      </w:ins>
      <w:del w:id="63" w:author="James Santangelo" w:date="2018-03-14T12:18:00Z">
        <w:r w:rsidDel="00AF7288">
          <w:rPr>
            <w:rFonts w:ascii="Times New Roman" w:hAnsi="Times New Roman" w:cs="Times New Roman"/>
            <w:b/>
          </w:rPr>
          <w:delText>5</w:delText>
        </w:r>
      </w:del>
      <w:r>
        <w:rPr>
          <w:rFonts w:ascii="Times New Roman" w:hAnsi="Times New Roman" w:cs="Times New Roman"/>
          <w:b/>
        </w:rPr>
        <w:t xml:space="preserve">: </w:t>
      </w:r>
      <w:r>
        <w:rPr>
          <w:rFonts w:ascii="Times New Roman" w:hAnsi="Times New Roman" w:cs="Times New Roman"/>
        </w:rPr>
        <w:t xml:space="preserve">Serial founder events </w:t>
      </w:r>
      <w:ins w:id="64" w:author="James Santangelo" w:date="2018-03-14T17:38:00Z">
        <w:r w:rsidR="0048309F">
          <w:rPr>
            <w:rFonts w:ascii="Times New Roman" w:hAnsi="Times New Roman" w:cs="Times New Roman"/>
          </w:rPr>
          <w:t xml:space="preserve">(i.e. drift scenario 2) </w:t>
        </w:r>
      </w:ins>
      <w:del w:id="65" w:author="James Santangelo" w:date="2018-03-14T17:38:00Z">
        <w:r w:rsidR="0048309F" w:rsidDel="0048309F">
          <w:rPr>
            <w:rFonts w:ascii="Times New Roman" w:hAnsi="Times New Roman" w:cs="Times New Roman"/>
          </w:rPr>
          <w:delText xml:space="preserve">(i.e. drift scenario 2) </w:delText>
        </w:r>
      </w:del>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66" w:author="James Santangelo" w:date="2018-03-14T17:39: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67" w:author="James Santangelo" w:date="2018-03-14T17:39: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7945"/>
                    </a:xfrm>
                    <a:prstGeom prst="rect">
                      <a:avLst/>
                    </a:prstGeom>
                  </pic:spPr>
                </pic:pic>
              </a:graphicData>
            </a:graphic>
          </wp:inline>
        </w:drawing>
      </w:r>
    </w:p>
    <w:p w14:paraId="27F8FF24" w14:textId="7A3B1F77"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r w:rsidR="006263EA">
        <w:rPr>
          <w:rFonts w:ascii="Times New Roman" w:hAnsi="Times New Roman" w:cs="Times New Roman"/>
          <w:b/>
        </w:rPr>
        <w:t>S</w:t>
      </w:r>
      <w:ins w:id="68" w:author="James Santangelo" w:date="2018-03-14T15:56:00Z">
        <w:r w:rsidR="00E17777">
          <w:rPr>
            <w:rFonts w:ascii="Times New Roman" w:hAnsi="Times New Roman" w:cs="Times New Roman"/>
            <w:b/>
          </w:rPr>
          <w:t>8</w:t>
        </w:r>
      </w:ins>
      <w:del w:id="69" w:author="James Santangelo" w:date="2018-03-14T12:18:00Z">
        <w:r w:rsidR="006263EA" w:rsidDel="00AF7288">
          <w:rPr>
            <w:rFonts w:ascii="Times New Roman" w:hAnsi="Times New Roman" w:cs="Times New Roman"/>
            <w:b/>
          </w:rPr>
          <w:delText>6</w:delText>
        </w:r>
      </w:del>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ins w:id="70" w:author="James Santangelo" w:date="2018-03-13T09:30:00Z">
        <w:r w:rsidR="002F6F7F">
          <w:rPr>
            <w:rFonts w:ascii="Times New Roman" w:hAnsi="Times New Roman" w:cs="Times New Roman"/>
          </w:rPr>
          <w:t>S</w:t>
        </w:r>
      </w:ins>
      <w:r w:rsidRPr="00353D38">
        <w:rPr>
          <w:rFonts w:ascii="Times New Roman" w:hAnsi="Times New Roman" w:cs="Times New Roman"/>
        </w:rPr>
        <w:t>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ins w:id="71" w:author="James Santangelo" w:date="2018-03-13T09:33:00Z">
        <w:r w:rsidR="002F6F7F">
          <w:rPr>
            <w:rFonts w:ascii="Times New Roman" w:hAnsi="Times New Roman" w:cs="Times New Roman"/>
          </w:rPr>
          <w:t xml:space="preserve"> and finally colonization of adjacent patches</w:t>
        </w:r>
      </w:ins>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435CA2E4"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72" w:author="James Santangelo" w:date="2018-03-14T15:56:00Z">
        <w:r w:rsidR="00E17777">
          <w:rPr>
            <w:rFonts w:ascii="Times New Roman" w:hAnsi="Times New Roman" w:cs="Times New Roman"/>
            <w:b/>
          </w:rPr>
          <w:t>9</w:t>
        </w:r>
      </w:ins>
      <w:del w:id="73" w:author="James Santangelo" w:date="2018-03-14T12:18:00Z">
        <w:r w:rsidDel="00AF7288">
          <w:rPr>
            <w:rFonts w:ascii="Times New Roman" w:hAnsi="Times New Roman" w:cs="Times New Roman"/>
            <w:b/>
          </w:rPr>
          <w:delText>7</w:delText>
        </w:r>
      </w:del>
      <w:r w:rsidR="00C853D7" w:rsidRPr="00353D38">
        <w:rPr>
          <w:rFonts w:ascii="Times New Roman" w:hAnsi="Times New Roman" w:cs="Times New Roman"/>
          <w:b/>
        </w:rPr>
        <w:t xml:space="preserve">: </w:t>
      </w:r>
      <w:r w:rsidR="00C853D7"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21">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9A0CE2C"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Figure S</w:t>
      </w:r>
      <w:ins w:id="74" w:author="James Santangelo" w:date="2018-03-14T15:56:00Z">
        <w:r w:rsidR="00E17777">
          <w:rPr>
            <w:rFonts w:ascii="Times New Roman" w:hAnsi="Times New Roman" w:cs="Times New Roman"/>
            <w:b/>
          </w:rPr>
          <w:t>10</w:t>
        </w:r>
      </w:ins>
      <w:del w:id="75" w:author="James Santangelo" w:date="2018-03-14T12:18:00Z">
        <w:r w:rsidDel="00AF7288">
          <w:rPr>
            <w:rFonts w:ascii="Times New Roman" w:hAnsi="Times New Roman" w:cs="Times New Roman"/>
            <w:b/>
          </w:rPr>
          <w:delText>8</w:delText>
        </w:r>
      </w:del>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239" cy="6004666"/>
                    </a:xfrm>
                    <a:prstGeom prst="rect">
                      <a:avLst/>
                    </a:prstGeom>
                  </pic:spPr>
                </pic:pic>
              </a:graphicData>
            </a:graphic>
          </wp:inline>
        </w:drawing>
      </w:r>
    </w:p>
    <w:p w14:paraId="235954D4" w14:textId="0EE5A912" w:rsidR="009A045C" w:rsidRDefault="006263EA" w:rsidP="00E15D5E">
      <w:pPr>
        <w:spacing w:line="276" w:lineRule="auto"/>
        <w:rPr>
          <w:rFonts w:ascii="Times New Roman" w:hAnsi="Times New Roman" w:cs="Times New Roman"/>
        </w:rPr>
      </w:pPr>
      <w:r>
        <w:rPr>
          <w:rFonts w:ascii="Times New Roman" w:hAnsi="Times New Roman" w:cs="Times New Roman"/>
          <w:b/>
        </w:rPr>
        <w:t>Figure S</w:t>
      </w:r>
      <w:ins w:id="76" w:author="James Santangelo" w:date="2018-03-14T12:19:00Z">
        <w:r w:rsidR="00E17777">
          <w:rPr>
            <w:rFonts w:ascii="Times New Roman" w:hAnsi="Times New Roman" w:cs="Times New Roman"/>
            <w:b/>
          </w:rPr>
          <w:t>1</w:t>
        </w:r>
      </w:ins>
      <w:ins w:id="77" w:author="James Santangelo" w:date="2018-03-14T15:57:00Z">
        <w:r w:rsidR="00E17777">
          <w:rPr>
            <w:rFonts w:ascii="Times New Roman" w:hAnsi="Times New Roman" w:cs="Times New Roman"/>
            <w:b/>
          </w:rPr>
          <w:t>1</w:t>
        </w:r>
      </w:ins>
      <w:del w:id="78" w:author="James Santangelo" w:date="2018-03-14T12:19:00Z">
        <w:r w:rsidDel="00AF7288">
          <w:rPr>
            <w:rFonts w:ascii="Times New Roman" w:hAnsi="Times New Roman" w:cs="Times New Roman"/>
            <w:b/>
          </w:rPr>
          <w:delText>9</w:delText>
        </w:r>
      </w:del>
      <w:r w:rsidR="00E15D5E">
        <w:rPr>
          <w:rFonts w:ascii="Times New Roman" w:hAnsi="Times New Roman" w:cs="Times New Roman"/>
          <w:b/>
        </w:rPr>
        <w:t xml:space="preserve">: </w:t>
      </w:r>
      <w:r w:rsidR="00E15D5E">
        <w:rPr>
          <w:rFonts w:ascii="Times New Roman" w:hAnsi="Times New Roman" w:cs="Times New Roman"/>
        </w:rPr>
        <w:t xml:space="preserve">Differences in </w:t>
      </w:r>
      <w:ins w:id="79" w:author="James Santangelo" w:date="2018-03-14T15:57:00Z">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ins>
      <w:r w:rsidR="00E15D5E">
        <w:rPr>
          <w:rFonts w:ascii="Times New Roman" w:hAnsi="Times New Roman" w:cs="Times New Roman"/>
        </w:rPr>
        <w:t xml:space="preserve">the mean strength of clines </w:t>
      </w:r>
      <w:del w:id="80"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a</w:delText>
        </w:r>
        <w:r w:rsidR="00E15D5E" w:rsidDel="00D2399B">
          <w:rPr>
            <w:rFonts w:ascii="Times New Roman" w:hAnsi="Times New Roman" w:cs="Times New Roman"/>
          </w:rPr>
          <w:delText xml:space="preserve">) </w:delText>
        </w:r>
      </w:del>
      <w:r w:rsidR="00E15D5E">
        <w:rPr>
          <w:rFonts w:ascii="Times New Roman" w:hAnsi="Times New Roman" w:cs="Times New Roman"/>
        </w:rPr>
        <w:t xml:space="preserve">and </w:t>
      </w:r>
      <w:ins w:id="81" w:author="James Santangelo" w:date="2018-03-14T15:57:00Z">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ins>
      <w:r w:rsidR="00E15D5E">
        <w:rPr>
          <w:rFonts w:ascii="Times New Roman" w:hAnsi="Times New Roman" w:cs="Times New Roman"/>
        </w:rPr>
        <w:t xml:space="preserve">the proportion of significantly positive clines </w:t>
      </w:r>
      <w:del w:id="82"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b</w:delText>
        </w:r>
        <w:r w:rsidR="00E15D5E" w:rsidDel="00D2399B">
          <w:rPr>
            <w:rFonts w:ascii="Times New Roman" w:hAnsi="Times New Roman" w:cs="Times New Roman"/>
          </w:rPr>
          <w:delText xml:space="preserve">) </w:delText>
        </w:r>
      </w:del>
      <w:r w:rsidR="00E15D5E">
        <w:rPr>
          <w:rFonts w:ascii="Times New Roman" w:hAnsi="Times New Roman" w:cs="Times New Roman"/>
        </w:rPr>
        <w:t>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ins w:id="83" w:author="James Santangelo" w:date="2018-03-14T15:58:00Z">
        <w:r w:rsidR="00D2399B">
          <w:rPr>
            <w:rFonts w:ascii="Times New Roman" w:hAnsi="Times New Roman" w:cs="Times New Roman"/>
          </w:rPr>
          <w:t xml:space="preserve">the </w:t>
        </w:r>
      </w:ins>
      <w:r w:rsidR="00E15D5E">
        <w:rPr>
          <w:rFonts w:ascii="Times New Roman" w:hAnsi="Times New Roman" w:cs="Times New Roman"/>
        </w:rPr>
        <w:t xml:space="preserve">results are shown in main text (figures </w:t>
      </w:r>
      <w:ins w:id="84" w:author="James Santangelo" w:date="2018-03-14T15:58:00Z">
        <w:r w:rsidR="00D2399B">
          <w:rPr>
            <w:rFonts w:ascii="Times New Roman" w:hAnsi="Times New Roman" w:cs="Times New Roman"/>
          </w:rPr>
          <w:t>2</w:t>
        </w:r>
      </w:ins>
      <w:del w:id="85"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 xml:space="preserve">b </w:t>
      </w:r>
      <w:r w:rsidR="00E15D5E">
        <w:rPr>
          <w:rFonts w:ascii="Times New Roman" w:hAnsi="Times New Roman" w:cs="Times New Roman"/>
        </w:rPr>
        <w:t xml:space="preserve">and </w:t>
      </w:r>
      <w:ins w:id="86" w:author="James Santangelo" w:date="2018-03-14T15:58:00Z">
        <w:r w:rsidR="00D2399B">
          <w:rPr>
            <w:rFonts w:ascii="Times New Roman" w:hAnsi="Times New Roman" w:cs="Times New Roman"/>
          </w:rPr>
          <w:t>2</w:t>
        </w:r>
      </w:ins>
      <w:del w:id="87"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d</w:t>
      </w:r>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E7251A">
          <w:pgSz w:w="12240" w:h="15840"/>
          <w:pgMar w:top="1440" w:right="1440" w:bottom="1440" w:left="1440" w:header="709" w:footer="709" w:gutter="0"/>
          <w:lnNumType w:countBy="1"/>
          <w:cols w:space="708"/>
          <w:docGrid w:linePitch="360"/>
        </w:sectPr>
      </w:pPr>
    </w:p>
    <w:p w14:paraId="69FBE646" w14:textId="768E6D5E" w:rsidR="009A045C" w:rsidRDefault="009A045C" w:rsidP="00E15D5E">
      <w:pPr>
        <w:spacing w:line="276" w:lineRule="auto"/>
        <w:rPr>
          <w:ins w:id="88" w:author="James Santangelo" w:date="2018-03-13T16:33:00Z"/>
          <w:rFonts w:ascii="Times New Roman" w:hAnsi="Times New Roman" w:cs="Times New Roman"/>
        </w:rPr>
      </w:pPr>
      <w:ins w:id="89" w:author="James Santangelo" w:date="2018-03-13T16:32:00Z">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3735705"/>
                      </a:xfrm>
                      <a:prstGeom prst="rect">
                        <a:avLst/>
                      </a:prstGeom>
                    </pic:spPr>
                  </pic:pic>
                </a:graphicData>
              </a:graphic>
            </wp:inline>
          </w:drawing>
        </w:r>
      </w:ins>
    </w:p>
    <w:p w14:paraId="5106A203" w14:textId="396BFC52" w:rsidR="009A045C" w:rsidRPr="009C6808" w:rsidRDefault="00D2399B" w:rsidP="00E15D5E">
      <w:pPr>
        <w:spacing w:line="276" w:lineRule="auto"/>
        <w:rPr>
          <w:rFonts w:ascii="Times New Roman" w:hAnsi="Times New Roman" w:cs="Times New Roman"/>
        </w:rPr>
      </w:pPr>
      <w:ins w:id="90" w:author="James Santangelo" w:date="2018-03-13T16:33:00Z">
        <w:r>
          <w:rPr>
            <w:rFonts w:ascii="Times New Roman" w:hAnsi="Times New Roman" w:cs="Times New Roman"/>
            <w:b/>
          </w:rPr>
          <w:t>Figure S</w:t>
        </w:r>
      </w:ins>
      <w:ins w:id="91" w:author="James Santangelo" w:date="2018-03-14T15:58:00Z">
        <w:r>
          <w:rPr>
            <w:rFonts w:ascii="Times New Roman" w:hAnsi="Times New Roman" w:cs="Times New Roman"/>
            <w:b/>
          </w:rPr>
          <w:t>1</w:t>
        </w:r>
      </w:ins>
      <w:ins w:id="92" w:author="James Santangelo" w:date="2018-03-14T16:00:00Z">
        <w:r>
          <w:rPr>
            <w:rFonts w:ascii="Times New Roman" w:hAnsi="Times New Roman" w:cs="Times New Roman"/>
            <w:b/>
          </w:rPr>
          <w:t>2</w:t>
        </w:r>
      </w:ins>
      <w:ins w:id="93" w:author="James Santangelo" w:date="2018-03-13T16:33:00Z">
        <w:r w:rsidR="009A045C">
          <w:rPr>
            <w:rFonts w:ascii="Times New Roman" w:hAnsi="Times New Roman" w:cs="Times New Roman"/>
            <w:b/>
          </w:rPr>
          <w:t xml:space="preserve">: </w:t>
        </w:r>
      </w:ins>
      <w:ins w:id="94" w:author="James Santangelo" w:date="2018-03-13T16:37:00Z">
        <w:r w:rsidR="009C6808">
          <w:rPr>
            <w:rFonts w:ascii="Times New Roman" w:hAnsi="Times New Roman" w:cs="Times New Roman"/>
          </w:rPr>
          <w:t xml:space="preserve">Distribution </w:t>
        </w:r>
      </w:ins>
      <w:ins w:id="95" w:author="James Santangelo" w:date="2018-03-13T16:38:00Z">
        <w:r w:rsidR="009C6808">
          <w:rPr>
            <w:rFonts w:ascii="Times New Roman" w:hAnsi="Times New Roman" w:cs="Times New Roman"/>
          </w:rPr>
          <w:t xml:space="preserve">of slopes </w:t>
        </w:r>
      </w:ins>
      <w:ins w:id="96" w:author="James Santangelo" w:date="2018-03-13T16:37:00Z">
        <w:r w:rsidR="009C6808">
          <w:rPr>
            <w:rFonts w:ascii="Times New Roman" w:hAnsi="Times New Roman" w:cs="Times New Roman"/>
          </w:rPr>
          <w:t>for the</w:t>
        </w:r>
      </w:ins>
      <w:ins w:id="97" w:author="James Santangelo" w:date="2018-03-13T16:38:00Z">
        <w:r w:rsidR="009C6808">
          <w:rPr>
            <w:rFonts w:ascii="Times New Roman" w:hAnsi="Times New Roman" w:cs="Times New Roman"/>
          </w:rPr>
          <w:t xml:space="preserve"> (</w:t>
        </w:r>
        <w:r w:rsidR="009C6808">
          <w:rPr>
            <w:rFonts w:ascii="Times New Roman" w:hAnsi="Times New Roman" w:cs="Times New Roman"/>
            <w:i/>
          </w:rPr>
          <w:t>a</w:t>
        </w:r>
        <w:r w:rsidR="009C6808">
          <w:rPr>
            <w:rFonts w:ascii="Times New Roman" w:hAnsi="Times New Roman" w:cs="Times New Roman"/>
          </w:rPr>
          <w:t>)</w:t>
        </w:r>
      </w:ins>
      <w:ins w:id="98" w:author="James Santangelo" w:date="2018-03-13T16:37:00Z">
        <w:r w:rsidR="009C6808">
          <w:rPr>
            <w:rFonts w:ascii="Times New Roman" w:hAnsi="Times New Roman" w:cs="Times New Roman"/>
          </w:rPr>
          <w:t xml:space="preserve"> </w:t>
        </w:r>
      </w:ins>
      <w:ins w:id="99" w:author="James Santangelo" w:date="2018-03-13T16:38:00Z">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w:t>
        </w:r>
      </w:ins>
      <w:ins w:id="100" w:author="James Santangelo" w:date="2018-03-13T16:39:00Z">
        <w:r w:rsidR="009C6808">
          <w:rPr>
            <w:rFonts w:ascii="Times New Roman" w:hAnsi="Times New Roman" w:cs="Times New Roman"/>
          </w:rPr>
          <w:t xml:space="preserve">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 xml:space="preserve">&lt; 0.05. </w:t>
        </w:r>
      </w:ins>
      <w:ins w:id="101" w:author="James Santangelo" w:date="2018-03-13T16:40:00Z">
        <w:r w:rsidR="009C6808">
          <w:rPr>
            <w:rFonts w:ascii="Times New Roman" w:hAnsi="Times New Roman" w:cs="Times New Roman"/>
          </w:rPr>
          <w:t>R</w:t>
        </w:r>
      </w:ins>
      <w:ins w:id="102" w:author="James Santangelo" w:date="2018-03-13T16:39:00Z">
        <w:r w:rsidR="009C6808">
          <w:rPr>
            <w:rFonts w:ascii="Times New Roman" w:hAnsi="Times New Roman" w:cs="Times New Roman"/>
          </w:rPr>
          <w:t>ed dashed bar represents the mean slope.</w:t>
        </w:r>
      </w:ins>
      <w:ins w:id="103" w:author="James Santangelo" w:date="2018-03-13T16:42:00Z">
        <w:r w:rsidR="00DA3460">
          <w:rPr>
            <w:rFonts w:ascii="Times New Roman" w:hAnsi="Times New Roman" w:cs="Times New Roman"/>
          </w:rPr>
          <w:t xml:space="preserve"> We show only the distribution of slopes in the absence of gene </w:t>
        </w:r>
      </w:ins>
      <w:ins w:id="104" w:author="James Santangelo" w:date="2018-03-14T15:58:00Z">
        <w:r>
          <w:rPr>
            <w:rFonts w:ascii="Times New Roman" w:hAnsi="Times New Roman" w:cs="Times New Roman"/>
          </w:rPr>
          <w:t>flow,</w:t>
        </w:r>
      </w:ins>
      <w:ins w:id="105" w:author="James Santangelo" w:date="2018-03-13T16:42:00Z">
        <w:r w:rsidR="00DA3460">
          <w:rPr>
            <w:rFonts w:ascii="Times New Roman" w:hAnsi="Times New Roman" w:cs="Times New Roman"/>
          </w:rPr>
          <w:t xml:space="preserve"> but results are qualitatively similar for all levels of gene flow.</w:t>
        </w:r>
      </w:ins>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9A045C">
          <w:pgSz w:w="15840" w:h="12240" w:orient="landscape"/>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7238" cy="5387456"/>
                    </a:xfrm>
                    <a:prstGeom prst="rect">
                      <a:avLst/>
                    </a:prstGeom>
                  </pic:spPr>
                </pic:pic>
              </a:graphicData>
            </a:graphic>
          </wp:inline>
        </w:drawing>
      </w:r>
    </w:p>
    <w:p w14:paraId="3F4CD93E" w14:textId="23CF6B69" w:rsidR="00E15D5E" w:rsidRDefault="006263EA" w:rsidP="00E15D5E">
      <w:pPr>
        <w:spacing w:line="276" w:lineRule="auto"/>
        <w:rPr>
          <w:rFonts w:ascii="Times New Roman" w:hAnsi="Times New Roman" w:cs="Times New Roman"/>
        </w:rPr>
      </w:pPr>
      <w:r>
        <w:rPr>
          <w:rFonts w:ascii="Times New Roman" w:hAnsi="Times New Roman" w:cs="Times New Roman"/>
          <w:b/>
        </w:rPr>
        <w:t>Figure S1</w:t>
      </w:r>
      <w:ins w:id="106" w:author="James Santangelo" w:date="2018-03-14T16:00:00Z">
        <w:r w:rsidR="00D2399B">
          <w:rPr>
            <w:rFonts w:ascii="Times New Roman" w:hAnsi="Times New Roman" w:cs="Times New Roman"/>
            <w:b/>
          </w:rPr>
          <w:t>3</w:t>
        </w:r>
      </w:ins>
      <w:del w:id="107" w:author="James Santangelo" w:date="2018-03-13T16:16:00Z">
        <w:r w:rsidDel="005F6C03">
          <w:rPr>
            <w:rFonts w:ascii="Times New Roman" w:hAnsi="Times New Roman" w:cs="Times New Roman"/>
            <w:b/>
          </w:rPr>
          <w:delText>0</w:delText>
        </w:r>
      </w:del>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r w:rsidR="00E15D5E" w:rsidRPr="0048362F">
        <w:rPr>
          <w:rFonts w:ascii="Times New Roman" w:hAnsi="Times New Roman" w:cs="Times New Roman"/>
        </w:rPr>
        <w:t>cyanogenesis</w:t>
      </w:r>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r>
        <w:rPr>
          <w:rFonts w:ascii="Times New Roman" w:hAnsi="Times New Roman" w:cs="Times New Roman"/>
          <w:b/>
        </w:rPr>
        <w:t>S</w:t>
      </w:r>
      <w:r w:rsidR="00E15D5E" w:rsidRPr="00353D38">
        <w:rPr>
          <w:rFonts w:ascii="Times New Roman" w:hAnsi="Times New Roman" w:cs="Times New Roman"/>
          <w:b/>
        </w:rPr>
        <w:t>1:</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lastRenderedPageBreak/>
        <w:t>Table S2</w:t>
      </w:r>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5F0A36C1"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8" w:author="James Santangelo" w:date="2018-03-16T08:57:00Z">
              <w:r w:rsidR="00E66798">
                <w:rPr>
                  <w:rFonts w:ascii="Times New Roman" w:eastAsia="Times New Roman" w:hAnsi="Times New Roman" w:cs="Times New Roman"/>
                  <w:color w:val="000000"/>
                </w:rPr>
                <w:t>6</w:t>
              </w:r>
            </w:ins>
            <w:del w:id="109" w:author="James Santangelo" w:date="2018-03-14T12:19:00Z">
              <w:r w:rsidDel="00AF7288">
                <w:rPr>
                  <w:rFonts w:ascii="Times New Roman" w:eastAsia="Times New Roman" w:hAnsi="Times New Roman" w:cs="Times New Roman"/>
                  <w:color w:val="000000"/>
                </w:rPr>
                <w:delText>4</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c,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2FB3329D" w:rsidR="00DD22AA" w:rsidRPr="009E401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10" w:author="James Santangelo" w:date="2018-03-16T08:58:00Z">
              <w:r w:rsidR="00E66798">
                <w:rPr>
                  <w:rFonts w:ascii="Times New Roman" w:eastAsia="Times New Roman" w:hAnsi="Times New Roman" w:cs="Times New Roman"/>
                  <w:color w:val="000000"/>
                </w:rPr>
                <w:t>3</w:t>
              </w:r>
            </w:ins>
            <w:del w:id="111" w:author="James Santangelo" w:date="2018-03-14T12:19:00Z">
              <w:r w:rsidDel="00AF7288">
                <w:rPr>
                  <w:rFonts w:ascii="Times New Roman" w:eastAsia="Times New Roman" w:hAnsi="Times New Roman" w:cs="Times New Roman"/>
                  <w:color w:val="000000"/>
                </w:rPr>
                <w:delText>1</w:delText>
              </w:r>
            </w:del>
            <w:r>
              <w:rPr>
                <w:rFonts w:ascii="Times New Roman" w:eastAsia="Times New Roman" w:hAnsi="Times New Roman" w:cs="Times New Roman"/>
                <w:i/>
                <w:color w:val="000000"/>
              </w:rPr>
              <w:t>a, b</w:t>
            </w:r>
            <w:r>
              <w:rPr>
                <w:rFonts w:ascii="Times New Roman" w:eastAsia="Times New Roman" w:hAnsi="Times New Roman" w:cs="Times New Roman"/>
                <w:color w:val="000000"/>
              </w:rPr>
              <w:t xml:space="preserve"> and S</w:t>
            </w:r>
            <w:ins w:id="112" w:author="James Santangelo" w:date="2018-03-16T08:58:00Z">
              <w:r w:rsidR="00E66798">
                <w:rPr>
                  <w:rFonts w:ascii="Times New Roman" w:eastAsia="Times New Roman" w:hAnsi="Times New Roman" w:cs="Times New Roman"/>
                  <w:color w:val="000000"/>
                </w:rPr>
                <w:t>4</w:t>
              </w:r>
            </w:ins>
            <w:del w:id="113" w:author="James Santangelo" w:date="2018-03-14T12:19:00Z">
              <w:r w:rsidDel="00AF7288">
                <w:rPr>
                  <w:rFonts w:ascii="Times New Roman" w:eastAsia="Times New Roman" w:hAnsi="Times New Roman" w:cs="Times New Roman"/>
                  <w:color w:val="000000"/>
                </w:rPr>
                <w:delText>2</w:delText>
              </w:r>
            </w:del>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4DDE322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14" w:author="James Santangelo" w:date="2018-03-16T08:58:00Z">
              <w:r w:rsidR="00E66798">
                <w:rPr>
                  <w:rFonts w:ascii="Times New Roman" w:eastAsia="Times New Roman" w:hAnsi="Times New Roman" w:cs="Times New Roman"/>
                  <w:color w:val="000000"/>
                </w:rPr>
                <w:t>7</w:t>
              </w:r>
            </w:ins>
            <w:del w:id="115" w:author="James Santangelo" w:date="2018-03-14T12:19:00Z">
              <w:r w:rsidDel="00AF7288">
                <w:rPr>
                  <w:rFonts w:ascii="Times New Roman" w:eastAsia="Times New Roman" w:hAnsi="Times New Roman" w:cs="Times New Roman"/>
                  <w:color w:val="000000"/>
                </w:rPr>
                <w:delText>5</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310A784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16" w:author="James Santangelo" w:date="2018-03-16T08:58:00Z">
              <w:r w:rsidR="00E66798">
                <w:rPr>
                  <w:rFonts w:ascii="Times New Roman" w:eastAsia="Times New Roman" w:hAnsi="Times New Roman" w:cs="Times New Roman"/>
                  <w:color w:val="000000"/>
                </w:rPr>
                <w:t>5</w:t>
              </w:r>
            </w:ins>
            <w:del w:id="117" w:author="James Santangelo" w:date="2018-03-14T12:19:00Z">
              <w:r w:rsidDel="00AF7288">
                <w:rPr>
                  <w:rFonts w:ascii="Times New Roman" w:eastAsia="Times New Roman" w:hAnsi="Times New Roman" w:cs="Times New Roman"/>
                  <w:color w:val="000000"/>
                </w:rPr>
                <w:delText>3</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D8780B">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Allele frequencies crossed factorially.</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S1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S1a — Question 1: </w:t>
      </w:r>
      <w:r w:rsidRPr="00AD564B">
        <w:rPr>
          <w:rFonts w:ascii="Times New Roman" w:hAnsi="Times New Roman" w:cs="Times New Roman"/>
          <w:i/>
        </w:rPr>
        <w:t>Does genetic drift influence the formation of spatial clines in HCN?</w:t>
      </w:r>
    </w:p>
    <w:p w14:paraId="165874F7" w14:textId="357A7081" w:rsidR="000245FF" w:rsidRDefault="00637327" w:rsidP="000D2FC3">
      <w:pPr>
        <w:spacing w:line="480" w:lineRule="auto"/>
        <w:rPr>
          <w:ins w:id="118" w:author="James Santangelo" w:date="2018-03-13T08:54:00Z"/>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figure S</w:t>
      </w:r>
      <w:ins w:id="119" w:author="James Santangelo" w:date="2018-03-14T16:00:00Z">
        <w:r w:rsidR="00D2399B">
          <w:rPr>
            <w:rFonts w:ascii="Times New Roman" w:hAnsi="Times New Roman" w:cs="Times New Roman"/>
          </w:rPr>
          <w:t>8</w:t>
        </w:r>
      </w:ins>
      <w:del w:id="120"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b</w:t>
      </w:r>
      <w:r w:rsidR="00D31F16" w:rsidRPr="00353D38">
        <w:rPr>
          <w:rFonts w:ascii="Times New Roman" w:hAnsi="Times New Roman" w:cs="Times New Roman"/>
        </w:rPr>
        <w:t xml:space="preserve"> and </w:t>
      </w:r>
      <w:r w:rsidR="00D31F16">
        <w:rPr>
          <w:rFonts w:ascii="Times New Roman" w:hAnsi="Times New Roman" w:cs="Times New Roman"/>
        </w:rPr>
        <w:t>S</w:t>
      </w:r>
      <w:ins w:id="121" w:author="James Santangelo" w:date="2018-03-14T16:00:00Z">
        <w:r w:rsidR="00D2399B">
          <w:rPr>
            <w:rFonts w:ascii="Times New Roman" w:hAnsi="Times New Roman" w:cs="Times New Roman"/>
          </w:rPr>
          <w:t>8</w:t>
        </w:r>
      </w:ins>
      <w:del w:id="122"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c</w:t>
      </w:r>
      <w:r w:rsidR="00D31F16" w:rsidRPr="00353D38">
        <w:rPr>
          <w:rFonts w:ascii="Times New Roman" w:hAnsi="Times New Roman" w:cs="Times New Roman"/>
        </w:rPr>
        <w:t xml:space="preserve">). </w:t>
      </w:r>
      <w:ins w:id="123" w:author="James Santangelo" w:date="2018-03-13T08:45:00Z">
        <w:r w:rsidR="000245FF">
          <w:rPr>
            <w:rFonts w:ascii="Times New Roman" w:hAnsi="Times New Roman" w:cs="Times New Roman"/>
          </w:rPr>
          <w:t>Given white clover</w:t>
        </w:r>
      </w:ins>
      <w:ins w:id="124" w:author="James Santangelo" w:date="2018-03-13T08:46:00Z">
        <w:r w:rsidR="000245FF">
          <w:rPr>
            <w:rFonts w:ascii="Times New Roman" w:hAnsi="Times New Roman" w:cs="Times New Roman"/>
          </w:rPr>
          <w:t>’s history of being seeded into agricultural pastures as forage and fertilizer</w:t>
        </w:r>
      </w:ins>
      <w:ins w:id="125" w:author="James Santangelo" w:date="2018-03-13T08:47:00Z">
        <w:r w:rsidR="000245FF">
          <w:rPr>
            <w:rFonts w:ascii="Times New Roman" w:hAnsi="Times New Roman" w:cs="Times New Roman"/>
          </w:rPr>
          <w:t xml:space="preserve"> </w:t>
        </w:r>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ins w:id="126" w:author="James Santangelo" w:date="2018-03-13T08:47:00Z">
        <w:r w:rsidR="000245FF">
          <w:rPr>
            <w:rFonts w:ascii="Times New Roman" w:hAnsi="Times New Roman" w:cs="Times New Roman"/>
          </w:rPr>
          <w:fldChar w:fldCharType="end"/>
        </w:r>
        <w:r w:rsidR="000245FF">
          <w:rPr>
            <w:rFonts w:ascii="Times New Roman" w:hAnsi="Times New Roman" w:cs="Times New Roman"/>
          </w:rPr>
          <w:t>, this represents a biologically realistic colonization scenario.</w:t>
        </w:r>
      </w:ins>
      <w:ins w:id="127" w:author="James Santangelo" w:date="2018-03-13T08:49:00Z">
        <w:r w:rsidR="000245FF">
          <w:rPr>
            <w:rFonts w:ascii="Times New Roman" w:hAnsi="Times New Roman" w:cs="Times New Roman"/>
          </w:rPr>
          <w:t xml:space="preserve"> Nonetheless, we emphasize that in the absence of selection</w:t>
        </w:r>
      </w:ins>
      <w:ins w:id="128" w:author="James Santangelo" w:date="2018-03-13T08:51:00Z">
        <w:r w:rsidR="000245FF">
          <w:rPr>
            <w:rFonts w:ascii="Times New Roman" w:hAnsi="Times New Roman" w:cs="Times New Roman"/>
          </w:rPr>
          <w:t>,</w:t>
        </w:r>
      </w:ins>
      <w:ins w:id="129" w:author="James Santangelo" w:date="2018-03-13T08:49:00Z">
        <w:r w:rsidR="000245FF">
          <w:rPr>
            <w:rFonts w:ascii="Times New Roman" w:hAnsi="Times New Roman" w:cs="Times New Roman"/>
          </w:rPr>
          <w:t xml:space="preserve"> the direction of colonization is unimportant and </w:t>
        </w:r>
      </w:ins>
      <w:ins w:id="130" w:author="James Santangelo" w:date="2018-03-13T08:51:00Z">
        <w:r w:rsidR="000245FF">
          <w:rPr>
            <w:rFonts w:ascii="Times New Roman" w:hAnsi="Times New Roman" w:cs="Times New Roman"/>
          </w:rPr>
          <w:t xml:space="preserve">was chosen to represent the direction of clines observed across urbanization gradients </w:t>
        </w:r>
      </w:ins>
      <w:ins w:id="131" w:author="James Santangelo" w:date="2018-03-13T08:56:00Z">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ins w:id="132" w:author="James Santangelo" w:date="2018-03-13T08:56:00Z">
        <w:r w:rsidR="000245FF">
          <w:rPr>
            <w:rFonts w:ascii="Times New Roman" w:hAnsi="Times New Roman" w:cs="Times New Roman"/>
          </w:rPr>
          <w:fldChar w:fldCharType="end"/>
        </w:r>
      </w:ins>
      <w:ins w:id="133" w:author="James Santangelo" w:date="2018-03-13T08:59:00Z">
        <w:r w:rsidR="000245FF">
          <w:rPr>
            <w:rFonts w:ascii="Times New Roman" w:hAnsi="Times New Roman" w:cs="Times New Roman"/>
          </w:rPr>
          <w:t>, and</w:t>
        </w:r>
      </w:ins>
      <w:ins w:id="134" w:author="James Santangelo" w:date="2018-03-13T08:57:00Z">
        <w:r w:rsidR="000245FF">
          <w:rPr>
            <w:rFonts w:ascii="Times New Roman" w:hAnsi="Times New Roman" w:cs="Times New Roman"/>
          </w:rPr>
          <w:t xml:space="preserve"> </w:t>
        </w:r>
      </w:ins>
      <w:ins w:id="135" w:author="James Santangelo" w:date="2018-03-13T08:49:00Z">
        <w:r w:rsidR="000245FF">
          <w:rPr>
            <w:rFonts w:ascii="Times New Roman" w:hAnsi="Times New Roman" w:cs="Times New Roman"/>
          </w:rPr>
          <w:t xml:space="preserve">serves only to </w:t>
        </w:r>
      </w:ins>
      <w:ins w:id="136" w:author="James Santangelo" w:date="2018-03-13T08:52:00Z">
        <w:r w:rsidR="000245FF">
          <w:rPr>
            <w:rFonts w:ascii="Times New Roman" w:hAnsi="Times New Roman" w:cs="Times New Roman"/>
          </w:rPr>
          <w:t>ex</w:t>
        </w:r>
      </w:ins>
      <w:ins w:id="137" w:author="James Santangelo" w:date="2018-03-13T08:53:00Z">
        <w:r w:rsidR="000245FF">
          <w:rPr>
            <w:rFonts w:ascii="Times New Roman" w:hAnsi="Times New Roman" w:cs="Times New Roman"/>
          </w:rPr>
          <w:t>pl</w:t>
        </w:r>
      </w:ins>
      <w:ins w:id="138" w:author="James Santangelo" w:date="2018-03-13T08:52:00Z">
        <w:r w:rsidR="000245FF">
          <w:rPr>
            <w:rFonts w:ascii="Times New Roman" w:hAnsi="Times New Roman" w:cs="Times New Roman"/>
          </w:rPr>
          <w:t>ore whether</w:t>
        </w:r>
      </w:ins>
      <w:ins w:id="139" w:author="James Santangelo" w:date="2018-03-13T08:49:00Z">
        <w:r w:rsidR="000245FF">
          <w:rPr>
            <w:rFonts w:ascii="Times New Roman" w:hAnsi="Times New Roman" w:cs="Times New Roman"/>
          </w:rPr>
          <w:t xml:space="preserve"> colonization through repeated founder events </w:t>
        </w:r>
      </w:ins>
      <w:ins w:id="140" w:author="James Santangelo" w:date="2018-03-13T08:53:00Z">
        <w:r w:rsidR="000245FF">
          <w:rPr>
            <w:rFonts w:ascii="Times New Roman" w:hAnsi="Times New Roman" w:cs="Times New Roman"/>
          </w:rPr>
          <w:t xml:space="preserve">influences the formation of phenotypic clines in HCN. In later simulations (text S1b below), we reverse this colonization scenario to examine the formation of clines when drift and selection are </w:t>
        </w:r>
      </w:ins>
      <w:ins w:id="141" w:author="James Santangelo" w:date="2018-03-13T08:54:00Z">
        <w:r w:rsidR="000245FF">
          <w:rPr>
            <w:rFonts w:ascii="Times New Roman" w:hAnsi="Times New Roman" w:cs="Times New Roman"/>
          </w:rPr>
          <w:t>in opposition.</w:t>
        </w:r>
      </w:ins>
      <w:ins w:id="142" w:author="James Santangelo" w:date="2018-03-13T08:46:00Z">
        <w:r w:rsidR="000245FF">
          <w:rPr>
            <w:rFonts w:ascii="Times New Roman" w:hAnsi="Times New Roman" w:cs="Times New Roman"/>
          </w:rPr>
          <w:t xml:space="preserve"> </w:t>
        </w:r>
      </w:ins>
    </w:p>
    <w:p w14:paraId="08852966" w14:textId="71E9185C" w:rsidR="00D31F16" w:rsidRDefault="00D31F16">
      <w:pPr>
        <w:spacing w:line="480" w:lineRule="auto"/>
        <w:ind w:firstLine="720"/>
        <w:rPr>
          <w:rFonts w:ascii="Times New Roman" w:hAnsi="Times New Roman" w:cs="Times New Roman"/>
        </w:rPr>
        <w:pPrChange w:id="143" w:author="James Santangelo" w:date="2018-03-13T08:54:00Z">
          <w:pPr>
            <w:spacing w:line="480" w:lineRule="auto"/>
          </w:pPr>
        </w:pPrChange>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ins w:id="144" w:author="James Santangelo" w:date="2018-03-14T12:47:00Z">
        <w:r w:rsidR="00D8780B">
          <w:rPr>
            <w:rFonts w:ascii="Times New Roman" w:hAnsi="Times New Roman" w:cs="Times New Roman"/>
          </w:rPr>
          <w:t xml:space="preserve">The mean number of generations required for the landscape to become filled with populations ranged from 40 </w:t>
        </w:r>
      </w:ins>
      <w:ins w:id="145" w:author="James Santangelo" w:date="2018-03-14T12:48:00Z">
        <w:r w:rsidR="00D8780B">
          <w:rPr>
            <w:rFonts w:ascii="Times New Roman" w:hAnsi="Times New Roman" w:cs="Times New Roman"/>
          </w:rPr>
          <w:t xml:space="preserve">with no founder events (proportion = 1.0) </w:t>
        </w:r>
      </w:ins>
      <w:ins w:id="146" w:author="James Santangelo" w:date="2018-03-14T12:47:00Z">
        <w:r w:rsidR="00D8780B">
          <w:rPr>
            <w:rFonts w:ascii="Times New Roman" w:hAnsi="Times New Roman" w:cs="Times New Roman"/>
          </w:rPr>
          <w:t>to ~410</w:t>
        </w:r>
      </w:ins>
      <w:ins w:id="147" w:author="James Santangelo" w:date="2018-03-14T12:48:00Z">
        <w:r w:rsidR="00D8780B">
          <w:rPr>
            <w:rFonts w:ascii="Times New Roman" w:hAnsi="Times New Roman" w:cs="Times New Roman"/>
          </w:rPr>
          <w:t xml:space="preserve"> with strong founder events (</w:t>
        </w:r>
      </w:ins>
      <w:ins w:id="148" w:author="James Santangelo" w:date="2018-03-14T12:49:00Z">
        <w:r w:rsidR="00D8780B">
          <w:rPr>
            <w:rFonts w:ascii="Times New Roman" w:hAnsi="Times New Roman" w:cs="Times New Roman"/>
          </w:rPr>
          <w:t xml:space="preserve">proportion = 0.01, </w:t>
        </w:r>
      </w:ins>
      <w:ins w:id="149" w:author="James Santangelo" w:date="2018-03-14T12:48:00Z">
        <w:r w:rsidR="00D8780B">
          <w:rPr>
            <w:rFonts w:ascii="Times New Roman" w:hAnsi="Times New Roman" w:cs="Times New Roman"/>
          </w:rPr>
          <w:t>figure S</w:t>
        </w:r>
      </w:ins>
      <w:ins w:id="150" w:author="James Santangelo" w:date="2018-03-14T16:00:00Z">
        <w:r w:rsidR="00D2399B">
          <w:rPr>
            <w:rFonts w:ascii="Times New Roman" w:hAnsi="Times New Roman" w:cs="Times New Roman"/>
          </w:rPr>
          <w:t>2</w:t>
        </w:r>
      </w:ins>
      <w:ins w:id="151" w:author="James Santangelo" w:date="2018-03-14T12:48:00Z">
        <w:r w:rsidR="00D8780B">
          <w:rPr>
            <w:rFonts w:ascii="Times New Roman" w:hAnsi="Times New Roman" w:cs="Times New Roman"/>
            <w:i/>
          </w:rPr>
          <w:t>a</w:t>
        </w:r>
        <w:r w:rsidR="00D8780B">
          <w:rPr>
            <w:rFonts w:ascii="Times New Roman" w:hAnsi="Times New Roman" w:cs="Times New Roman"/>
          </w:rPr>
          <w:t>)</w:t>
        </w:r>
      </w:ins>
      <w:ins w:id="152" w:author="James Santangelo" w:date="2018-03-14T12:49:00Z">
        <w:r w:rsidR="00D8780B">
          <w:rPr>
            <w:rFonts w:ascii="Times New Roman" w:hAnsi="Times New Roman" w:cs="Times New Roman"/>
          </w:rPr>
          <w:t xml:space="preserve">. Similarly, </w:t>
        </w:r>
      </w:ins>
      <w:ins w:id="153" w:author="James Santangelo" w:date="2018-03-14T12:50:00Z">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1000) ranged from 0 with no founder events to ~30 with strong founder events (figure S</w:t>
        </w:r>
      </w:ins>
      <w:ins w:id="154" w:author="James Santangelo" w:date="2018-03-14T16:00:00Z">
        <w:r w:rsidR="00D2399B">
          <w:rPr>
            <w:rFonts w:ascii="Times New Roman" w:hAnsi="Times New Roman" w:cs="Times New Roman"/>
          </w:rPr>
          <w:t>2</w:t>
        </w:r>
      </w:ins>
      <w:ins w:id="155" w:author="James Santangelo" w:date="2018-03-14T12:51:00Z">
        <w:r w:rsidR="00544376">
          <w:rPr>
            <w:rFonts w:ascii="Times New Roman" w:hAnsi="Times New Roman" w:cs="Times New Roman"/>
            <w:i/>
          </w:rPr>
          <w:t>b</w:t>
        </w:r>
        <w:r w:rsidR="00544376">
          <w:rPr>
            <w:rFonts w:ascii="Times New Roman" w:hAnsi="Times New Roman" w:cs="Times New Roman"/>
          </w:rPr>
          <w:t>).</w:t>
        </w:r>
      </w:ins>
      <w:ins w:id="156" w:author="James Santangelo" w:date="2018-03-14T12:50:00Z">
        <w:r w:rsidR="00544376">
          <w:rPr>
            <w:rFonts w:ascii="Times New Roman" w:hAnsi="Times New Roman" w:cs="Times New Roman"/>
          </w:rPr>
          <w:t xml:space="preserve"> </w:t>
        </w:r>
      </w:ins>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S1b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S1</w:t>
      </w:r>
      <w:r w:rsidRPr="006A0464">
        <w:rPr>
          <w:rFonts w:ascii="Times New Roman" w:hAnsi="Times New Roman" w:cs="Times New Roman"/>
          <w:i/>
        </w:rPr>
        <w:t>a</w:t>
      </w:r>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Supplementary text S2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S2a — Question 1: </w:t>
      </w:r>
      <w:r w:rsidRPr="00AD564B">
        <w:rPr>
          <w:rFonts w:ascii="Times New Roman" w:hAnsi="Times New Roman" w:cs="Times New Roman"/>
          <w:i/>
        </w:rPr>
        <w:t>Does genetic drift influence the formation of spatial clines in HCN?</w:t>
      </w:r>
    </w:p>
    <w:p w14:paraId="706358B5" w14:textId="1C637BC8"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r w:rsidR="00FB27EC">
        <w:rPr>
          <w:rFonts w:ascii="Times New Roman" w:hAnsi="Times New Roman" w:cs="Times New Roman"/>
        </w:rPr>
        <w:t>S</w:t>
      </w:r>
      <w:ins w:id="157" w:author="James Santangelo" w:date="2018-03-14T16:01:00Z">
        <w:r w:rsidR="00D2399B">
          <w:rPr>
            <w:rFonts w:ascii="Times New Roman" w:hAnsi="Times New Roman" w:cs="Times New Roman"/>
          </w:rPr>
          <w:t>3</w:t>
        </w:r>
      </w:ins>
      <w:del w:id="158" w:author="James Santangelo" w:date="2018-03-14T12:07:00Z">
        <w:r w:rsidR="00FB27EC" w:rsidDel="00DF3BBC">
          <w:rPr>
            <w:rFonts w:ascii="Times New Roman" w:hAnsi="Times New Roman" w:cs="Times New Roman"/>
          </w:rPr>
          <w:delText>1</w:delText>
        </w:r>
      </w:del>
      <w:r w:rsidR="00D31F16" w:rsidRPr="00EE0034">
        <w:rPr>
          <w:rFonts w:ascii="Times New Roman" w:hAnsi="Times New Roman" w:cs="Times New Roman"/>
          <w:i/>
        </w:rPr>
        <w:t>a</w:t>
      </w:r>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figure S</w:t>
      </w:r>
      <w:ins w:id="159" w:author="James Santangelo" w:date="2018-03-14T16:01:00Z">
        <w:r w:rsidR="00D2399B">
          <w:rPr>
            <w:rFonts w:ascii="Times New Roman" w:hAnsi="Times New Roman" w:cs="Times New Roman"/>
          </w:rPr>
          <w:t>3</w:t>
        </w:r>
      </w:ins>
      <w:del w:id="160"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a</w:t>
      </w:r>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drift was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r w:rsidR="00FB27EC">
        <w:rPr>
          <w:rFonts w:ascii="Times New Roman" w:hAnsi="Times New Roman" w:cs="Times New Roman"/>
        </w:rPr>
        <w:t>S</w:t>
      </w:r>
      <w:ins w:id="161" w:author="James Santangelo" w:date="2018-03-14T16:01:00Z">
        <w:r w:rsidR="00D2399B">
          <w:rPr>
            <w:rFonts w:ascii="Times New Roman" w:hAnsi="Times New Roman" w:cs="Times New Roman"/>
          </w:rPr>
          <w:t>3</w:t>
        </w:r>
      </w:ins>
      <w:del w:id="162"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b</w:t>
      </w:r>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figure S</w:t>
      </w:r>
      <w:ins w:id="163" w:author="James Santangelo" w:date="2018-03-14T16:01:00Z">
        <w:r w:rsidR="00D2399B">
          <w:rPr>
            <w:rFonts w:ascii="Times New Roman" w:hAnsi="Times New Roman" w:cs="Times New Roman"/>
          </w:rPr>
          <w:t>3</w:t>
        </w:r>
      </w:ins>
      <w:del w:id="164" w:author="James Santangelo" w:date="2018-03-14T12:07:00Z">
        <w:r w:rsidR="00FB27EC" w:rsidDel="003E09CC">
          <w:rPr>
            <w:rFonts w:ascii="Times New Roman" w:hAnsi="Times New Roman" w:cs="Times New Roman"/>
          </w:rPr>
          <w:delText>1</w:delText>
        </w:r>
      </w:del>
      <w:r w:rsidR="00FB27EC" w:rsidRPr="00EE0034">
        <w:rPr>
          <w:rFonts w:ascii="Times New Roman" w:hAnsi="Times New Roman" w:cs="Times New Roman"/>
          <w:i/>
        </w:rPr>
        <w:t>b</w:t>
      </w:r>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5F031043"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r w:rsidR="00FB27EC">
        <w:rPr>
          <w:rFonts w:ascii="Times New Roman" w:hAnsi="Times New Roman" w:cs="Times New Roman"/>
        </w:rPr>
        <w:t>S</w:t>
      </w:r>
      <w:ins w:id="165" w:author="James Santangelo" w:date="2018-03-14T16:01:00Z">
        <w:r w:rsidR="00D2399B">
          <w:rPr>
            <w:rFonts w:ascii="Times New Roman" w:hAnsi="Times New Roman" w:cs="Times New Roman"/>
          </w:rPr>
          <w:t>4</w:t>
        </w:r>
      </w:ins>
      <w:del w:id="166"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r w:rsidR="00FB27EC">
        <w:rPr>
          <w:rFonts w:ascii="Times New Roman" w:hAnsi="Times New Roman" w:cs="Times New Roman"/>
        </w:rPr>
        <w:t>S</w:t>
      </w:r>
      <w:ins w:id="167" w:author="James Santangelo" w:date="2018-03-14T16:01:00Z">
        <w:r w:rsidR="00D2399B">
          <w:rPr>
            <w:rFonts w:ascii="Times New Roman" w:hAnsi="Times New Roman" w:cs="Times New Roman"/>
          </w:rPr>
          <w:t>4</w:t>
        </w:r>
      </w:ins>
      <w:del w:id="168"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b</w:t>
      </w:r>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r w:rsidR="00FB27EC">
        <w:rPr>
          <w:rFonts w:ascii="Times New Roman" w:hAnsi="Times New Roman" w:cs="Times New Roman"/>
        </w:rPr>
        <w:t>S</w:t>
      </w:r>
      <w:ins w:id="169" w:author="James Santangelo" w:date="2018-03-14T16:01:00Z">
        <w:r w:rsidR="00D2399B">
          <w:rPr>
            <w:rFonts w:ascii="Times New Roman" w:hAnsi="Times New Roman" w:cs="Times New Roman"/>
          </w:rPr>
          <w:t>4</w:t>
        </w:r>
      </w:ins>
      <w:del w:id="170"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r w:rsidR="00FB27EC">
        <w:rPr>
          <w:rFonts w:ascii="Times New Roman" w:hAnsi="Times New Roman" w:cs="Times New Roman"/>
        </w:rPr>
        <w:t>S</w:t>
      </w:r>
      <w:ins w:id="171" w:author="James Santangelo" w:date="2018-03-14T16:01:00Z">
        <w:r w:rsidR="00D2399B">
          <w:rPr>
            <w:rFonts w:ascii="Times New Roman" w:hAnsi="Times New Roman" w:cs="Times New Roman"/>
          </w:rPr>
          <w:t>4</w:t>
        </w:r>
      </w:ins>
      <w:del w:id="172"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r w:rsidR="00FB27EC">
        <w:rPr>
          <w:rFonts w:ascii="Times New Roman" w:hAnsi="Times New Roman" w:cs="Times New Roman"/>
        </w:rPr>
        <w:t>S</w:t>
      </w:r>
      <w:ins w:id="173" w:author="James Santangelo" w:date="2018-03-14T16:01:00Z">
        <w:r w:rsidR="00D2399B">
          <w:rPr>
            <w:rFonts w:ascii="Times New Roman" w:hAnsi="Times New Roman" w:cs="Times New Roman"/>
          </w:rPr>
          <w:t>4</w:t>
        </w:r>
      </w:ins>
      <w:del w:id="174"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r w:rsidR="00FB27EC">
        <w:rPr>
          <w:rFonts w:ascii="Times New Roman" w:hAnsi="Times New Roman" w:cs="Times New Roman"/>
        </w:rPr>
        <w:t>S</w:t>
      </w:r>
      <w:ins w:id="175" w:author="James Santangelo" w:date="2018-03-14T16:01:00Z">
        <w:r w:rsidR="00D2399B">
          <w:rPr>
            <w:rFonts w:ascii="Times New Roman" w:hAnsi="Times New Roman" w:cs="Times New Roman"/>
          </w:rPr>
          <w:t>4</w:t>
        </w:r>
      </w:ins>
      <w:del w:id="176"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S2b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6C7E7ABC"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Serial founder events from urban to rural populations constrained the ability of selection to generate strongly positive cyanogenesis clines. In the absence of founder events, increasing selection led to consistently stronger clines, independent of the level of gene flow (figure S</w:t>
      </w:r>
      <w:ins w:id="177" w:author="James Santangelo" w:date="2018-03-14T16:02:00Z">
        <w:r w:rsidR="00D2399B">
          <w:rPr>
            <w:rFonts w:ascii="Times New Roman" w:hAnsi="Times New Roman" w:cs="Times New Roman"/>
          </w:rPr>
          <w:t>5</w:t>
        </w:r>
      </w:ins>
      <w:del w:id="178" w:author="James Santangelo" w:date="2018-03-14T12:07:00Z">
        <w:r w:rsidDel="003E09CC">
          <w:rPr>
            <w:rFonts w:ascii="Times New Roman" w:hAnsi="Times New Roman" w:cs="Times New Roman"/>
          </w:rPr>
          <w:delText>3</w:delText>
        </w:r>
      </w:del>
      <w:r>
        <w:rPr>
          <w:rFonts w:ascii="Times New Roman" w:hAnsi="Times New Roman" w:cs="Times New Roman"/>
          <w:i/>
        </w:rPr>
        <w:t>a</w:t>
      </w:r>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&lt; 0.025 (figure S</w:t>
      </w:r>
      <w:ins w:id="179" w:author="James Santangelo" w:date="2018-03-14T16:02:00Z">
        <w:r w:rsidR="00D2399B">
          <w:rPr>
            <w:rFonts w:ascii="Times New Roman" w:hAnsi="Times New Roman" w:cs="Times New Roman"/>
          </w:rPr>
          <w:t>5</w:t>
        </w:r>
      </w:ins>
      <w:del w:id="180"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ins w:id="181" w:author="James Santangelo" w:date="2018-03-14T12:20:00Z">
        <w:r w:rsidR="00AF7288">
          <w:rPr>
            <w:rFonts w:ascii="Times New Roman" w:hAnsi="Times New Roman" w:cs="Times New Roman"/>
          </w:rPr>
          <w:t>S</w:t>
        </w:r>
      </w:ins>
      <w:ins w:id="182" w:author="James Santangelo" w:date="2018-03-14T16:02:00Z">
        <w:r w:rsidR="00D2399B">
          <w:rPr>
            <w:rFonts w:ascii="Times New Roman" w:hAnsi="Times New Roman" w:cs="Times New Roman"/>
          </w:rPr>
          <w:t>5</w:t>
        </w:r>
      </w:ins>
      <w:del w:id="183"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0.05), respectively (figure S</w:t>
      </w:r>
      <w:ins w:id="184" w:author="James Santangelo" w:date="2018-03-14T16:02:00Z">
        <w:r w:rsidR="00D2399B">
          <w:rPr>
            <w:rFonts w:ascii="Times New Roman" w:hAnsi="Times New Roman" w:cs="Times New Roman"/>
          </w:rPr>
          <w:t>5</w:t>
        </w:r>
      </w:ins>
      <w:del w:id="185" w:author="James Santangelo" w:date="2018-03-14T12:08:00Z">
        <w:r w:rsidDel="003E09CC">
          <w:rPr>
            <w:rFonts w:ascii="Times New Roman" w:hAnsi="Times New Roman" w:cs="Times New Roman"/>
          </w:rPr>
          <w:delText>3</w:delText>
        </w:r>
      </w:del>
      <w:r>
        <w:rPr>
          <w:rFonts w:ascii="Times New Roman" w:hAnsi="Times New Roman" w:cs="Times New Roman"/>
          <w:i/>
        </w:rPr>
        <w:t>c</w:t>
      </w:r>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5C5C4093"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 and when selection is less than 0.005, both positive and negative clines occur with approximately 30% frequency (figure S</w:t>
      </w:r>
      <w:ins w:id="186" w:author="James Santangelo" w:date="2018-03-14T16:02:00Z">
        <w:r w:rsidR="00D2399B">
          <w:rPr>
            <w:rFonts w:ascii="Times New Roman" w:hAnsi="Times New Roman" w:cs="Times New Roman"/>
          </w:rPr>
          <w:t>5</w:t>
        </w:r>
      </w:ins>
      <w:del w:id="187"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 whereas negative clines declines to 0% (figure S</w:t>
      </w:r>
      <w:ins w:id="188" w:author="James Santangelo" w:date="2018-03-14T16:02:00Z">
        <w:r w:rsidR="00D2399B">
          <w:rPr>
            <w:rFonts w:ascii="Times New Roman" w:hAnsi="Times New Roman" w:cs="Times New Roman"/>
          </w:rPr>
          <w:t>5</w:t>
        </w:r>
      </w:ins>
      <w:del w:id="189"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S</w:t>
      </w:r>
      <w:ins w:id="190" w:author="James Santangelo" w:date="2018-03-14T16:02:00Z">
        <w:r w:rsidR="00D2399B">
          <w:rPr>
            <w:rFonts w:ascii="Times New Roman" w:hAnsi="Times New Roman" w:cs="Times New Roman"/>
          </w:rPr>
          <w:t>5</w:t>
        </w:r>
      </w:ins>
      <w:del w:id="191" w:author="James Santangelo" w:date="2018-03-14T12:10:00Z">
        <w:r w:rsidDel="003E09CC">
          <w:rPr>
            <w:rFonts w:ascii="Times New Roman" w:hAnsi="Times New Roman" w:cs="Times New Roman"/>
          </w:rPr>
          <w:delText>3</w:delText>
        </w:r>
      </w:del>
      <w:r>
        <w:rPr>
          <w:rFonts w:ascii="Times New Roman" w:hAnsi="Times New Roman" w:cs="Times New Roman"/>
          <w:i/>
        </w:rPr>
        <w:t>e</w:t>
      </w:r>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0.2, figure S</w:t>
      </w:r>
      <w:ins w:id="192" w:author="James Santangelo" w:date="2018-03-14T16:02:00Z">
        <w:r w:rsidR="00D2399B">
          <w:rPr>
            <w:rFonts w:ascii="Times New Roman" w:hAnsi="Times New Roman" w:cs="Times New Roman"/>
          </w:rPr>
          <w:t>5</w:t>
        </w:r>
      </w:ins>
      <w:del w:id="193"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0.005 (figure S</w:t>
      </w:r>
      <w:ins w:id="194" w:author="James Santangelo" w:date="2018-03-14T16:02:00Z">
        <w:r w:rsidR="00D2399B">
          <w:rPr>
            <w:rFonts w:ascii="Times New Roman" w:hAnsi="Times New Roman" w:cs="Times New Roman"/>
          </w:rPr>
          <w:t>5</w:t>
        </w:r>
      </w:ins>
      <w:del w:id="195"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ext S3</w:t>
      </w:r>
      <w:r w:rsidRPr="00E15D5E">
        <w:rPr>
          <w:rFonts w:ascii="Times New Roman" w:hAnsi="Times New Roman" w:cs="Times New Roman"/>
          <w:u w:val="single"/>
        </w:rPr>
        <w:t xml:space="preserve">: </w:t>
      </w:r>
      <w:r w:rsidR="00D519C0" w:rsidRPr="00E15D5E">
        <w:rPr>
          <w:rFonts w:ascii="Times New Roman" w:hAnsi="Times New Roman" w:cs="Times New Roman"/>
          <w:u w:val="single"/>
        </w:rPr>
        <w:t>Effects of initial allele frequency variation on cyanogenesis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Text S3</w:t>
      </w:r>
      <w:r w:rsidR="0032468F" w:rsidRPr="0032468F">
        <w:rPr>
          <w:rFonts w:ascii="Times New Roman" w:hAnsi="Times New Roman" w:cs="Times New Roman"/>
          <w:i/>
        </w:rPr>
        <w:t xml:space="preserve">a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1D2B810C"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was 0.5 (figure S</w:t>
      </w:r>
      <w:ins w:id="196" w:author="James Santangelo" w:date="2018-03-14T16:02:00Z">
        <w:r w:rsidR="00D2399B">
          <w:rPr>
            <w:rFonts w:ascii="Times New Roman" w:hAnsi="Times New Roman" w:cs="Times New Roman"/>
          </w:rPr>
          <w:t>6</w:t>
        </w:r>
      </w:ins>
      <w:del w:id="197"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S</w:t>
      </w:r>
      <w:ins w:id="198" w:author="James Santangelo" w:date="2018-03-14T12:20:00Z">
        <w:r w:rsidR="00D2399B">
          <w:rPr>
            <w:rFonts w:ascii="Times New Roman" w:hAnsi="Times New Roman" w:cs="Times New Roman"/>
          </w:rPr>
          <w:t>6</w:t>
        </w:r>
      </w:ins>
      <w:del w:id="199"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al allele frequencies (figure S</w:t>
      </w:r>
      <w:ins w:id="200" w:author="James Santangelo" w:date="2018-03-14T16:02:00Z">
        <w:r w:rsidR="00D2399B">
          <w:rPr>
            <w:rFonts w:ascii="Times New Roman" w:hAnsi="Times New Roman" w:cs="Times New Roman"/>
          </w:rPr>
          <w:t>6</w:t>
        </w:r>
      </w:ins>
      <w:del w:id="201"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w:t>
      </w:r>
    </w:p>
    <w:p w14:paraId="77232595" w14:textId="03567C7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S</w:t>
      </w:r>
      <w:ins w:id="202" w:author="James Santangelo" w:date="2018-03-14T16:02:00Z">
        <w:r w:rsidR="00D2399B">
          <w:rPr>
            <w:rFonts w:ascii="Times New Roman" w:hAnsi="Times New Roman" w:cs="Times New Roman"/>
          </w:rPr>
          <w:t>6</w:t>
        </w:r>
      </w:ins>
      <w:del w:id="203"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nant alleles was high (figure S</w:t>
      </w:r>
      <w:ins w:id="204" w:author="James Santangelo" w:date="2018-03-14T16:02:00Z">
        <w:r w:rsidR="00D2399B">
          <w:rPr>
            <w:rFonts w:ascii="Times New Roman" w:hAnsi="Times New Roman" w:cs="Times New Roman"/>
          </w:rPr>
          <w:t>6</w:t>
        </w:r>
      </w:ins>
      <w:del w:id="205"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S3b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46824A95"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initial allele frequencies had little effect on the strength of clines, which were on average very weak and near zero (0.00002 &lt; β &lt; 0.0006), independent of migration rate (figure S</w:t>
      </w:r>
      <w:ins w:id="206" w:author="James Santangelo" w:date="2018-03-14T16:03:00Z">
        <w:r w:rsidR="00D2399B">
          <w:rPr>
            <w:rFonts w:ascii="Times New Roman" w:hAnsi="Times New Roman" w:cs="Times New Roman"/>
          </w:rPr>
          <w:t>7</w:t>
        </w:r>
      </w:ins>
      <w:del w:id="207" w:author="James Santangelo" w:date="2018-03-14T12:21:00Z">
        <w:r w:rsidR="00AE7DEE" w:rsidDel="00AF7288">
          <w:rPr>
            <w:rFonts w:ascii="Times New Roman" w:hAnsi="Times New Roman" w:cs="Times New Roman"/>
          </w:rPr>
          <w:delText>5</w:delText>
        </w:r>
      </w:del>
      <w:r w:rsidR="00D60ADE">
        <w:rPr>
          <w:rFonts w:ascii="Times New Roman" w:hAnsi="Times New Roman" w:cs="Times New Roman"/>
          <w:i/>
        </w:rPr>
        <w:t xml:space="preserve">a).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w:t>
      </w:r>
      <w:del w:id="208" w:author="James Santangelo" w:date="2018-03-14T12:21:00Z">
        <w:r w:rsidR="00B25DAE" w:rsidDel="00AF7288">
          <w:rPr>
            <w:rFonts w:ascii="Times New Roman" w:hAnsi="Times New Roman" w:cs="Times New Roman"/>
          </w:rPr>
          <w:delText xml:space="preserve"> </w:delText>
        </w:r>
      </w:del>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0, figure S</w:t>
      </w:r>
      <w:ins w:id="209" w:author="James Santangelo" w:date="2018-03-14T16:03:00Z">
        <w:r w:rsidR="00D2399B">
          <w:rPr>
            <w:rFonts w:ascii="Times New Roman" w:hAnsi="Times New Roman" w:cs="Times New Roman"/>
          </w:rPr>
          <w:t>7</w:t>
        </w:r>
      </w:ins>
      <w:del w:id="210"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 This result holds regardless of the level of gene flow (figure S</w:t>
      </w:r>
      <w:ins w:id="211" w:author="James Santangelo" w:date="2018-03-14T16:03:00Z">
        <w:r w:rsidR="00D2399B">
          <w:rPr>
            <w:rFonts w:ascii="Times New Roman" w:hAnsi="Times New Roman" w:cs="Times New Roman"/>
          </w:rPr>
          <w:t>7</w:t>
        </w:r>
      </w:ins>
      <w:del w:id="212"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figure S</w:t>
      </w:r>
      <w:ins w:id="213" w:author="James Santangelo" w:date="2018-03-14T16:03:00Z">
        <w:r w:rsidR="00D2399B">
          <w:rPr>
            <w:rFonts w:ascii="Times New Roman" w:hAnsi="Times New Roman" w:cs="Times New Roman"/>
          </w:rPr>
          <w:t>7</w:t>
        </w:r>
      </w:ins>
      <w:del w:id="214" w:author="James Santangelo" w:date="2018-03-14T12:21:00Z">
        <w:r w:rsidR="00AE7DEE" w:rsidDel="00AF7288">
          <w:rPr>
            <w:rFonts w:ascii="Times New Roman" w:hAnsi="Times New Roman" w:cs="Times New Roman"/>
          </w:rPr>
          <w:delText>5</w:delText>
        </w:r>
      </w:del>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1F78C83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w:t>
      </w:r>
      <w:ins w:id="215" w:author="James Santangelo" w:date="2018-03-14T16:03:00Z">
        <w:r w:rsidR="00D2399B">
          <w:rPr>
            <w:rFonts w:ascii="Times New Roman" w:hAnsi="Times New Roman" w:cs="Times New Roman"/>
          </w:rPr>
          <w:t>7</w:t>
        </w:r>
      </w:ins>
      <w:del w:id="216" w:author="James Santangelo" w:date="2018-03-14T12:21:00Z">
        <w:r w:rsidR="00AE7DEE" w:rsidDel="00AF7288">
          <w:rPr>
            <w:rFonts w:ascii="Times New Roman" w:hAnsi="Times New Roman" w:cs="Times New Roman"/>
          </w:rPr>
          <w:delText>5</w:delText>
        </w:r>
      </w:del>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w:t>
      </w:r>
      <w:ins w:id="217" w:author="James Santangelo" w:date="2018-03-14T16:03:00Z">
        <w:r w:rsidR="00D2399B">
          <w:rPr>
            <w:rFonts w:ascii="Times New Roman" w:hAnsi="Times New Roman" w:cs="Times New Roman"/>
          </w:rPr>
          <w:t>7</w:t>
        </w:r>
      </w:ins>
      <w:del w:id="218"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w:t>
      </w:r>
      <w:ins w:id="219" w:author="James Santangelo" w:date="2018-03-14T16:03:00Z">
        <w:r w:rsidR="00D2399B">
          <w:rPr>
            <w:rFonts w:ascii="Times New Roman" w:hAnsi="Times New Roman" w:cs="Times New Roman"/>
          </w:rPr>
          <w:t>7</w:t>
        </w:r>
      </w:ins>
      <w:del w:id="220"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Supplementary text S4</w:t>
      </w:r>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ins w:id="221" w:author="James Santangelo" w:date="2018-03-14T12:22:00Z">
        <w:r w:rsidR="00AF7288">
          <w:rPr>
            <w:rFonts w:ascii="Times New Roman" w:hAnsi="Times New Roman" w:cs="Times New Roman"/>
          </w:rPr>
          <w:t>S</w:t>
        </w:r>
      </w:ins>
      <w:r w:rsidRPr="00353D38">
        <w:rPr>
          <w:rFonts w:ascii="Times New Roman" w:hAnsi="Times New Roman" w:cs="Times New Roman"/>
        </w:rPr>
        <w:t xml:space="preserve">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FA6983"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FA6983"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FA6983"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Supplementary text S5</w:t>
      </w:r>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6B95D7CE"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w:t>
      </w:r>
      <w:del w:id="222" w:author="James Santangelo" w:date="2018-03-14T16:04:00Z">
        <w:r w:rsidR="00A83960" w:rsidRPr="00F87D7B" w:rsidDel="00D2399B">
          <w:rPr>
            <w:rFonts w:ascii="Times New Roman" w:hAnsi="Times New Roman" w:cs="Times New Roman"/>
          </w:rPr>
          <w:delText xml:space="preserve"> of</w:delText>
        </w:r>
      </w:del>
      <w:r w:rsidR="00A83960" w:rsidRPr="00F87D7B">
        <w:rPr>
          <w:rFonts w:ascii="Times New Roman" w:hAnsi="Times New Roman" w:cs="Times New Roman"/>
        </w:rPr>
        <w:t xml:space="preserve"> (positive selection coefficients) </w:t>
      </w:r>
      <w:ins w:id="223" w:author="James Santangelo" w:date="2018-03-14T16:04:00Z">
        <w:r w:rsidR="00D2399B">
          <w:rPr>
            <w:rFonts w:ascii="Times New Roman" w:hAnsi="Times New Roman" w:cs="Times New Roman"/>
          </w:rPr>
          <w:t xml:space="preserve">of </w:t>
        </w:r>
      </w:ins>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FA6983"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4E1B3762" w14:textId="61D7BD6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S</w:t>
      </w:r>
      <w:ins w:id="224" w:author="James Santangelo" w:date="2018-03-14T16:04:00Z">
        <w:r w:rsidR="00D2399B">
          <w:rPr>
            <w:rFonts w:ascii="Times New Roman" w:hAnsi="Times New Roman" w:cs="Times New Roman"/>
          </w:rPr>
          <w:t>10</w:t>
        </w:r>
      </w:ins>
      <w:del w:id="225" w:author="James Santangelo" w:date="2018-03-14T12:22:00Z">
        <w:r w:rsidR="00AE7DEE" w:rsidDel="00AF7288">
          <w:rPr>
            <w:rFonts w:ascii="Times New Roman" w:hAnsi="Times New Roman" w:cs="Times New Roman"/>
          </w:rPr>
          <w:delText>8</w:delText>
        </w:r>
      </w:del>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Supplementary text S6</w:t>
      </w:r>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91C5B6B"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w:t>
      </w:r>
      <w:ins w:id="226" w:author="James Santangelo" w:date="2018-03-14T12:23:00Z">
        <w:r w:rsidR="00D2399B">
          <w:rPr>
            <w:rFonts w:ascii="Times New Roman" w:hAnsi="Times New Roman" w:cs="Times New Roman"/>
          </w:rPr>
          <w:t>1</w:t>
        </w:r>
      </w:ins>
      <w:ins w:id="227" w:author="James Santangelo" w:date="2018-03-14T16:05:00Z">
        <w:r w:rsidR="00D2399B">
          <w:rPr>
            <w:rFonts w:ascii="Times New Roman" w:hAnsi="Times New Roman" w:cs="Times New Roman"/>
          </w:rPr>
          <w:t>1</w:t>
        </w:r>
      </w:ins>
      <w:del w:id="228" w:author="James Santangelo" w:date="2018-03-14T12:23:00Z">
        <w:r w:rsidR="00AE7DEE" w:rsidDel="00AF7288">
          <w:rPr>
            <w:rFonts w:ascii="Times New Roman" w:hAnsi="Times New Roman" w:cs="Times New Roman"/>
          </w:rPr>
          <w:delText>9</w:delText>
        </w:r>
      </w:del>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w:t>
      </w:r>
      <w:ins w:id="229" w:author="James Santangelo" w:date="2018-03-14T12:23:00Z">
        <w:r w:rsidR="00D2399B">
          <w:rPr>
            <w:rFonts w:ascii="Times New Roman" w:hAnsi="Times New Roman" w:cs="Times New Roman"/>
          </w:rPr>
          <w:t>1</w:t>
        </w:r>
      </w:ins>
      <w:ins w:id="230" w:author="James Santangelo" w:date="2018-03-14T16:05:00Z">
        <w:r w:rsidR="00D2399B">
          <w:rPr>
            <w:rFonts w:ascii="Times New Roman" w:hAnsi="Times New Roman" w:cs="Times New Roman"/>
          </w:rPr>
          <w:t>1</w:t>
        </w:r>
      </w:ins>
      <w:del w:id="231"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a</w:t>
      </w:r>
      <w:r w:rsidR="003251AB">
        <w:rPr>
          <w:rFonts w:ascii="Times New Roman" w:hAnsi="Times New Roman" w:cs="Times New Roman"/>
        </w:rPr>
        <w:t xml:space="preserve">). Nonetheless, this has no effects on our interpretation that increasing the amount of gene flow reduces the mean strength of clines (see main text figure </w:t>
      </w:r>
      <w:r w:rsidR="00AE7DEE">
        <w:rPr>
          <w:rFonts w:ascii="Times New Roman" w:hAnsi="Times New Roman" w:cs="Times New Roman"/>
        </w:rPr>
        <w:t>2</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w:t>
      </w:r>
      <w:ins w:id="232" w:author="James Santangelo" w:date="2018-03-14T12:23:00Z">
        <w:r w:rsidR="00D2399B">
          <w:rPr>
            <w:rFonts w:ascii="Times New Roman" w:hAnsi="Times New Roman" w:cs="Times New Roman"/>
          </w:rPr>
          <w:t>1</w:t>
        </w:r>
      </w:ins>
      <w:ins w:id="233" w:author="James Santangelo" w:date="2018-03-14T16:05:00Z">
        <w:r w:rsidR="00D2399B">
          <w:rPr>
            <w:rFonts w:ascii="Times New Roman" w:hAnsi="Times New Roman" w:cs="Times New Roman"/>
          </w:rPr>
          <w:t>1</w:t>
        </w:r>
      </w:ins>
      <w:del w:id="234"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Supplementary text S7</w:t>
      </w:r>
      <w:r w:rsidR="00E15D5E">
        <w:rPr>
          <w:rFonts w:ascii="Times New Roman" w:hAnsi="Times New Roman" w:cs="Times New Roman"/>
          <w:u w:val="single"/>
        </w:rPr>
        <w:t xml:space="preserve">: </w:t>
      </w:r>
      <w:r w:rsidR="003D4146" w:rsidRPr="00E15D5E">
        <w:rPr>
          <w:rFonts w:ascii="Times New Roman" w:hAnsi="Times New Roman" w:cs="Times New Roman"/>
          <w:u w:val="single"/>
        </w:rPr>
        <w:t>Comparison of simulated slopes to standardized slopes for cyanogenesis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15C9B6F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w:t>
      </w:r>
      <w:r w:rsidR="00AE7DEE">
        <w:rPr>
          <w:rFonts w:ascii="Times New Roman" w:hAnsi="Times New Roman" w:cs="Times New Roman"/>
        </w:rPr>
        <w:t>1</w:t>
      </w:r>
      <w:ins w:id="235" w:author="James Santangelo" w:date="2018-03-14T16:05:00Z">
        <w:r w:rsidR="00D2399B">
          <w:rPr>
            <w:rFonts w:ascii="Times New Roman" w:hAnsi="Times New Roman" w:cs="Times New Roman"/>
          </w:rPr>
          <w:t>3</w:t>
        </w:r>
      </w:ins>
      <w:del w:id="236"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w:t>
      </w:r>
      <w:r w:rsidR="00AE7DEE">
        <w:rPr>
          <w:rFonts w:ascii="Times New Roman" w:hAnsi="Times New Roman" w:cs="Times New Roman"/>
        </w:rPr>
        <w:t>1</w:t>
      </w:r>
      <w:ins w:id="237" w:author="James Santangelo" w:date="2018-03-14T16:05:00Z">
        <w:r w:rsidR="00D2399B">
          <w:rPr>
            <w:rFonts w:ascii="Times New Roman" w:hAnsi="Times New Roman" w:cs="Times New Roman"/>
          </w:rPr>
          <w:t>3</w:t>
        </w:r>
      </w:ins>
      <w:del w:id="238"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b</w:t>
      </w:r>
      <w:r w:rsidR="00DC7148">
        <w:rPr>
          <w:rFonts w:ascii="Times New Roman" w:hAnsi="Times New Roman" w:cs="Times New Roman"/>
        </w:rPr>
        <w:t xml:space="preserve"> through S</w:t>
      </w:r>
      <w:r w:rsidR="00AE7DEE">
        <w:rPr>
          <w:rFonts w:ascii="Times New Roman" w:hAnsi="Times New Roman" w:cs="Times New Roman"/>
        </w:rPr>
        <w:t>1</w:t>
      </w:r>
      <w:ins w:id="239" w:author="James Santangelo" w:date="2018-03-14T16:05:00Z">
        <w:r w:rsidR="00D2399B">
          <w:rPr>
            <w:rFonts w:ascii="Times New Roman" w:hAnsi="Times New Roman" w:cs="Times New Roman"/>
          </w:rPr>
          <w:t>3</w:t>
        </w:r>
      </w:ins>
      <w:del w:id="240"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w:t>
      </w:r>
      <w:r w:rsidR="00AE7DEE">
        <w:rPr>
          <w:rFonts w:ascii="Times New Roman" w:hAnsi="Times New Roman" w:cs="Times New Roman"/>
        </w:rPr>
        <w:t>1</w:t>
      </w:r>
      <w:ins w:id="241" w:author="James Santangelo" w:date="2018-03-14T16:05:00Z">
        <w:r w:rsidR="00D2399B">
          <w:rPr>
            <w:rFonts w:ascii="Times New Roman" w:hAnsi="Times New Roman" w:cs="Times New Roman"/>
          </w:rPr>
          <w:t>3</w:t>
        </w:r>
      </w:ins>
      <w:del w:id="242"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w:t>
      </w:r>
      <w:r w:rsidR="00AE7DEE">
        <w:rPr>
          <w:rFonts w:ascii="Times New Roman" w:hAnsi="Times New Roman" w:cs="Times New Roman"/>
        </w:rPr>
        <w:t>1</w:t>
      </w:r>
      <w:ins w:id="243" w:author="James Santangelo" w:date="2018-03-14T16:05:00Z">
        <w:r w:rsidR="00D2399B">
          <w:rPr>
            <w:rFonts w:ascii="Times New Roman" w:hAnsi="Times New Roman" w:cs="Times New Roman"/>
          </w:rPr>
          <w:t>3</w:t>
        </w:r>
      </w:ins>
      <w:del w:id="244"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62BF8869"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r w:rsidR="009E1D60" w:rsidRPr="009E1D60">
        <w:rPr>
          <w:rFonts w:ascii="Times New Roman" w:hAnsi="Times New Roman" w:cs="Times New Roman"/>
          <w:i/>
          <w:iCs/>
          <w:noProof/>
        </w:rPr>
        <w:t>Landsc. Res.</w:t>
      </w:r>
      <w:r w:rsidR="009E1D60" w:rsidRPr="009E1D60">
        <w:rPr>
          <w:rFonts w:ascii="Times New Roman" w:hAnsi="Times New Roman" w:cs="Times New Roman"/>
          <w:noProof/>
        </w:rPr>
        <w:t xml:space="preserve"> </w:t>
      </w:r>
      <w:r w:rsidR="009E1D60" w:rsidRPr="009E1D60">
        <w:rPr>
          <w:rFonts w:ascii="Times New Roman" w:hAnsi="Times New Roman" w:cs="Times New Roman"/>
          <w:b/>
          <w:bCs/>
          <w:noProof/>
        </w:rPr>
        <w:t>28</w:t>
      </w:r>
      <w:r w:rsidR="009E1D60" w:rsidRPr="009E1D60">
        <w:rPr>
          <w:rFonts w:ascii="Times New Roman" w:hAnsi="Times New Roman" w:cs="Times New Roman"/>
          <w:noProof/>
        </w:rPr>
        <w:t>, 41–49.</w:t>
      </w:r>
      <w:del w:id="245" w:author="James Santangelo" w:date="2018-03-22T18:32:00Z">
        <w:r w:rsidR="009E1D60" w:rsidRPr="009E1D60" w:rsidDel="0031540A">
          <w:rPr>
            <w:rFonts w:ascii="Times New Roman" w:hAnsi="Times New Roman" w:cs="Times New Roman"/>
            <w:noProof/>
          </w:rPr>
          <w:delText xml:space="preserve"> (doi:10.1080/01426390306531)</w:delText>
        </w:r>
      </w:del>
    </w:p>
    <w:p w14:paraId="48387BD4" w14:textId="332C8CE2"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w:t>
      </w:r>
      <w:r w:rsidRPr="009E1D60">
        <w:rPr>
          <w:rFonts w:ascii="Times New Roman" w:hAnsi="Times New Roman" w:cs="Times New Roman"/>
          <w:noProof/>
        </w:rPr>
        <w:lastRenderedPageBreak/>
        <w:t xml:space="preserve">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xml:space="preserve">, 20162180. </w:t>
      </w:r>
      <w:bookmarkStart w:id="246" w:name="_GoBack"/>
      <w:bookmarkEnd w:id="246"/>
      <w:del w:id="247" w:author="James Santangelo" w:date="2018-03-22T18:33:00Z">
        <w:r w:rsidRPr="009E1D60" w:rsidDel="0031540A">
          <w:rPr>
            <w:rFonts w:ascii="Times New Roman" w:hAnsi="Times New Roman" w:cs="Times New Roman"/>
            <w:noProof/>
          </w:rPr>
          <w:delText>(doi:10.1098/rspb.2016.2180)</w:delText>
        </w:r>
      </w:del>
    </w:p>
    <w:p w14:paraId="39F34C82" w14:textId="06106F6B"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3.</w:t>
      </w:r>
      <w:r w:rsidRPr="009E1D60">
        <w:rPr>
          <w:rFonts w:ascii="Times New Roman" w:hAnsi="Times New Roman" w:cs="Times New Roman"/>
          <w:noProof/>
        </w:rPr>
        <w:tab/>
        <w:t xml:space="preserve">Wright S. 1943 Isolation by </w:t>
      </w:r>
      <w:ins w:id="248" w:author="James Santangelo" w:date="2018-03-14T16:07:00Z">
        <w:r>
          <w:rPr>
            <w:rFonts w:ascii="Times New Roman" w:hAnsi="Times New Roman" w:cs="Times New Roman"/>
            <w:noProof/>
          </w:rPr>
          <w:t>d</w:t>
        </w:r>
      </w:ins>
      <w:del w:id="249" w:author="James Santangelo" w:date="2018-03-14T16:07:00Z">
        <w:r w:rsidRPr="009E1D60" w:rsidDel="009E1D60">
          <w:rPr>
            <w:rFonts w:ascii="Times New Roman" w:hAnsi="Times New Roman" w:cs="Times New Roman"/>
            <w:noProof/>
          </w:rPr>
          <w:delText>D</w:delText>
        </w:r>
      </w:del>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del w:id="250" w:author="James Santangelo" w:date="2018-03-14T16:07:00Z">
        <w:r w:rsidRPr="009E1D60" w:rsidDel="009E1D60">
          <w:rPr>
            <w:rFonts w:ascii="Times New Roman" w:hAnsi="Times New Roman" w:cs="Times New Roman"/>
            <w:noProof/>
          </w:rPr>
          <w:delText xml:space="preserve"> (doi:Article)</w:delText>
        </w:r>
      </w:del>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del w:id="251" w:author="James Santangelo" w:date="2018-03-14T16:07:00Z">
        <w:r w:rsidRPr="009E1D60" w:rsidDel="009E1D60">
          <w:rPr>
            <w:rFonts w:ascii="Times New Roman" w:hAnsi="Times New Roman" w:cs="Times New Roman"/>
            <w:i/>
            <w:noProof/>
            <w:rPrChange w:id="252" w:author="James Santangelo" w:date="2018-03-14T16:07:00Z">
              <w:rPr>
                <w:rFonts w:ascii="Times New Roman" w:hAnsi="Times New Roman" w:cs="Times New Roman"/>
                <w:noProof/>
              </w:rPr>
            </w:rPrChange>
          </w:rPr>
          <w:delText>&lt;i&gt;</w:delText>
        </w:r>
      </w:del>
      <w:r w:rsidRPr="009E1D60">
        <w:rPr>
          <w:rFonts w:ascii="Times New Roman" w:hAnsi="Times New Roman" w:cs="Times New Roman"/>
          <w:i/>
          <w:noProof/>
          <w:rPrChange w:id="253" w:author="James Santangelo" w:date="2018-03-14T16:07:00Z">
            <w:rPr>
              <w:rFonts w:ascii="Times New Roman" w:hAnsi="Times New Roman" w:cs="Times New Roman"/>
              <w:noProof/>
            </w:rPr>
          </w:rPrChange>
        </w:rPr>
        <w:t>Trifolium repens</w:t>
      </w:r>
      <w:del w:id="254" w:author="James Santangelo" w:date="2018-03-14T16:07:00Z">
        <w:r w:rsidRPr="009E1D60" w:rsidDel="009E1D60">
          <w:rPr>
            <w:rFonts w:ascii="Times New Roman" w:hAnsi="Times New Roman" w:cs="Times New Roman"/>
            <w:noProof/>
          </w:rPr>
          <w:delText>&lt;i/&gt;</w:delText>
        </w:r>
      </w:del>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890A0" w14:textId="77777777" w:rsidR="00FA6983" w:rsidRDefault="00FA6983" w:rsidP="00E7251A">
      <w:r>
        <w:separator/>
      </w:r>
    </w:p>
  </w:endnote>
  <w:endnote w:type="continuationSeparator" w:id="0">
    <w:p w14:paraId="4FE75AAF" w14:textId="77777777" w:rsidR="00FA6983" w:rsidRDefault="00FA6983"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6" w:author="James Santangelo" w:date="2018-03-22T18:32:00Z"/>
  <w:sdt>
    <w:sdtPr>
      <w:rPr>
        <w:rStyle w:val="PageNumber"/>
      </w:rPr>
      <w:id w:val="834185989"/>
      <w:docPartObj>
        <w:docPartGallery w:val="Page Numbers (Bottom of Page)"/>
        <w:docPartUnique/>
      </w:docPartObj>
    </w:sdtPr>
    <w:sdtContent>
      <w:customXmlInsRangeEnd w:id="36"/>
      <w:p w14:paraId="7BBB8714" w14:textId="1F158D59" w:rsidR="0031540A" w:rsidRDefault="0031540A" w:rsidP="00F51010">
        <w:pPr>
          <w:pStyle w:val="Footer"/>
          <w:framePr w:wrap="none" w:vAnchor="text" w:hAnchor="margin" w:xAlign="center" w:y="1"/>
          <w:rPr>
            <w:ins w:id="37" w:author="James Santangelo" w:date="2018-03-22T18:32:00Z"/>
            <w:rStyle w:val="PageNumber"/>
          </w:rPr>
        </w:pPr>
        <w:ins w:id="38" w:author="James Santangelo" w:date="2018-03-22T18:32:00Z">
          <w:r>
            <w:rPr>
              <w:rStyle w:val="PageNumber"/>
            </w:rPr>
            <w:fldChar w:fldCharType="begin"/>
          </w:r>
          <w:r>
            <w:rPr>
              <w:rStyle w:val="PageNumber"/>
            </w:rPr>
            <w:instrText xml:space="preserve"> PAGE </w:instrText>
          </w:r>
          <w:r>
            <w:rPr>
              <w:rStyle w:val="PageNumber"/>
            </w:rPr>
            <w:fldChar w:fldCharType="end"/>
          </w:r>
        </w:ins>
      </w:p>
      <w:customXmlInsRangeStart w:id="39" w:author="James Santangelo" w:date="2018-03-22T18:32:00Z"/>
    </w:sdtContent>
  </w:sdt>
  <w:customXmlInsRangeEnd w:id="39"/>
  <w:p w14:paraId="4B118F84" w14:textId="77777777" w:rsidR="0031540A" w:rsidRDefault="003154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40" w:author="James Santangelo" w:date="2018-03-22T18:32:00Z"/>
  <w:sdt>
    <w:sdtPr>
      <w:rPr>
        <w:rStyle w:val="PageNumber"/>
      </w:rPr>
      <w:id w:val="1711617653"/>
      <w:docPartObj>
        <w:docPartGallery w:val="Page Numbers (Bottom of Page)"/>
        <w:docPartUnique/>
      </w:docPartObj>
    </w:sdtPr>
    <w:sdtContent>
      <w:customXmlInsRangeEnd w:id="40"/>
      <w:p w14:paraId="6BEFAD09" w14:textId="7F5B5D65" w:rsidR="0031540A" w:rsidRDefault="0031540A" w:rsidP="00F51010">
        <w:pPr>
          <w:pStyle w:val="Footer"/>
          <w:framePr w:wrap="none" w:vAnchor="text" w:hAnchor="margin" w:xAlign="center" w:y="1"/>
          <w:rPr>
            <w:ins w:id="41" w:author="James Santangelo" w:date="2018-03-22T18:32:00Z"/>
            <w:rStyle w:val="PageNumber"/>
          </w:rPr>
        </w:pPr>
        <w:ins w:id="42" w:author="James Santangelo" w:date="2018-03-22T18:32: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43" w:author="James Santangelo" w:date="2018-03-22T18:32:00Z">
          <w:r>
            <w:rPr>
              <w:rStyle w:val="PageNumber"/>
            </w:rPr>
            <w:fldChar w:fldCharType="end"/>
          </w:r>
        </w:ins>
      </w:p>
      <w:customXmlInsRangeStart w:id="44" w:author="James Santangelo" w:date="2018-03-22T18:32:00Z"/>
    </w:sdtContent>
  </w:sdt>
  <w:customXmlInsRangeEnd w:id="44"/>
  <w:p w14:paraId="464BFB2C" w14:textId="77777777" w:rsidR="0031540A" w:rsidRDefault="003154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933AA" w14:textId="77777777" w:rsidR="00FA6983" w:rsidRDefault="00FA6983" w:rsidP="00E7251A">
      <w:r>
        <w:separator/>
      </w:r>
    </w:p>
  </w:footnote>
  <w:footnote w:type="continuationSeparator" w:id="0">
    <w:p w14:paraId="010894F4" w14:textId="77777777" w:rsidR="00FA6983" w:rsidRDefault="00FA6983"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5E01"/>
    <w:rsid w:val="001F7C4E"/>
    <w:rsid w:val="00201DEB"/>
    <w:rsid w:val="00211267"/>
    <w:rsid w:val="0022289A"/>
    <w:rsid w:val="002273F9"/>
    <w:rsid w:val="002544F7"/>
    <w:rsid w:val="002A67DC"/>
    <w:rsid w:val="002C1EC2"/>
    <w:rsid w:val="002E27EB"/>
    <w:rsid w:val="002F5234"/>
    <w:rsid w:val="002F6F7F"/>
    <w:rsid w:val="0031540A"/>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7267"/>
    <w:rsid w:val="008F2A3A"/>
    <w:rsid w:val="0094356C"/>
    <w:rsid w:val="00994BC9"/>
    <w:rsid w:val="00997283"/>
    <w:rsid w:val="009A045C"/>
    <w:rsid w:val="009A5E23"/>
    <w:rsid w:val="009C6808"/>
    <w:rsid w:val="009D68E4"/>
    <w:rsid w:val="009E1D60"/>
    <w:rsid w:val="009E73E2"/>
    <w:rsid w:val="009F14A2"/>
    <w:rsid w:val="00A010C2"/>
    <w:rsid w:val="00A02A78"/>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C057E7"/>
    <w:rsid w:val="00C34EAA"/>
    <w:rsid w:val="00C35587"/>
    <w:rsid w:val="00C5193B"/>
    <w:rsid w:val="00C56964"/>
    <w:rsid w:val="00C57DE3"/>
    <w:rsid w:val="00C853D7"/>
    <w:rsid w:val="00C976E5"/>
    <w:rsid w:val="00CA3F0A"/>
    <w:rsid w:val="00CA6BE7"/>
    <w:rsid w:val="00CE79BE"/>
    <w:rsid w:val="00CF4149"/>
    <w:rsid w:val="00D2399B"/>
    <w:rsid w:val="00D31F16"/>
    <w:rsid w:val="00D519C0"/>
    <w:rsid w:val="00D60ADE"/>
    <w:rsid w:val="00D70114"/>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A6983"/>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62802-42CB-6E46-A5B0-B6B5C1797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7296</Words>
  <Characters>41592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dcterms:created xsi:type="dcterms:W3CDTF">2018-03-22T16:41:00Z</dcterms:created>
  <dcterms:modified xsi:type="dcterms:W3CDTF">2018-03-22T22:33:00Z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