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6EC3887B" w:rsidR="002F5234" w:rsidRPr="00F47CA8" w:rsidRDefault="00695730" w:rsidP="004D755B">
      <w:pPr>
        <w:spacing w:line="480" w:lineRule="auto"/>
        <w:rPr>
          <w:rFonts w:ascii="Times New Roman" w:hAnsi="Times New Roman" w:cs="Times New Roman"/>
          <w:b/>
          <w:sz w:val="32"/>
          <w:szCs w:val="32"/>
        </w:rPr>
      </w:pPr>
      <w:commentRangeStart w:id="0"/>
      <w:del w:id="1" w:author="James Santangelo" w:date="2018-03-13T08:25:00Z">
        <w:r w:rsidRPr="00F47CA8" w:rsidDel="00A95C65">
          <w:rPr>
            <w:rFonts w:ascii="Times New Roman" w:hAnsi="Times New Roman" w:cs="Times New Roman"/>
            <w:b/>
            <w:sz w:val="32"/>
            <w:szCs w:val="32"/>
          </w:rPr>
          <w:delText xml:space="preserve">Urban </w:delText>
        </w:r>
      </w:del>
      <w:ins w:id="2" w:author="James Santangelo" w:date="2018-03-13T08:25:00Z">
        <w:r w:rsidR="00A95C65">
          <w:rPr>
            <w:rFonts w:ascii="Times New Roman" w:hAnsi="Times New Roman" w:cs="Times New Roman"/>
            <w:b/>
            <w:sz w:val="32"/>
            <w:szCs w:val="32"/>
          </w:rPr>
          <w:t>Modern</w:t>
        </w:r>
        <w:r w:rsidR="00A95C65" w:rsidRPr="00F47CA8">
          <w:rPr>
            <w:rFonts w:ascii="Times New Roman" w:hAnsi="Times New Roman" w:cs="Times New Roman"/>
            <w:b/>
            <w:sz w:val="32"/>
            <w:szCs w:val="32"/>
          </w:rPr>
          <w:t xml:space="preserve"> </w:t>
        </w:r>
        <w:commentRangeEnd w:id="0"/>
        <w:r w:rsidR="00A95C65">
          <w:rPr>
            <w:rStyle w:val="CommentReference"/>
          </w:rPr>
          <w:commentReference w:id="0"/>
        </w:r>
      </w:ins>
      <w:r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Rob W. 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22EBF214"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cyanogenesis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r w:rsidR="006351F8" w:rsidRPr="00F218BC">
        <w:rPr>
          <w:rFonts w:ascii="Times New Roman" w:eastAsia="Times New Roman" w:hAnsi="Times New Roman" w:cs="Times New Roman"/>
          <w:i/>
          <w:iCs/>
          <w:color w:val="000000" w:themeColor="text1"/>
        </w:rPr>
        <w:t>Trifolium repens</w:t>
      </w:r>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w:t>
      </w:r>
      <w:r w:rsidR="006351F8" w:rsidRPr="006C5BE3">
        <w:rPr>
          <w:rFonts w:ascii="Times New Roman" w:eastAsia="Times New Roman" w:hAnsi="Times New Roman" w:cs="Times New Roman"/>
          <w:color w:val="000000" w:themeColor="text1"/>
        </w:rPr>
        <w:t xml:space="preserve">deterministic adaptive changes in the phenotype. </w:t>
      </w:r>
      <w:r w:rsidR="006351F8" w:rsidRPr="00DD20C5">
        <w:rPr>
          <w:rFonts w:ascii="Times New Roman" w:eastAsia="Times New Roman" w:hAnsi="Times New Roman" w:cs="Times New Roman"/>
          <w:color w:val="000000" w:themeColor="text1"/>
        </w:rPr>
        <w:t xml:space="preserve">Studies of heritable phenotypic change in urban populations </w:t>
      </w:r>
      <w:ins w:id="3" w:author="James Santangelo" w:date="2018-03-21T12:29:00Z">
        <w:r w:rsidR="006C5BE3" w:rsidRPr="006C5BE3">
          <w:rPr>
            <w:rFonts w:ascii="Times New Roman" w:hAnsi="Times New Roman" w:cs="Times New Roman"/>
            <w:rPrChange w:id="4" w:author="James Santangelo" w:date="2018-03-21T12:29:00Z">
              <w:rPr/>
            </w:rPrChange>
          </w:rPr>
          <w:t xml:space="preserve">should generate null models of phenotypic </w:t>
        </w:r>
      </w:ins>
      <w:ins w:id="5" w:author="James Santangelo" w:date="2018-03-22T09:22:00Z">
        <w:r w:rsidR="00F62BB8">
          <w:rPr>
            <w:rFonts w:ascii="Times New Roman" w:hAnsi="Times New Roman" w:cs="Times New Roman"/>
          </w:rPr>
          <w:t>evolution</w:t>
        </w:r>
      </w:ins>
      <w:ins w:id="6" w:author="James Santangelo" w:date="2018-03-21T12:29:00Z">
        <w:r w:rsidR="006C5BE3" w:rsidRPr="006C5BE3">
          <w:rPr>
            <w:rFonts w:ascii="Times New Roman" w:hAnsi="Times New Roman" w:cs="Times New Roman"/>
            <w:rPrChange w:id="7" w:author="James Santangelo" w:date="2018-03-21T12:29:00Z">
              <w:rPr/>
            </w:rPrChange>
          </w:rPr>
          <w:t xml:space="preserve"> based on the genetic architecture underlying focal traits</w:t>
        </w:r>
      </w:ins>
      <w:del w:id="8" w:author="James Santangelo" w:date="2018-03-21T12:29:00Z">
        <w:r w:rsidR="006351F8" w:rsidRPr="006C5BE3" w:rsidDel="006C5BE3">
          <w:rPr>
            <w:rFonts w:ascii="Times New Roman" w:eastAsia="Times New Roman" w:hAnsi="Times New Roman" w:cs="Times New Roman"/>
            <w:color w:val="000000" w:themeColor="text1"/>
          </w:rPr>
          <w:delText>should take explicit consideration of the genetic architecture underlying focal traits</w:delText>
        </w:r>
      </w:del>
      <w:ins w:id="9" w:author="James Santangelo" w:date="2018-03-16T09:14:00Z">
        <w:r w:rsidR="00352E2B" w:rsidRPr="006C5BE3">
          <w:rPr>
            <w:rFonts w:ascii="Times New Roman" w:eastAsia="Times New Roman" w:hAnsi="Times New Roman" w:cs="Times New Roman"/>
            <w:color w:val="000000" w:themeColor="text1"/>
          </w:rPr>
          <w:t xml:space="preserve"> </w:t>
        </w:r>
      </w:ins>
      <w:del w:id="10" w:author="James Santangelo" w:date="2018-03-21T12:31:00Z">
        <w:r w:rsidR="006351F8" w:rsidDel="00DD20C5">
          <w:rPr>
            <w:rFonts w:ascii="Times New Roman" w:eastAsia="Times New Roman" w:hAnsi="Times New Roman" w:cs="Times New Roman"/>
            <w:color w:val="000000" w:themeColor="text1"/>
          </w:rPr>
          <w:delText xml:space="preserve"> </w:delText>
        </w:r>
      </w:del>
      <w:r w:rsidR="006351F8">
        <w:rPr>
          <w:rFonts w:ascii="Times New Roman" w:eastAsia="Times New Roman" w:hAnsi="Times New Roman" w:cs="Times New Roman"/>
          <w:color w:val="000000" w:themeColor="text1"/>
        </w:rPr>
        <w:t xml:space="preserve">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17E0B102"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 xml:space="preserve">If </w:t>
      </w:r>
      <w:del w:id="11" w:author="Rob Ness" w:date="2018-03-21T11:11:00Z">
        <w:r w:rsidRPr="007C21D0" w:rsidDel="009D1711">
          <w:rPr>
            <w:rFonts w:ascii="Times New Roman" w:hAnsi="Times New Roman" w:cs="Times New Roman"/>
          </w:rPr>
          <w:delText>parallel</w:delText>
        </w:r>
        <w:r w:rsidR="006351F8" w:rsidDel="009D1711">
          <w:rPr>
            <w:rFonts w:ascii="Times New Roman" w:hAnsi="Times New Roman" w:cs="Times New Roman"/>
          </w:rPr>
          <w:delText xml:space="preserve"> clines</w:delText>
        </w:r>
        <w:r w:rsidRPr="007C21D0" w:rsidDel="009D1711">
          <w:rPr>
            <w:rFonts w:ascii="Times New Roman" w:hAnsi="Times New Roman" w:cs="Times New Roman"/>
          </w:rPr>
          <w:delText xml:space="preserve"> </w:delText>
        </w:r>
      </w:del>
      <w:ins w:id="12" w:author="James Santangelo" w:date="2018-03-13T09:21:00Z">
        <w:del w:id="13" w:author="Rob Ness" w:date="2018-03-21T11:11:00Z">
          <w:r w:rsidR="006F371D" w:rsidDel="009D1711">
            <w:rPr>
              <w:rFonts w:ascii="Times New Roman" w:hAnsi="Times New Roman" w:cs="Times New Roman"/>
            </w:rPr>
            <w:delText xml:space="preserve">(i.e. </w:delText>
          </w:r>
        </w:del>
        <w:r w:rsidR="006F371D" w:rsidRPr="00353D38">
          <w:rPr>
            <w:rFonts w:ascii="Times New Roman" w:hAnsi="Times New Roman" w:cs="Times New Roman"/>
          </w:rPr>
          <w:t>multiple independent clines in the same direction</w:t>
        </w:r>
      </w:ins>
      <w:ins w:id="14" w:author="Rob Ness" w:date="2018-03-21T11:11:00Z">
        <w:r w:rsidR="009D1711">
          <w:rPr>
            <w:rFonts w:ascii="Times New Roman" w:hAnsi="Times New Roman" w:cs="Times New Roman"/>
          </w:rPr>
          <w:t xml:space="preserve">. (i.e. </w:t>
        </w:r>
        <w:r w:rsidR="009D1711" w:rsidRPr="007C21D0">
          <w:rPr>
            <w:rFonts w:ascii="Times New Roman" w:hAnsi="Times New Roman" w:cs="Times New Roman"/>
          </w:rPr>
          <w:t>parallel</w:t>
        </w:r>
        <w:r w:rsidR="009D1711">
          <w:rPr>
            <w:rFonts w:ascii="Times New Roman" w:hAnsi="Times New Roman" w:cs="Times New Roman"/>
          </w:rPr>
          <w:t xml:space="preserve"> clines</w:t>
        </w:r>
      </w:ins>
      <w:ins w:id="15" w:author="James Santangelo" w:date="2018-03-13T09:21:00Z">
        <w:r w:rsidR="006F371D">
          <w:rPr>
            <w:rFonts w:ascii="Times New Roman" w:hAnsi="Times New Roman" w:cs="Times New Roman"/>
          </w:rPr>
          <w:t>)</w:t>
        </w:r>
        <w:r w:rsidR="006F371D" w:rsidRPr="007C21D0">
          <w:rPr>
            <w:rFonts w:ascii="Times New Roman" w:hAnsi="Times New Roman" w:cs="Times New Roman"/>
          </w:rPr>
          <w:t xml:space="preserve"> </w:t>
        </w:r>
      </w:ins>
      <w:r w:rsidRPr="007C21D0">
        <w:rPr>
          <w:rFonts w:ascii="Times New Roman" w:hAnsi="Times New Roman" w:cs="Times New Roman"/>
        </w:rPr>
        <w:t>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w:t>
      </w:r>
      <w:del w:id="16" w:author="James Santangelo" w:date="2018-03-13T09:21:00Z">
        <w:r w:rsidR="00695730" w:rsidRPr="00353D38" w:rsidDel="006F371D">
          <w:rPr>
            <w:rFonts w:ascii="Times New Roman" w:hAnsi="Times New Roman" w:cs="Times New Roman"/>
          </w:rPr>
          <w:delText xml:space="preserve">multiple independent clines in the same direction </w:delText>
        </w:r>
      </w:del>
      <w:del w:id="17" w:author="James Santangelo" w:date="2018-03-13T09:22:00Z">
        <w:r w:rsidR="00695730" w:rsidRPr="00353D38" w:rsidDel="006F371D">
          <w:rPr>
            <w:rFonts w:ascii="Times New Roman" w:hAnsi="Times New Roman" w:cs="Times New Roman"/>
          </w:rPr>
          <w:delText xml:space="preserve">(i.e. </w:delText>
        </w:r>
      </w:del>
      <w:r w:rsidR="00695730" w:rsidRPr="00353D38">
        <w:rPr>
          <w:rFonts w:ascii="Times New Roman" w:hAnsi="Times New Roman" w:cs="Times New Roman"/>
        </w:rPr>
        <w:t>parallel clines</w:t>
      </w:r>
      <w:del w:id="18" w:author="James Santangelo" w:date="2018-03-13T09:22:00Z">
        <w:r w:rsidR="00695730" w:rsidRPr="00353D38" w:rsidDel="006F371D">
          <w:rPr>
            <w:rFonts w:ascii="Times New Roman" w:hAnsi="Times New Roman" w:cs="Times New Roman"/>
          </w:rPr>
          <w:delText>)</w:delText>
        </w:r>
      </w:del>
      <w:r w:rsidR="00695730" w:rsidRPr="00353D38">
        <w:rPr>
          <w:rFonts w:ascii="Times New Roman" w:hAnsi="Times New Roman" w:cs="Times New Roman"/>
        </w:rPr>
        <w:t xml:space="preserve">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epistatically </w:t>
      </w:r>
      <w:r w:rsidR="00695730" w:rsidRPr="00353D38">
        <w:rPr>
          <w:rFonts w:ascii="Times New Roman" w:hAnsi="Times New Roman" w:cs="Times New Roman"/>
        </w:rPr>
        <w:t xml:space="preserve">determined short-style (S) morph from tristylous populations of </w:t>
      </w:r>
      <w:r w:rsidR="00695730" w:rsidRPr="00353D38">
        <w:rPr>
          <w:rFonts w:ascii="Times New Roman" w:hAnsi="Times New Roman" w:cs="Times New Roman"/>
          <w:i/>
        </w:rPr>
        <w:t>Eichhornia paniculata</w:t>
      </w:r>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r w:rsidR="007C21D0" w:rsidRPr="007C21D0">
        <w:rPr>
          <w:rFonts w:ascii="Times New Roman" w:hAnsi="Times New Roman" w:cs="Times New Roman"/>
          <w:i/>
        </w:rPr>
        <w:t>Plethodon cinereus</w:t>
      </w:r>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2093687F"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he authors identified lower winter surface temperatures in urban populations as a putative selective agent structuring urban-rural cyanogenesis clines</w:t>
      </w:r>
      <w:r w:rsidR="00E122D6">
        <w:rPr>
          <w:rFonts w:ascii="Times New Roman" w:hAnsi="Times New Roman" w:cs="Times New Roman"/>
        </w:rPr>
        <w:t>. However,</w:t>
      </w:r>
      <w:r w:rsidRPr="00353D38">
        <w:rPr>
          <w:rFonts w:ascii="Times New Roman" w:hAnsi="Times New Roman" w:cs="Times New Roman"/>
        </w:rPr>
        <w:t xml:space="preserve"> they did not </w:t>
      </w:r>
      <w:del w:id="19" w:author="James Santangelo" w:date="2018-03-13T08:34:00Z">
        <w:r w:rsidRPr="00353D38" w:rsidDel="00A95C65">
          <w:rPr>
            <w:rFonts w:ascii="Times New Roman" w:hAnsi="Times New Roman" w:cs="Times New Roman"/>
          </w:rPr>
          <w:delText xml:space="preserve">consider </w:delText>
        </w:r>
      </w:del>
      <w:ins w:id="20" w:author="James Santangelo" w:date="2018-03-13T08:34:00Z">
        <w:r w:rsidR="00A95C65">
          <w:rPr>
            <w:rFonts w:ascii="Times New Roman" w:hAnsi="Times New Roman" w:cs="Times New Roman"/>
          </w:rPr>
          <w:t>investigate</w:t>
        </w:r>
        <w:r w:rsidR="00A95C65" w:rsidRPr="00353D38">
          <w:rPr>
            <w:rFonts w:ascii="Times New Roman" w:hAnsi="Times New Roman" w:cs="Times New Roman"/>
          </w:rPr>
          <w:t xml:space="preserve"> </w:t>
        </w:r>
      </w:ins>
      <w:r w:rsidRPr="00353D38">
        <w:rPr>
          <w:rFonts w:ascii="Times New Roman" w:hAnsi="Times New Roman" w:cs="Times New Roman"/>
        </w:rPr>
        <w:t>the alternative hypothesis that these clines could be caused by genetic drift</w:t>
      </w:r>
      <w:r w:rsidR="00435BB8">
        <w:rPr>
          <w:rFonts w:ascii="Times New Roman" w:hAnsi="Times New Roman" w:cs="Times New Roman"/>
        </w:rPr>
        <w:t>, which is especially likely given the epistatic genetic architecture underlying cyanogenesis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w:t>
      </w:r>
      <w:del w:id="21" w:author="James Santangelo" w:date="2018-03-21T12:35:00Z">
        <w:r w:rsidR="00AA400F" w:rsidDel="00DD20C5">
          <w:rPr>
            <w:rFonts w:ascii="Times New Roman" w:hAnsi="Times New Roman" w:cs="Times New Roman"/>
          </w:rPr>
          <w:delText>our results in the context of the</w:delText>
        </w:r>
      </w:del>
      <w:ins w:id="22" w:author="James Santangelo" w:date="2018-03-21T12:35:00Z">
        <w:r w:rsidR="00DD20C5">
          <w:rPr>
            <w:rFonts w:ascii="Times New Roman" w:hAnsi="Times New Roman" w:cs="Times New Roman"/>
          </w:rPr>
          <w:t>the role of adaptive and non-adaptive evolutionary processes in the</w:t>
        </w:r>
      </w:ins>
      <w:r w:rsidR="00AA400F">
        <w:rPr>
          <w:rFonts w:ascii="Times New Roman" w:hAnsi="Times New Roman" w:cs="Times New Roman"/>
        </w:rPr>
        <w:t xml:space="preserve"> evolution of cyanogenesis clines in white clover </w:t>
      </w:r>
      <w:r w:rsidR="006351F8">
        <w:rPr>
          <w:rFonts w:ascii="Times New Roman" w:hAnsi="Times New Roman" w:cs="Times New Roman"/>
        </w:rPr>
        <w:lastRenderedPageBreak/>
        <w:t xml:space="preserve">along urbanization gradients and other 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FCCB3F4"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w:t>
      </w:r>
      <w:del w:id="23" w:author="James Santangelo" w:date="2018-03-13T11:56:00Z">
        <w:r w:rsidRPr="00353D38" w:rsidDel="00E246AC">
          <w:rPr>
            <w:rFonts w:ascii="Times New Roman" w:hAnsi="Times New Roman" w:cs="Times New Roman"/>
          </w:rPr>
          <w:delText xml:space="preserve">HCN </w:delText>
        </w:r>
      </w:del>
      <w:ins w:id="24" w:author="James Santangelo" w:date="2018-03-13T11:56:00Z">
        <w:r w:rsidR="00E246AC">
          <w:rPr>
            <w:rFonts w:ascii="Times New Roman" w:hAnsi="Times New Roman" w:cs="Times New Roman"/>
          </w:rPr>
          <w:t>alleles at loci underlying cyanogenesis (i.</w:t>
        </w:r>
      </w:ins>
      <w:ins w:id="25" w:author="James Santangelo" w:date="2018-03-13T11:57:00Z">
        <w:r w:rsidR="00E246AC">
          <w:rPr>
            <w:rFonts w:ascii="Times New Roman" w:hAnsi="Times New Roman" w:cs="Times New Roman"/>
          </w:rPr>
          <w:t>e</w:t>
        </w:r>
        <w:r w:rsidR="009152C4">
          <w:rPr>
            <w:rFonts w:ascii="Times New Roman" w:hAnsi="Times New Roman" w:cs="Times New Roman"/>
          </w:rPr>
          <w:t xml:space="preserve">. </w:t>
        </w:r>
        <w:r w:rsidR="009152C4">
          <w:rPr>
            <w:rFonts w:ascii="Times New Roman" w:hAnsi="Times New Roman" w:cs="Times New Roman"/>
            <w:i/>
          </w:rPr>
          <w:t xml:space="preserve">CYP79D15 </w:t>
        </w:r>
        <w:r w:rsidR="009152C4">
          <w:rPr>
            <w:rFonts w:ascii="Times New Roman" w:hAnsi="Times New Roman" w:cs="Times New Roman"/>
          </w:rPr>
          <w:t xml:space="preserve">and </w:t>
        </w:r>
        <w:r w:rsidR="009152C4">
          <w:rPr>
            <w:rFonts w:ascii="Times New Roman" w:hAnsi="Times New Roman" w:cs="Times New Roman"/>
            <w:i/>
          </w:rPr>
          <w:t xml:space="preserve">Li, </w:t>
        </w:r>
        <w:r w:rsidR="009152C4">
          <w:rPr>
            <w:rFonts w:ascii="Times New Roman" w:hAnsi="Times New Roman" w:cs="Times New Roman"/>
          </w:rPr>
          <w:t>figure 1)</w:t>
        </w:r>
      </w:ins>
      <w:ins w:id="26" w:author="James Santangelo" w:date="2018-03-13T11:56:00Z">
        <w:r w:rsidR="00E246AC" w:rsidRPr="00353D38">
          <w:rPr>
            <w:rFonts w:ascii="Times New Roman" w:hAnsi="Times New Roman" w:cs="Times New Roman"/>
          </w:rPr>
          <w:t xml:space="preserve"> </w:t>
        </w:r>
      </w:ins>
      <w:r w:rsidRPr="00353D38">
        <w:rPr>
          <w:rFonts w:ascii="Times New Roman" w:hAnsi="Times New Roman" w:cs="Times New Roman"/>
        </w:rPr>
        <w:t xml:space="preserve">within populations through time and across space. </w:t>
      </w:r>
      <w:ins w:id="27" w:author="James Santangelo" w:date="2018-03-13T12:31:00Z">
        <w:r w:rsidR="00E5254F">
          <w:rPr>
            <w:rFonts w:ascii="Times New Roman" w:hAnsi="Times New Roman" w:cs="Times New Roman"/>
          </w:rPr>
          <w:t xml:space="preserve">The frequency of HCN </w:t>
        </w:r>
      </w:ins>
      <w:ins w:id="28" w:author="James Santangelo" w:date="2018-03-16T09:10:00Z">
        <w:r w:rsidR="00997DCC">
          <w:rPr>
            <w:rFonts w:ascii="Times New Roman" w:hAnsi="Times New Roman" w:cs="Times New Roman"/>
          </w:rPr>
          <w:t>within each population is</w:t>
        </w:r>
      </w:ins>
      <w:ins w:id="29" w:author="James Santangelo" w:date="2018-03-13T12:33:00Z">
        <w:r w:rsidR="00E5254F">
          <w:rPr>
            <w:rFonts w:ascii="Times New Roman" w:hAnsi="Times New Roman" w:cs="Times New Roman"/>
          </w:rPr>
          <w:t xml:space="preserve"> </w:t>
        </w:r>
      </w:ins>
      <w:ins w:id="30" w:author="James Santangelo" w:date="2018-03-16T09:10:00Z">
        <w:r w:rsidR="00997DCC">
          <w:rPr>
            <w:rFonts w:ascii="Times New Roman" w:hAnsi="Times New Roman" w:cs="Times New Roman"/>
          </w:rPr>
          <w:t>easily</w:t>
        </w:r>
      </w:ins>
      <w:ins w:id="31" w:author="James Santangelo" w:date="2018-03-13T12:31:00Z">
        <w:r w:rsidR="00E5254F">
          <w:rPr>
            <w:rFonts w:ascii="Times New Roman" w:hAnsi="Times New Roman" w:cs="Times New Roman"/>
          </w:rPr>
          <w:t xml:space="preserve"> calculated from the frequency of recessive alleles at underlying loci as: 1 </w:t>
        </w:r>
      </w:ins>
      <w:ins w:id="32" w:author="James Santangelo" w:date="2018-03-13T12:33:00Z">
        <w:r w:rsidR="00E5254F">
          <w:rPr>
            <w:rFonts w:ascii="Times New Roman" w:hAnsi="Times New Roman" w:cs="Times New Roman"/>
          </w:rPr>
          <w:t>–</w:t>
        </w:r>
      </w:ins>
      <w:ins w:id="33" w:author="James Santangelo" w:date="2018-03-13T12:31:00Z">
        <w:r w:rsidR="00E5254F">
          <w:rPr>
            <w:rFonts w:ascii="Times New Roman" w:hAnsi="Times New Roman" w:cs="Times New Roman"/>
          </w:rPr>
          <w:t xml:space="preserve"> </w:t>
        </w:r>
      </w:ins>
      <w:ins w:id="34" w:author="James Santangelo" w:date="2018-03-13T12:34:00Z">
        <w:r w:rsidR="00E5254F">
          <w:rPr>
            <w:rFonts w:ascii="Times New Roman" w:hAnsi="Times New Roman" w:cs="Times New Roman"/>
          </w:rPr>
          <w:t>[</w:t>
        </w:r>
      </w:ins>
      <w:ins w:id="35" w:author="James Santangelo" w:date="2018-03-13T12:32:00Z">
        <w:r w:rsidR="00E5254F">
          <w:rPr>
            <w:rFonts w:ascii="Times New Roman" w:hAnsi="Times New Roman" w:cs="Times New Roman"/>
          </w:rPr>
          <w:t>q</w:t>
        </w:r>
      </w:ins>
      <w:ins w:id="36" w:author="James Santangelo" w:date="2018-03-13T12:33:00Z">
        <w:r w:rsidR="00E5254F">
          <w:rPr>
            <w:rFonts w:ascii="Times New Roman" w:hAnsi="Times New Roman" w:cs="Times New Roman"/>
            <w:vertAlign w:val="subscript"/>
          </w:rPr>
          <w:t>CYP</w:t>
        </w:r>
      </w:ins>
      <w:ins w:id="37" w:author="James Santangelo" w:date="2018-03-13T12:32:00Z">
        <w:r w:rsidR="00E5254F" w:rsidRPr="00E5254F">
          <w:rPr>
            <w:rFonts w:ascii="Times New Roman" w:hAnsi="Times New Roman" w:cs="Times New Roman"/>
            <w:vertAlign w:val="superscript"/>
            <w:rPrChange w:id="38"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q</w:t>
        </w:r>
      </w:ins>
      <w:ins w:id="39" w:author="James Santangelo" w:date="2018-03-13T12:33:00Z">
        <w:r w:rsidR="00E5254F">
          <w:rPr>
            <w:rFonts w:ascii="Times New Roman" w:hAnsi="Times New Roman" w:cs="Times New Roman"/>
            <w:vertAlign w:val="subscript"/>
          </w:rPr>
          <w:t>Li</w:t>
        </w:r>
      </w:ins>
      <w:ins w:id="40" w:author="James Santangelo" w:date="2018-03-13T12:32:00Z">
        <w:r w:rsidR="00E5254F" w:rsidRPr="00E5254F">
          <w:rPr>
            <w:rFonts w:ascii="Times New Roman" w:hAnsi="Times New Roman" w:cs="Times New Roman"/>
          </w:rPr>
          <w:t xml:space="preserve"> </w:t>
        </w:r>
        <w:r w:rsidR="00E5254F" w:rsidRPr="00E5254F">
          <w:rPr>
            <w:rFonts w:ascii="Times New Roman" w:hAnsi="Times New Roman" w:cs="Times New Roman"/>
            <w:vertAlign w:val="superscript"/>
            <w:rPrChange w:id="41"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(q</w:t>
        </w:r>
      </w:ins>
      <w:ins w:id="42" w:author="James Santangelo" w:date="2018-03-13T12:33:00Z">
        <w:r w:rsidR="00E5254F">
          <w:rPr>
            <w:rFonts w:ascii="Times New Roman" w:hAnsi="Times New Roman" w:cs="Times New Roman"/>
            <w:vertAlign w:val="subscript"/>
          </w:rPr>
          <w:t>CYP</w:t>
        </w:r>
      </w:ins>
      <w:ins w:id="43" w:author="James Santangelo" w:date="2018-03-13T12:32:00Z">
        <w:r w:rsidR="00E5254F" w:rsidRPr="00E5254F">
          <w:rPr>
            <w:rFonts w:ascii="Times New Roman" w:hAnsi="Times New Roman" w:cs="Times New Roman"/>
            <w:vertAlign w:val="superscript"/>
            <w:rPrChange w:id="44" w:author="James Santangelo" w:date="2018-03-13T12:33:00Z">
              <w:rPr>
                <w:rFonts w:ascii="Times New Roman" w:hAnsi="Times New Roman" w:cs="Times New Roman"/>
              </w:rPr>
            </w:rPrChange>
          </w:rPr>
          <w:t>2</w:t>
        </w:r>
        <w:r w:rsidR="00997DCC">
          <w:rPr>
            <w:rFonts w:ascii="Times New Roman" w:hAnsi="Times New Roman" w:cs="Times New Roman"/>
          </w:rPr>
          <w:t xml:space="preserve"> </w:t>
        </w:r>
      </w:ins>
      <w:ins w:id="45" w:author="James Santangelo" w:date="2018-03-16T09:11:00Z">
        <w:r w:rsidR="00997DCC">
          <w:rPr>
            <w:rFonts w:ascii="Times New Roman" w:hAnsi="Times New Roman" w:cs="Times New Roman"/>
          </w:rPr>
          <w:t>×</w:t>
        </w:r>
      </w:ins>
      <w:ins w:id="46" w:author="James Santangelo" w:date="2018-03-13T12:32:00Z">
        <w:r w:rsidR="00E5254F" w:rsidRPr="00E5254F">
          <w:rPr>
            <w:rFonts w:ascii="Times New Roman" w:hAnsi="Times New Roman" w:cs="Times New Roman"/>
          </w:rPr>
          <w:t xml:space="preserve"> q</w:t>
        </w:r>
      </w:ins>
      <w:ins w:id="47" w:author="James Santangelo" w:date="2018-03-13T12:33:00Z">
        <w:r w:rsidR="00E5254F">
          <w:rPr>
            <w:rFonts w:ascii="Times New Roman" w:hAnsi="Times New Roman" w:cs="Times New Roman"/>
            <w:vertAlign w:val="subscript"/>
          </w:rPr>
          <w:t>Li</w:t>
        </w:r>
      </w:ins>
      <w:ins w:id="48" w:author="James Santangelo" w:date="2018-03-13T12:32:00Z">
        <w:r w:rsidR="00E5254F" w:rsidRPr="00E5254F">
          <w:rPr>
            <w:rFonts w:ascii="Times New Roman" w:hAnsi="Times New Roman" w:cs="Times New Roman"/>
            <w:vertAlign w:val="superscript"/>
            <w:rPrChange w:id="49" w:author="James Santangelo" w:date="2018-03-13T12:33:00Z">
              <w:rPr>
                <w:rFonts w:ascii="Times New Roman" w:hAnsi="Times New Roman" w:cs="Times New Roman"/>
              </w:rPr>
            </w:rPrChange>
          </w:rPr>
          <w:t>2</w:t>
        </w:r>
        <w:r w:rsidR="00E5254F" w:rsidRPr="00E5254F">
          <w:rPr>
            <w:rFonts w:ascii="Times New Roman" w:hAnsi="Times New Roman" w:cs="Times New Roman"/>
          </w:rPr>
          <w:t>)</w:t>
        </w:r>
      </w:ins>
      <w:ins w:id="50" w:author="James Santangelo" w:date="2018-03-13T12:34:00Z">
        <w:r w:rsidR="00E5254F">
          <w:rPr>
            <w:rFonts w:ascii="Times New Roman" w:hAnsi="Times New Roman" w:cs="Times New Roman"/>
          </w:rPr>
          <w:t>], where q</w:t>
        </w:r>
        <w:r w:rsidR="00E5254F">
          <w:rPr>
            <w:rFonts w:ascii="Times New Roman" w:hAnsi="Times New Roman" w:cs="Times New Roman"/>
            <w:vertAlign w:val="subscript"/>
          </w:rPr>
          <w:t>CYP</w:t>
        </w:r>
      </w:ins>
      <w:ins w:id="51" w:author="James Santangelo" w:date="2018-03-13T11:57:00Z">
        <w:r w:rsidR="009152C4">
          <w:rPr>
            <w:rFonts w:ascii="Times New Roman" w:hAnsi="Times New Roman" w:cs="Times New Roman"/>
          </w:rPr>
          <w:t xml:space="preserve"> </w:t>
        </w:r>
      </w:ins>
      <w:ins w:id="52" w:author="James Santangelo" w:date="2018-03-13T12:34:00Z">
        <w:r w:rsidR="00E5254F">
          <w:rPr>
            <w:rFonts w:ascii="Times New Roman" w:hAnsi="Times New Roman" w:cs="Times New Roman"/>
          </w:rPr>
          <w:t xml:space="preserve">and </w:t>
        </w:r>
        <w:r w:rsidR="00E5254F" w:rsidRPr="00E5254F">
          <w:rPr>
            <w:rFonts w:ascii="Times New Roman" w:hAnsi="Times New Roman" w:cs="Times New Roman"/>
          </w:rPr>
          <w:t>q</w:t>
        </w:r>
        <w:r w:rsidR="00E5254F">
          <w:rPr>
            <w:rFonts w:ascii="Times New Roman" w:hAnsi="Times New Roman" w:cs="Times New Roman"/>
            <w:vertAlign w:val="subscript"/>
          </w:rPr>
          <w:t>Li</w:t>
        </w:r>
        <w:r w:rsidR="00E5254F" w:rsidRPr="00353D38">
          <w:rPr>
            <w:rFonts w:ascii="Times New Roman" w:hAnsi="Times New Roman" w:cs="Times New Roman"/>
          </w:rPr>
          <w:t xml:space="preserve"> </w:t>
        </w:r>
        <w:r w:rsidR="00E5254F">
          <w:rPr>
            <w:rFonts w:ascii="Times New Roman" w:hAnsi="Times New Roman" w:cs="Times New Roman"/>
          </w:rPr>
          <w:t xml:space="preserve">represent the frequency of the recessive alleles at </w:t>
        </w:r>
        <w:r w:rsidR="00E5254F" w:rsidRPr="00E5254F">
          <w:rPr>
            <w:rFonts w:ascii="Times New Roman" w:hAnsi="Times New Roman" w:cs="Times New Roman"/>
            <w:i/>
            <w:rPrChange w:id="53" w:author="James Santangelo" w:date="2018-03-13T12:34:00Z">
              <w:rPr>
                <w:rFonts w:ascii="Times New Roman" w:hAnsi="Times New Roman" w:cs="Times New Roman"/>
              </w:rPr>
            </w:rPrChange>
          </w:rPr>
          <w:t>CYP79D15</w:t>
        </w:r>
        <w:r w:rsidR="00E5254F">
          <w:rPr>
            <w:rFonts w:ascii="Times New Roman" w:hAnsi="Times New Roman" w:cs="Times New Roman"/>
          </w:rPr>
          <w:t xml:space="preserve"> and </w:t>
        </w:r>
        <w:r w:rsidR="00E5254F" w:rsidRPr="00E5254F">
          <w:rPr>
            <w:rFonts w:ascii="Times New Roman" w:hAnsi="Times New Roman" w:cs="Times New Roman"/>
            <w:i/>
            <w:rPrChange w:id="54" w:author="James Santangelo" w:date="2018-03-13T12:34:00Z">
              <w:rPr>
                <w:rFonts w:ascii="Times New Roman" w:hAnsi="Times New Roman" w:cs="Times New Roman"/>
              </w:rPr>
            </w:rPrChange>
          </w:rPr>
          <w:t>Li</w:t>
        </w:r>
        <w:r w:rsidR="00E5254F">
          <w:rPr>
            <w:rFonts w:ascii="Times New Roman" w:hAnsi="Times New Roman" w:cs="Times New Roman"/>
          </w:rPr>
          <w:t xml:space="preserve">, respectively. </w:t>
        </w:r>
      </w:ins>
      <w:r w:rsidRPr="00353D38">
        <w:rPr>
          <w:rFonts w:ascii="Times New Roman" w:hAnsi="Times New Roman" w:cs="Times New Roman"/>
        </w:rPr>
        <w:t xml:space="preserve">We represented a transect from urban to rural habitats as a one-dimensional, linear matrix with 40 cells, consistent with the number of populations sampled across cities </w:t>
      </w:r>
      <w:del w:id="55" w:author="James Santangelo" w:date="2018-03-13T17:33: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56" w:author="James Santangelo" w:date="2018-03-13T17:33:00Z">
        <w:r w:rsidR="00AD03D5">
          <w:rPr>
            <w:rFonts w:ascii="Times New Roman" w:hAnsi="Times New Roman" w:cs="Times New Roman"/>
          </w:rPr>
          <w:t xml:space="preserve">by Thompson </w:t>
        </w:r>
        <w:r w:rsidR="00AD03D5" w:rsidRPr="00AD03D5">
          <w:rPr>
            <w:rFonts w:ascii="Times New Roman" w:hAnsi="Times New Roman" w:cs="Times New Roman"/>
            <w:i/>
            <w:rPrChange w:id="57" w:author="James Santangelo" w:date="2018-03-13T17:34:00Z">
              <w:rPr>
                <w:rFonts w:ascii="Times New Roman" w:hAnsi="Times New Roman" w:cs="Times New Roman"/>
              </w:rPr>
            </w:rPrChange>
          </w:rPr>
          <w:t>et al.</w:t>
        </w:r>
        <w:r w:rsidR="00AD03D5">
          <w:rPr>
            <w:rFonts w:ascii="Times New Roman" w:hAnsi="Times New Roman" w:cs="Times New Roman"/>
          </w:rPr>
          <w:t xml:space="preserve"> (2016)</w:t>
        </w:r>
      </w:ins>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r w:rsidR="00D23EF8">
        <w:rPr>
          <w:rFonts w:ascii="Times New Roman" w:hAnsi="Times New Roman" w:cs="Times New Roman"/>
        </w:rPr>
        <w:t>S</w:t>
      </w:r>
      <w:r w:rsidR="00DF2266" w:rsidRPr="00353D38">
        <w:rPr>
          <w:rFonts w:ascii="Times New Roman" w:hAnsi="Times New Roman" w:cs="Times New Roman"/>
        </w:rPr>
        <w:t>1</w:t>
      </w:r>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0BCF7FDE"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able S2</w:t>
      </w:r>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clines in cyanogenesis</w:t>
      </w:r>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ways: (1) </w:t>
      </w:r>
      <w:ins w:id="58" w:author="James Santangelo" w:date="2018-03-13T08:37:00Z">
        <w:r w:rsidR="00A95C65">
          <w:rPr>
            <w:rFonts w:ascii="Times New Roman" w:hAnsi="Times New Roman" w:cs="Times New Roman"/>
          </w:rPr>
          <w:t>b</w:t>
        </w:r>
      </w:ins>
      <w:del w:id="59" w:author="James Santangelo" w:date="2018-03-13T08:37:00Z">
        <w:r w:rsidR="003970AC" w:rsidDel="00A95C65">
          <w:rPr>
            <w:rFonts w:ascii="Times New Roman" w:hAnsi="Times New Roman" w:cs="Times New Roman"/>
          </w:rPr>
          <w:delText>B</w:delText>
        </w:r>
      </w:del>
      <w:r w:rsidR="003970AC">
        <w:rPr>
          <w:rFonts w:ascii="Times New Roman" w:hAnsi="Times New Roman" w:cs="Times New Roman"/>
        </w:rPr>
        <w:t xml:space="preserve">y imposing a gradient in the </w:t>
      </w:r>
      <w:r w:rsidR="003970AC">
        <w:rPr>
          <w:rFonts w:ascii="Times New Roman" w:hAnsi="Times New Roman" w:cs="Times New Roman"/>
        </w:rPr>
        <w:lastRenderedPageBreak/>
        <w:t>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w:t>
      </w:r>
      <w:ins w:id="60" w:author="James Santangelo" w:date="2018-03-14T15:35:00Z">
        <w:r w:rsidR="00103111">
          <w:rPr>
            <w:rFonts w:ascii="Times New Roman" w:hAnsi="Times New Roman" w:cs="Times New Roman"/>
          </w:rPr>
          <w:t xml:space="preserve"> (figure S1)</w:t>
        </w:r>
      </w:ins>
      <w:r w:rsidR="004529BF">
        <w:rPr>
          <w:rFonts w:ascii="Times New Roman" w:hAnsi="Times New Roman" w:cs="Times New Roman"/>
        </w:rPr>
        <w:t xml:space="preserve">. </w:t>
      </w:r>
      <w:ins w:id="61" w:author="James Santangelo" w:date="2018-03-16T09:09:00Z">
        <w:r w:rsidR="00997DCC">
          <w:rPr>
            <w:rFonts w:ascii="Times New Roman" w:hAnsi="Times New Roman" w:cs="Times New Roman"/>
          </w:rPr>
          <w:t>W</w:t>
        </w:r>
      </w:ins>
      <w:del w:id="62" w:author="James Santangelo" w:date="2018-03-14T16:09:00Z">
        <w:r w:rsidR="004529BF" w:rsidDel="003A35C7">
          <w:rPr>
            <w:rFonts w:ascii="Times New Roman" w:hAnsi="Times New Roman" w:cs="Times New Roman"/>
          </w:rPr>
          <w:delText>W</w:delText>
        </w:r>
      </w:del>
      <w:r w:rsidR="004529BF">
        <w:rPr>
          <w:rFonts w:ascii="Times New Roman" w:hAnsi="Times New Roman" w:cs="Times New Roman"/>
        </w:rPr>
        <w:t>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w:t>
      </w:r>
      <w:ins w:id="63" w:author="James Santangelo" w:date="2018-03-13T16:50:00Z">
        <w:r w:rsidR="007F2757">
          <w:rPr>
            <w:rFonts w:ascii="Times New Roman" w:hAnsi="Times New Roman" w:cs="Times New Roman"/>
          </w:rPr>
          <w:t xml:space="preserve">methods: </w:t>
        </w:r>
      </w:ins>
      <w:r w:rsidR="00DE412A">
        <w:rPr>
          <w:rFonts w:ascii="Times New Roman" w:hAnsi="Times New Roman" w:cs="Times New Roman"/>
        </w:rPr>
        <w:t>text S1</w:t>
      </w:r>
      <w:ins w:id="64" w:author="James Santangelo" w:date="2018-03-13T16:50:00Z">
        <w:r w:rsidR="007F2757">
          <w:rPr>
            <w:rFonts w:ascii="Times New Roman" w:hAnsi="Times New Roman" w:cs="Times New Roman"/>
          </w:rPr>
          <w:t xml:space="preserve">; results: text </w:t>
        </w:r>
      </w:ins>
      <w:del w:id="65" w:author="James Santangelo" w:date="2018-03-13T16:50:00Z">
        <w:r w:rsidR="00DE412A" w:rsidDel="007F2757">
          <w:rPr>
            <w:rFonts w:ascii="Times New Roman" w:hAnsi="Times New Roman" w:cs="Times New Roman"/>
          </w:rPr>
          <w:delText xml:space="preserve"> and </w:delText>
        </w:r>
      </w:del>
      <w:r w:rsidR="00DE412A">
        <w:rPr>
          <w:rFonts w:ascii="Times New Roman" w:hAnsi="Times New Roman" w:cs="Times New Roman"/>
        </w:rPr>
        <w:t>S2</w:t>
      </w:r>
      <w:del w:id="66" w:author="James Santangelo" w:date="2018-03-13T16:50:00Z">
        <w:r w:rsidR="00DE412A" w:rsidDel="007F2757">
          <w:rPr>
            <w:rFonts w:ascii="Times New Roman" w:hAnsi="Times New Roman" w:cs="Times New Roman"/>
          </w:rPr>
          <w:delText>,</w:delText>
        </w:r>
      </w:del>
      <w:ins w:id="67" w:author="James Santangelo" w:date="2018-03-13T16:50:00Z">
        <w:r w:rsidR="007F2757">
          <w:rPr>
            <w:rFonts w:ascii="Times New Roman" w:hAnsi="Times New Roman" w:cs="Times New Roman"/>
          </w:rPr>
          <w:t>,</w:t>
        </w:r>
      </w:ins>
      <w:r w:rsidR="00DE412A">
        <w:rPr>
          <w:rFonts w:ascii="Times New Roman" w:hAnsi="Times New Roman" w:cs="Times New Roman"/>
        </w:rPr>
        <w:t xml:space="preserve"> figures S1</w:t>
      </w:r>
      <w:r w:rsidR="00EE30A8">
        <w:rPr>
          <w:rFonts w:ascii="Times New Roman" w:hAnsi="Times New Roman" w:cs="Times New Roman"/>
        </w:rPr>
        <w:t xml:space="preserve"> to </w:t>
      </w:r>
      <w:r w:rsidR="00DE412A">
        <w:rPr>
          <w:rFonts w:ascii="Times New Roman" w:hAnsi="Times New Roman" w:cs="Times New Roman"/>
        </w:rPr>
        <w:t>S</w:t>
      </w:r>
      <w:ins w:id="68" w:author="James Santangelo" w:date="2018-03-14T16:09:00Z">
        <w:r w:rsidR="003A35C7">
          <w:rPr>
            <w:rFonts w:ascii="Times New Roman" w:hAnsi="Times New Roman" w:cs="Times New Roman"/>
          </w:rPr>
          <w:t>5, figure S7</w:t>
        </w:r>
      </w:ins>
      <w:del w:id="69" w:author="James Santangelo" w:date="2018-03-14T16:09:00Z">
        <w:r w:rsidR="00DE412A" w:rsidDel="003A35C7">
          <w:rPr>
            <w:rFonts w:ascii="Times New Roman" w:hAnsi="Times New Roman" w:cs="Times New Roman"/>
          </w:rPr>
          <w:delText>3</w:delText>
        </w:r>
      </w:del>
      <w:r w:rsidR="00312922">
        <w:rPr>
          <w:rFonts w:ascii="Times New Roman" w:hAnsi="Times New Roman" w:cs="Times New Roman"/>
        </w:rPr>
        <w:t>). In addition, we focus our results on cases where the initial frequency of dominant alleles was 0.5, which resulted in the strongest clines, and consider the effects of initial allele frequency in the electronic supplementary material (text S3, figure S</w:t>
      </w:r>
      <w:ins w:id="70" w:author="James Santangelo" w:date="2018-03-14T16:10:00Z">
        <w:r w:rsidR="003A35C7">
          <w:rPr>
            <w:rFonts w:ascii="Times New Roman" w:hAnsi="Times New Roman" w:cs="Times New Roman"/>
          </w:rPr>
          <w:t>6</w:t>
        </w:r>
      </w:ins>
      <w:del w:id="71" w:author="James Santangelo" w:date="2018-03-14T16:10:00Z">
        <w:r w:rsidR="00DE412A" w:rsidDel="003A35C7">
          <w:rPr>
            <w:rFonts w:ascii="Times New Roman" w:hAnsi="Times New Roman" w:cs="Times New Roman"/>
          </w:rPr>
          <w:delText>4</w:delText>
        </w:r>
      </w:del>
      <w:r w:rsidR="00312922">
        <w:rPr>
          <w:rFonts w:ascii="Times New Roman" w:hAnsi="Times New Roman" w:cs="Times New Roman"/>
        </w:rPr>
        <w:t xml:space="preserve"> and S</w:t>
      </w:r>
      <w:ins w:id="72" w:author="James Santangelo" w:date="2018-03-14T16:10:00Z">
        <w:r w:rsidR="003A35C7">
          <w:rPr>
            <w:rFonts w:ascii="Times New Roman" w:hAnsi="Times New Roman" w:cs="Times New Roman"/>
          </w:rPr>
          <w:t>7</w:t>
        </w:r>
      </w:ins>
      <w:del w:id="73" w:author="James Santangelo" w:date="2018-03-14T16:10:00Z">
        <w:r w:rsidR="00DE412A" w:rsidDel="003A35C7">
          <w:rPr>
            <w:rFonts w:ascii="Times New Roman" w:hAnsi="Times New Roman" w:cs="Times New Roman"/>
          </w:rPr>
          <w:delText>5</w:delText>
        </w:r>
      </w:del>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16506E61" w:rsidR="00695730" w:rsidRPr="00AD564B" w:rsidDel="007F2757" w:rsidRDefault="00695730" w:rsidP="00000BA7">
      <w:pPr>
        <w:spacing w:line="360" w:lineRule="auto"/>
        <w:outlineLvl w:val="0"/>
        <w:rPr>
          <w:del w:id="74" w:author="James Santangelo" w:date="2018-03-13T16:47:00Z"/>
          <w:rFonts w:ascii="Times New Roman" w:hAnsi="Times New Roman" w:cs="Times New Roman"/>
          <w:u w:val="single"/>
        </w:rPr>
      </w:pPr>
      <w:del w:id="75" w:author="James Santangelo" w:date="2018-03-13T16:47:00Z">
        <w:r w:rsidRPr="00AD564B" w:rsidDel="007F2757">
          <w:rPr>
            <w:rFonts w:ascii="Times New Roman" w:hAnsi="Times New Roman" w:cs="Times New Roman"/>
            <w:u w:val="single"/>
          </w:rPr>
          <w:delText xml:space="preserve">Drift scenario 1: Gradient in </w:delText>
        </w:r>
        <w:r w:rsidR="00245592" w:rsidDel="007F2757">
          <w:rPr>
            <w:rFonts w:ascii="Times New Roman" w:hAnsi="Times New Roman" w:cs="Times New Roman"/>
            <w:u w:val="single"/>
          </w:rPr>
          <w:delText>carrying capacity</w:delText>
        </w:r>
        <w:r w:rsidR="00C2777D" w:rsidRPr="00AD564B" w:rsidDel="007F2757">
          <w:rPr>
            <w:rFonts w:ascii="Times New Roman" w:hAnsi="Times New Roman" w:cs="Times New Roman"/>
            <w:u w:val="single"/>
          </w:rPr>
          <w:delText xml:space="preserve"> across the landscape</w:delText>
        </w:r>
      </w:del>
    </w:p>
    <w:p w14:paraId="1D3D3862" w14:textId="66B416BE"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w:t>
      </w:r>
      <w:ins w:id="76" w:author="James Santangelo" w:date="2018-03-13T16:48:00Z">
        <w:r w:rsidR="007F2757">
          <w:rPr>
            <w:rFonts w:ascii="Times New Roman" w:hAnsi="Times New Roman" w:cs="Times New Roman"/>
          </w:rPr>
          <w:t xml:space="preserve">(i.e. gradient in carrying capacity) </w:t>
        </w:r>
      </w:ins>
      <w:r w:rsidRPr="00353D38">
        <w:rPr>
          <w:rFonts w:ascii="Times New Roman" w:hAnsi="Times New Roman" w:cs="Times New Roman"/>
        </w:rPr>
        <w:t>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r w:rsidR="00D23EF8">
        <w:rPr>
          <w:rFonts w:ascii="Times New Roman" w:hAnsi="Times New Roman" w:cs="Times New Roman"/>
        </w:rPr>
        <w:t>S</w:t>
      </w:r>
      <w:ins w:id="77" w:author="James Santangelo" w:date="2018-03-14T16:10:00Z">
        <w:r w:rsidR="003A35C7">
          <w:rPr>
            <w:rFonts w:ascii="Times New Roman" w:hAnsi="Times New Roman" w:cs="Times New Roman"/>
          </w:rPr>
          <w:t>8</w:t>
        </w:r>
      </w:ins>
      <w:del w:id="78" w:author="James Santangelo" w:date="2018-03-14T16:10:00Z">
        <w:r w:rsidR="00EE30A8" w:rsidDel="003A35C7">
          <w:rPr>
            <w:rFonts w:ascii="Times New Roman" w:hAnsi="Times New Roman" w:cs="Times New Roman"/>
          </w:rPr>
          <w:delText>6</w:delText>
        </w:r>
      </w:del>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w:t>
      </w:r>
      <w:ins w:id="79" w:author="James Santangelo" w:date="2018-03-13T08:43:00Z">
        <w:r w:rsidR="00A520EB">
          <w:rPr>
            <w:rFonts w:ascii="Times New Roman" w:hAnsi="Times New Roman" w:cs="Times New Roman"/>
          </w:rPr>
          <w:t>, for simplicity,</w:t>
        </w:r>
      </w:ins>
      <w:r w:rsidRPr="00FC1F6A">
        <w:rPr>
          <w:rFonts w:ascii="Times New Roman" w:hAnsi="Times New Roman" w:cs="Times New Roman"/>
        </w:rPr>
        <w:t xml:space="preserve">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r w:rsidR="00D23EF8">
        <w:rPr>
          <w:rFonts w:ascii="Times New Roman" w:hAnsi="Times New Roman" w:cs="Times New Roman"/>
        </w:rPr>
        <w:t>S</w:t>
      </w:r>
      <w:ins w:id="80" w:author="James Santangelo" w:date="2018-03-14T16:10:00Z">
        <w:r w:rsidR="003A35C7">
          <w:rPr>
            <w:rFonts w:ascii="Times New Roman" w:hAnsi="Times New Roman" w:cs="Times New Roman"/>
          </w:rPr>
          <w:t>8</w:t>
        </w:r>
      </w:ins>
      <w:del w:id="81" w:author="James Santangelo" w:date="2018-03-14T16:10:00Z">
        <w:r w:rsidR="00EE30A8" w:rsidDel="003A35C7">
          <w:rPr>
            <w:rFonts w:ascii="Times New Roman" w:hAnsi="Times New Roman" w:cs="Times New Roman"/>
          </w:rPr>
          <w:delText>6</w:delText>
        </w:r>
      </w:del>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43E06CB6"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.1; 0.2; 0.35; 0.5, 1.0, table S2</w:t>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S4</w:t>
      </w:r>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del w:id="82" w:author="James Santangelo" w:date="2018-03-13T08:40:00Z">
        <w:r w:rsidR="002E5AF7" w:rsidDel="00A95C65">
          <w:rPr>
            <w:rFonts w:ascii="Times New Roman" w:hAnsi="Times New Roman" w:cs="Times New Roman"/>
          </w:rPr>
          <w:delText xml:space="preserve">drift in </w:delText>
        </w:r>
      </w:del>
      <w:r w:rsidR="002E5AF7">
        <w:rPr>
          <w:rFonts w:ascii="Times New Roman" w:hAnsi="Times New Roman" w:cs="Times New Roman"/>
        </w:rPr>
        <w:t xml:space="preserve">the </w:t>
      </w:r>
      <w:ins w:id="83" w:author="James Santangelo" w:date="2018-03-13T08:40:00Z">
        <w:r w:rsidR="00A95C65">
          <w:rPr>
            <w:rFonts w:ascii="Times New Roman" w:hAnsi="Times New Roman" w:cs="Times New Roman"/>
          </w:rPr>
          <w:t xml:space="preserve">drift </w:t>
        </w:r>
      </w:ins>
      <w:r w:rsidR="002E5AF7">
        <w:rPr>
          <w:rFonts w:ascii="Times New Roman" w:hAnsi="Times New Roman" w:cs="Times New Roman"/>
        </w:rPr>
        <w:t xml:space="preserve">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supplementary materials (text S4</w:t>
      </w:r>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6902DF0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w:t>
      </w:r>
      <w:r w:rsidR="003F6316" w:rsidRPr="00AD03D5">
        <w:rPr>
          <w:rFonts w:ascii="Times New Roman" w:hAnsi="Times New Roman" w:cs="Times New Roman"/>
          <w:i/>
          <w:rPrChange w:id="84" w:author="James Santangelo" w:date="2018-03-13T17:34:00Z">
            <w:rPr>
              <w:rFonts w:ascii="Times New Roman" w:hAnsi="Times New Roman" w:cs="Times New Roman"/>
            </w:rPr>
          </w:rPrChange>
        </w:rPr>
        <w:t>et al.</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w:t>
      </w:r>
      <w:r w:rsidRPr="00353D38">
        <w:rPr>
          <w:rFonts w:ascii="Times New Roman" w:hAnsi="Times New Roman" w:cs="Times New Roman"/>
        </w:rPr>
        <w:lastRenderedPageBreak/>
        <w:t xml:space="preserve">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figure S</w:t>
      </w:r>
      <w:ins w:id="85" w:author="James Santangelo" w:date="2018-03-14T16:11:00Z">
        <w:r w:rsidR="003A35C7">
          <w:rPr>
            <w:rFonts w:ascii="Times New Roman" w:hAnsi="Times New Roman" w:cs="Times New Roman"/>
          </w:rPr>
          <w:t>9</w:t>
        </w:r>
      </w:ins>
      <w:del w:id="86" w:author="James Santangelo" w:date="2018-03-14T16:11:00Z">
        <w:r w:rsidR="00EE30A8" w:rsidDel="003A35C7">
          <w:rPr>
            <w:rFonts w:ascii="Times New Roman" w:hAnsi="Times New Roman" w:cs="Times New Roman"/>
          </w:rPr>
          <w:delText>7</w:delText>
        </w:r>
      </w:del>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ins w:id="87" w:author="James Santangelo" w:date="2018-03-13T12:43:00Z">
        <w:r w:rsidR="00954EB0" w:rsidRPr="00954EB0">
          <w:rPr>
            <w:rFonts w:ascii="Times New Roman" w:hAnsi="Times New Roman" w:cs="Times New Roman"/>
            <w:i/>
          </w:rPr>
          <w:t>s</w:t>
        </w:r>
        <w:r w:rsidR="00954EB0">
          <w:rPr>
            <w:rFonts w:ascii="Times New Roman" w:hAnsi="Times New Roman" w:cs="Times New Roman"/>
          </w:rPr>
          <w:t xml:space="preserve"> = </w:t>
        </w:r>
      </w:ins>
      <w:r w:rsidRPr="00954EB0">
        <w:rPr>
          <w:rFonts w:ascii="Times New Roman" w:hAnsi="Times New Roman" w:cs="Times New Roman"/>
        </w:rPr>
        <w:t>0</w:t>
      </w:r>
      <w:r w:rsidRPr="00353D38">
        <w:rPr>
          <w:rFonts w:ascii="Times New Roman" w:hAnsi="Times New Roman" w:cs="Times New Roman"/>
        </w:rPr>
        <w:t xml:space="preserve">;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2FFDB7C2"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AD03D5" w:rsidRPr="00AD03D5">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r w:rsidR="00A71B8F">
        <w:rPr>
          <w:rFonts w:ascii="Times New Roman" w:hAnsi="Times New Roman" w:cs="Times New Roman"/>
        </w:rPr>
        <w:t>text S</w:t>
      </w:r>
      <w:r w:rsidR="00FD6465">
        <w:rPr>
          <w:rFonts w:ascii="Times New Roman" w:hAnsi="Times New Roman" w:cs="Times New Roman"/>
        </w:rPr>
        <w:t>5, figure S</w:t>
      </w:r>
      <w:ins w:id="88" w:author="James Santangelo" w:date="2018-03-14T16:11:00Z">
        <w:r w:rsidR="003A35C7">
          <w:rPr>
            <w:rFonts w:ascii="Times New Roman" w:hAnsi="Times New Roman" w:cs="Times New Roman"/>
          </w:rPr>
          <w:t>10</w:t>
        </w:r>
      </w:ins>
      <w:del w:id="89" w:author="James Santangelo" w:date="2018-03-14T16:11:00Z">
        <w:r w:rsidR="00EE30A8" w:rsidDel="003A35C7">
          <w:rPr>
            <w:rFonts w:ascii="Times New Roman" w:hAnsi="Times New Roman" w:cs="Times New Roman"/>
          </w:rPr>
          <w:delText>8</w:delText>
        </w:r>
      </w:del>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w:t>
      </w:r>
      <w:r w:rsidRPr="00353D38">
        <w:rPr>
          <w:rFonts w:ascii="Times New Roman" w:hAnsi="Times New Roman" w:cs="Times New Roman"/>
        </w:rPr>
        <w:lastRenderedPageBreak/>
        <w:t xml:space="preserve">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04FCE1E8"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we focus on drift scenario 1 because the results from drift scenario 2 were qualitatively similar and are presented in the online supplementary materials (</w:t>
      </w:r>
      <w:ins w:id="90" w:author="James Santangelo" w:date="2018-03-13T16:52:00Z">
        <w:r w:rsidR="007F2757">
          <w:rPr>
            <w:rFonts w:ascii="Times New Roman" w:hAnsi="Times New Roman" w:cs="Times New Roman"/>
          </w:rPr>
          <w:t xml:space="preserve">methods: </w:t>
        </w:r>
      </w:ins>
      <w:r w:rsidR="00FD6091">
        <w:rPr>
          <w:rFonts w:ascii="Times New Roman" w:hAnsi="Times New Roman" w:cs="Times New Roman"/>
        </w:rPr>
        <w:t>text S</w:t>
      </w:r>
      <w:r w:rsidR="00FD6465">
        <w:rPr>
          <w:rFonts w:ascii="Times New Roman" w:hAnsi="Times New Roman" w:cs="Times New Roman"/>
        </w:rPr>
        <w:t>1</w:t>
      </w:r>
      <w:r w:rsidR="00FD6465">
        <w:rPr>
          <w:rFonts w:ascii="Times New Roman" w:hAnsi="Times New Roman" w:cs="Times New Roman"/>
          <w:i/>
        </w:rPr>
        <w:t>b</w:t>
      </w:r>
      <w:ins w:id="91" w:author="James Santangelo" w:date="2018-03-13T16:52:00Z">
        <w:r w:rsidR="007F2757" w:rsidRPr="007F2757">
          <w:rPr>
            <w:rFonts w:ascii="Times New Roman" w:hAnsi="Times New Roman" w:cs="Times New Roman"/>
            <w:rPrChange w:id="92" w:author="James Santangelo" w:date="2018-03-13T16:52:00Z">
              <w:rPr>
                <w:rFonts w:ascii="Times New Roman" w:hAnsi="Times New Roman" w:cs="Times New Roman"/>
                <w:i/>
              </w:rPr>
            </w:rPrChange>
          </w:rPr>
          <w:t>; results:</w:t>
        </w:r>
      </w:ins>
      <w:del w:id="93" w:author="James Santangelo" w:date="2018-03-13T16:52:00Z">
        <w:r w:rsidR="00FD6465" w:rsidDel="007F2757">
          <w:rPr>
            <w:rFonts w:ascii="Times New Roman" w:hAnsi="Times New Roman" w:cs="Times New Roman"/>
            <w:i/>
          </w:rPr>
          <w:delText xml:space="preserve"> </w:delText>
        </w:r>
        <w:r w:rsidR="00FD6465" w:rsidDel="007F2757">
          <w:rPr>
            <w:rFonts w:ascii="Times New Roman" w:hAnsi="Times New Roman" w:cs="Times New Roman"/>
          </w:rPr>
          <w:delText>and</w:delText>
        </w:r>
      </w:del>
      <w:r w:rsidR="00FD6465">
        <w:rPr>
          <w:rFonts w:ascii="Times New Roman" w:hAnsi="Times New Roman" w:cs="Times New Roman"/>
        </w:rPr>
        <w:t xml:space="preserve"> </w:t>
      </w:r>
      <w:ins w:id="94" w:author="James Santangelo" w:date="2018-03-14T16:13:00Z">
        <w:r w:rsidR="003A35C7">
          <w:rPr>
            <w:rFonts w:ascii="Times New Roman" w:hAnsi="Times New Roman" w:cs="Times New Roman"/>
          </w:rPr>
          <w:t xml:space="preserve">text </w:t>
        </w:r>
      </w:ins>
      <w:r w:rsidR="00FD6465">
        <w:rPr>
          <w:rFonts w:ascii="Times New Roman" w:hAnsi="Times New Roman" w:cs="Times New Roman"/>
        </w:rPr>
        <w:t>S2</w:t>
      </w:r>
      <w:r w:rsidR="00FD6465">
        <w:rPr>
          <w:rFonts w:ascii="Times New Roman" w:hAnsi="Times New Roman" w:cs="Times New Roman"/>
          <w:i/>
        </w:rPr>
        <w:t>b</w:t>
      </w:r>
      <w:r w:rsidR="00FD6091">
        <w:rPr>
          <w:rFonts w:ascii="Times New Roman" w:hAnsi="Times New Roman" w:cs="Times New Roman"/>
        </w:rPr>
        <w:t>, figure S</w:t>
      </w:r>
      <w:ins w:id="95" w:author="James Santangelo" w:date="2018-03-14T16:13:00Z">
        <w:r w:rsidR="003A35C7">
          <w:rPr>
            <w:rFonts w:ascii="Times New Roman" w:hAnsi="Times New Roman" w:cs="Times New Roman"/>
          </w:rPr>
          <w:t>5</w:t>
        </w:r>
      </w:ins>
      <w:del w:id="96" w:author="James Santangelo" w:date="2018-03-14T16:13:00Z">
        <w:r w:rsidR="00FD6091" w:rsidDel="003A35C7">
          <w:rPr>
            <w:rFonts w:ascii="Times New Roman" w:hAnsi="Times New Roman" w:cs="Times New Roman"/>
          </w:rPr>
          <w:delText>3</w:delText>
        </w:r>
      </w:del>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3EBED7E9"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r w:rsidR="00A21D7B">
        <w:rPr>
          <w:rFonts w:ascii="Times New Roman" w:hAnsi="Times New Roman" w:cs="Times New Roman"/>
        </w:rPr>
        <w:t>S2</w:t>
      </w:r>
      <w:r w:rsidRPr="00353D38">
        <w:rPr>
          <w:rFonts w:ascii="Times New Roman" w:hAnsi="Times New Roman" w:cs="Times New Roman"/>
        </w:rPr>
        <w:t xml:space="preserve">. For each iteration, we ran a linear regression using within-population HCN frequency as the response variable and distance from the urban-most population (i.e. patch 40) as the predictor. For simulations involving complete colonization of the landscape (i.e. drift scenario 1 above), this </w:t>
      </w:r>
      <w:r w:rsidRPr="00353D38">
        <w:rPr>
          <w:rFonts w:ascii="Times New Roman" w:hAnsi="Times New Roman" w:cs="Times New Roman"/>
        </w:rPr>
        <w:lastRenderedPageBreak/>
        <w:t>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S6, figure S</w:t>
      </w:r>
      <w:ins w:id="97" w:author="James Santangelo" w:date="2018-03-14T16:13:00Z">
        <w:r w:rsidR="003A35C7">
          <w:rPr>
            <w:rFonts w:ascii="Times New Roman" w:hAnsi="Times New Roman" w:cs="Times New Roman"/>
          </w:rPr>
          <w:t>11</w:t>
        </w:r>
      </w:ins>
      <w:del w:id="98" w:author="James Santangelo" w:date="2018-03-14T16:13:00Z">
        <w:r w:rsidR="00EE30A8" w:rsidDel="003A35C7">
          <w:rPr>
            <w:rFonts w:ascii="Times New Roman" w:hAnsi="Times New Roman" w:cs="Times New Roman"/>
          </w:rPr>
          <w:delText>9</w:delText>
        </w:r>
      </w:del>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w:t>
      </w:r>
      <w:del w:id="99" w:author="James Santangelo" w:date="2018-03-14T16:14:00Z">
        <w:r w:rsidR="002404D6" w:rsidDel="003A35C7">
          <w:rPr>
            <w:rFonts w:ascii="Times New Roman" w:hAnsi="Times New Roman" w:cs="Times New Roman"/>
          </w:rPr>
          <w:delText xml:space="preserve">, </w:delText>
        </w:r>
        <w:r w:rsidR="00EE30A8" w:rsidDel="003A35C7">
          <w:rPr>
            <w:rFonts w:ascii="Times New Roman" w:hAnsi="Times New Roman" w:cs="Times New Roman"/>
          </w:rPr>
          <w:delText>text S1 and S2, figures S1 to S3</w:delText>
        </w:r>
      </w:del>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w:t>
      </w:r>
      <w:del w:id="100" w:author="James Santangelo" w:date="2018-03-13T17:34: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101" w:author="James Santangelo" w:date="2018-03-13T17:34:00Z">
        <w:r w:rsidR="00AD03D5">
          <w:rPr>
            <w:rFonts w:ascii="Times New Roman" w:hAnsi="Times New Roman" w:cs="Times New Roman"/>
          </w:rPr>
          <w:t>by Thompson et al. (2016)</w:t>
        </w:r>
      </w:ins>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AD03D5" w:rsidRPr="00AD03D5">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1984EA99" w:rsidR="0044259C" w:rsidRPr="00245592" w:rsidDel="007F2757" w:rsidRDefault="0044259C" w:rsidP="00E03818">
      <w:pPr>
        <w:spacing w:line="480" w:lineRule="auto"/>
        <w:outlineLvl w:val="0"/>
        <w:rPr>
          <w:del w:id="102" w:author="James Santangelo" w:date="2018-03-13T16:53:00Z"/>
          <w:rFonts w:ascii="Times New Roman" w:hAnsi="Times New Roman" w:cs="Times New Roman"/>
          <w:u w:val="single"/>
        </w:rPr>
      </w:pPr>
      <w:del w:id="103" w:author="James Santangelo" w:date="2018-03-13T16:53:00Z">
        <w:r w:rsidRPr="00245592" w:rsidDel="007F2757">
          <w:rPr>
            <w:rFonts w:ascii="Times New Roman" w:hAnsi="Times New Roman" w:cs="Times New Roman"/>
            <w:u w:val="single"/>
          </w:rPr>
          <w:delText xml:space="preserve">Drift scenario 1: </w:delText>
        </w:r>
        <w:r w:rsidRPr="00245592" w:rsidDel="007F2757">
          <w:rPr>
            <w:rFonts w:ascii="Times New Roman" w:hAnsi="Times New Roman" w:cs="Times New Roman"/>
            <w:u w:val="single"/>
            <w:lang w:val="en-US"/>
          </w:rPr>
          <w:delText>Gradient in carrying capacity</w:delText>
        </w:r>
        <w:r w:rsidRPr="00245592" w:rsidDel="007F2757">
          <w:rPr>
            <w:rFonts w:ascii="Times New Roman" w:hAnsi="Times New Roman" w:cs="Times New Roman"/>
            <w:u w:val="single"/>
          </w:rPr>
          <w:delText xml:space="preserve"> </w:delText>
        </w:r>
        <w:r w:rsidR="00245592" w:rsidDel="007F2757">
          <w:rPr>
            <w:rFonts w:ascii="Times New Roman" w:hAnsi="Times New Roman" w:cs="Times New Roman"/>
            <w:u w:val="single"/>
          </w:rPr>
          <w:delText>across the landscape</w:delText>
        </w:r>
      </w:del>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w:t>
      </w:r>
      <w:r>
        <w:rPr>
          <w:rFonts w:ascii="Times New Roman" w:hAnsi="Times New Roman" w:cs="Times New Roman"/>
        </w:rPr>
        <w:lastRenderedPageBreak/>
        <w:t xml:space="preserve">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c</w:t>
      </w:r>
      <w:r w:rsidRPr="00CB0ADF">
        <w:rPr>
          <w:rFonts w:ascii="Times New Roman" w:hAnsi="Times New Roman" w:cs="Times New Roman"/>
        </w:rPr>
        <w:t>).</w:t>
      </w:r>
    </w:p>
    <w:p w14:paraId="21EE55AB" w14:textId="103B70CE"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w:t>
      </w:r>
      <w:ins w:id="104" w:author="James Santangelo" w:date="2018-03-13T15:42:00Z">
        <w:r w:rsidR="00ED5D72">
          <w:rPr>
            <w:rFonts w:ascii="Times New Roman" w:hAnsi="Times New Roman" w:cs="Times New Roman"/>
          </w:rPr>
          <w:t xml:space="preserve">underlying HCN </w:t>
        </w:r>
      </w:ins>
      <w:r w:rsidRPr="00CB0ADF">
        <w:rPr>
          <w:rFonts w:ascii="Times New Roman" w:hAnsi="Times New Roman" w:cs="Times New Roman"/>
        </w:rPr>
        <w:t xml:space="preserve">(i.e.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w:t>
      </w:r>
      <w:del w:id="105" w:author="James Santangelo" w:date="2018-03-13T15:44:00Z">
        <w:r w:rsidDel="00ED5D72">
          <w:rPr>
            <w:rFonts w:ascii="Times New Roman" w:hAnsi="Times New Roman" w:cs="Times New Roman"/>
          </w:rPr>
          <w:delText>under even a strong gradient in drift</w:delText>
        </w:r>
        <w:r w:rsidRPr="00CB0ADF" w:rsidDel="00ED5D72">
          <w:rPr>
            <w:rFonts w:ascii="Times New Roman" w:hAnsi="Times New Roman" w:cs="Times New Roman"/>
          </w:rPr>
          <w:delText>, independent of</w:delText>
        </w:r>
      </w:del>
      <w:ins w:id="106" w:author="James Santangelo" w:date="2018-03-13T15:44:00Z">
        <w:r w:rsidR="00ED5D72">
          <w:rPr>
            <w:rFonts w:ascii="Times New Roman" w:hAnsi="Times New Roman" w:cs="Times New Roman"/>
          </w:rPr>
          <w:t>for all</w:t>
        </w:r>
      </w:ins>
      <w:r w:rsidRPr="00CB0ADF">
        <w:rPr>
          <w:rFonts w:ascii="Times New Roman" w:hAnsi="Times New Roman" w:cs="Times New Roman"/>
        </w:rPr>
        <w:t xml:space="preserve"> </w:t>
      </w:r>
      <w:r w:rsidR="00D33208">
        <w:rPr>
          <w:rFonts w:ascii="Times New Roman" w:hAnsi="Times New Roman" w:cs="Times New Roman"/>
        </w:rPr>
        <w:t>levels of gene flow</w:t>
      </w:r>
      <w:ins w:id="107" w:author="James Santangelo" w:date="2018-03-13T15:51:00Z">
        <w:r w:rsidR="00362C7E">
          <w:rPr>
            <w:rFonts w:ascii="Times New Roman" w:hAnsi="Times New Roman" w:cs="Times New Roman"/>
          </w:rPr>
          <w:t xml:space="preserve"> (figure 2b)</w:t>
        </w:r>
      </w:ins>
      <w:ins w:id="108" w:author="James Santangelo" w:date="2018-03-13T16:04:00Z">
        <w:r w:rsidR="00E20869">
          <w:rPr>
            <w:rFonts w:ascii="Times New Roman" w:hAnsi="Times New Roman" w:cs="Times New Roman"/>
          </w:rPr>
          <w:t>;</w:t>
        </w:r>
      </w:ins>
      <w:ins w:id="109" w:author="James Santangelo" w:date="2018-03-13T16:03:00Z">
        <w:r w:rsidR="00E20869">
          <w:rPr>
            <w:rFonts w:ascii="Times New Roman" w:hAnsi="Times New Roman" w:cs="Times New Roman"/>
          </w:rPr>
          <w:t xml:space="preserve"> </w:t>
        </w:r>
      </w:ins>
      <w:ins w:id="110" w:author="James Santangelo" w:date="2018-03-13T16:07:00Z">
        <w:r w:rsidR="00E20869">
          <w:rPr>
            <w:rFonts w:ascii="Times New Roman" w:hAnsi="Times New Roman" w:cs="Times New Roman"/>
          </w:rPr>
          <w:t xml:space="preserve">at single loci (e.g. </w:t>
        </w:r>
        <w:r w:rsidR="00E20869">
          <w:rPr>
            <w:rFonts w:ascii="Times New Roman" w:hAnsi="Times New Roman" w:cs="Times New Roman"/>
            <w:i/>
          </w:rPr>
          <w:t xml:space="preserve">CYP79D15 </w:t>
        </w:r>
        <w:r w:rsidR="00E20869">
          <w:rPr>
            <w:rFonts w:ascii="Times New Roman" w:hAnsi="Times New Roman" w:cs="Times New Roman"/>
          </w:rPr>
          <w:t xml:space="preserve">and </w:t>
        </w:r>
        <w:r w:rsidR="00E20869">
          <w:rPr>
            <w:rFonts w:ascii="Times New Roman" w:hAnsi="Times New Roman" w:cs="Times New Roman"/>
            <w:i/>
          </w:rPr>
          <w:t>Li</w:t>
        </w:r>
        <w:r w:rsidR="00E20869">
          <w:rPr>
            <w:rFonts w:ascii="Times New Roman" w:hAnsi="Times New Roman" w:cs="Times New Roman"/>
          </w:rPr>
          <w:t>)</w:t>
        </w:r>
        <w:del w:id="111" w:author="Rob Ness" w:date="2018-03-21T11:20:00Z">
          <w:r w:rsidR="00E20869" w:rsidDel="009948C3">
            <w:rPr>
              <w:rFonts w:ascii="Times New Roman" w:hAnsi="Times New Roman" w:cs="Times New Roman"/>
            </w:rPr>
            <w:delText>,</w:delText>
          </w:r>
        </w:del>
        <w:r w:rsidR="00E20869">
          <w:rPr>
            <w:rFonts w:ascii="Times New Roman" w:hAnsi="Times New Roman" w:cs="Times New Roman"/>
          </w:rPr>
          <w:t xml:space="preserve"> drift produces positive and negative clines in equal proportions</w:t>
        </w:r>
      </w:ins>
      <w:ins w:id="112" w:author="James Santangelo" w:date="2018-03-13T16:04:00Z">
        <w:r w:rsidR="00E20869">
          <w:rPr>
            <w:rFonts w:ascii="Times New Roman" w:hAnsi="Times New Roman" w:cs="Times New Roman"/>
          </w:rPr>
          <w:t>, resulting in a mean slope of 0 when averaged across all clines</w:t>
        </w:r>
      </w:ins>
      <w:ins w:id="113" w:author="James Santangelo" w:date="2018-03-13T16:15:00Z">
        <w:r w:rsidR="003A35C7">
          <w:rPr>
            <w:rFonts w:ascii="Times New Roman" w:hAnsi="Times New Roman" w:cs="Times New Roman"/>
          </w:rPr>
          <w:t xml:space="preserve"> (figure S1</w:t>
        </w:r>
      </w:ins>
      <w:ins w:id="114" w:author="James Santangelo" w:date="2018-03-14T16:14:00Z">
        <w:r w:rsidR="003A35C7">
          <w:rPr>
            <w:rFonts w:ascii="Times New Roman" w:hAnsi="Times New Roman" w:cs="Times New Roman"/>
          </w:rPr>
          <w:t>2</w:t>
        </w:r>
      </w:ins>
      <w:ins w:id="115" w:author="James Santangelo" w:date="2018-03-13T16:15:00Z">
        <w:r w:rsidR="005608AF">
          <w:rPr>
            <w:rFonts w:ascii="Times New Roman" w:hAnsi="Times New Roman" w:cs="Times New Roman"/>
          </w:rPr>
          <w:t>)</w:t>
        </w:r>
      </w:ins>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d</w:t>
      </w:r>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2C38578" w:rsidR="0044259C" w:rsidRDefault="0044259C" w:rsidP="00E03818">
      <w:pPr>
        <w:spacing w:line="480" w:lineRule="auto"/>
        <w:rPr>
          <w:ins w:id="116" w:author="James Santangelo" w:date="2018-03-13T16:15:00Z"/>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del w:id="117" w:author="James Santangelo" w:date="2018-03-13T16:44:00Z">
        <w:r w:rsidR="005E6F78" w:rsidDel="007F2757">
          <w:rPr>
            <w:rFonts w:ascii="Times New Roman" w:hAnsi="Times New Roman" w:cs="Times New Roman"/>
          </w:rPr>
          <w:delText xml:space="preserve">when </w:delText>
        </w:r>
      </w:del>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 xml:space="preserve">0.037 </w:t>
      </w:r>
      <w:ins w:id="118" w:author="James Santangelo" w:date="2018-03-13T16:45:00Z">
        <w:r w:rsidR="007F2757">
          <w:rPr>
            <w:rFonts w:ascii="Times New Roman" w:hAnsi="Times New Roman" w:cs="Times New Roman"/>
          </w:rPr>
          <w:t xml:space="preserve">when </w:t>
        </w:r>
      </w:ins>
      <w:del w:id="119"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i/>
        </w:rPr>
        <w:t xml:space="preserve">s </w:t>
      </w:r>
      <w:r w:rsidR="004E21CE">
        <w:rPr>
          <w:rFonts w:ascii="Times New Roman" w:hAnsi="Times New Roman" w:cs="Times New Roman"/>
        </w:rPr>
        <w:t>= 0.2</w:t>
      </w:r>
      <w:del w:id="120"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rPr>
        <w:t>.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 xml:space="preserve">from 2.7% </w:t>
      </w:r>
      <w:ins w:id="121" w:author="James Santangelo" w:date="2018-03-13T16:45:00Z">
        <w:r w:rsidR="007F2757">
          <w:rPr>
            <w:rFonts w:ascii="Times New Roman" w:hAnsi="Times New Roman" w:cs="Times New Roman"/>
          </w:rPr>
          <w:t xml:space="preserve">when </w:t>
        </w:r>
      </w:ins>
      <w:del w:id="122" w:author="James Santangelo" w:date="2018-03-13T16:45:00Z">
        <w:r w:rsidDel="007F2757">
          <w:rPr>
            <w:rFonts w:ascii="Times New Roman" w:hAnsi="Times New Roman" w:cs="Times New Roman"/>
          </w:rPr>
          <w:delText>(</w:delText>
        </w:r>
      </w:del>
      <w:r w:rsidRPr="005E6F78">
        <w:rPr>
          <w:rFonts w:ascii="Times New Roman" w:hAnsi="Times New Roman" w:cs="Times New Roman"/>
          <w:i/>
        </w:rPr>
        <w:t>s</w:t>
      </w:r>
      <w:r>
        <w:rPr>
          <w:rFonts w:ascii="Times New Roman" w:hAnsi="Times New Roman" w:cs="Times New Roman"/>
        </w:rPr>
        <w:t xml:space="preserve"> = 0</w:t>
      </w:r>
      <w:del w:id="123"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Pr="00D0736D">
        <w:rPr>
          <w:rFonts w:ascii="Times New Roman" w:hAnsi="Times New Roman" w:cs="Times New Roman"/>
        </w:rPr>
        <w:t>to</w:t>
      </w:r>
      <w:r>
        <w:rPr>
          <w:rFonts w:ascii="Times New Roman" w:hAnsi="Times New Roman" w:cs="Times New Roman"/>
        </w:rPr>
        <w:t xml:space="preserve"> 100% </w:t>
      </w:r>
      <w:ins w:id="124" w:author="James Santangelo" w:date="2018-03-13T16:45:00Z">
        <w:r w:rsidR="007F2757">
          <w:rPr>
            <w:rFonts w:ascii="Times New Roman" w:hAnsi="Times New Roman" w:cs="Times New Roman"/>
          </w:rPr>
          <w:t xml:space="preserve">when </w:t>
        </w:r>
      </w:ins>
      <w:del w:id="125" w:author="James Santangelo" w:date="2018-03-13T16:45:00Z">
        <w:r w:rsidDel="007F2757">
          <w:rPr>
            <w:rFonts w:ascii="Times New Roman" w:hAnsi="Times New Roman" w:cs="Times New Roman"/>
          </w:rPr>
          <w:delText>(</w:delText>
        </w:r>
      </w:del>
      <w:r>
        <w:rPr>
          <w:rFonts w:ascii="Times New Roman" w:hAnsi="Times New Roman" w:cs="Times New Roman"/>
          <w:i/>
        </w:rPr>
        <w:t xml:space="preserve">s </w:t>
      </w:r>
      <w:r>
        <w:rPr>
          <w:rFonts w:ascii="Times New Roman" w:hAnsi="Times New Roman" w:cs="Times New Roman"/>
        </w:rPr>
        <w:t>≥ 0.025</w:t>
      </w:r>
      <w:del w:id="126"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w:t>
      </w:r>
      <w:r>
        <w:rPr>
          <w:rFonts w:ascii="Times New Roman" w:hAnsi="Times New Roman" w:cs="Times New Roman"/>
        </w:rPr>
        <w:lastRenderedPageBreak/>
        <w:t>reduced the effects of selection, leading to weaker clines for a given selection coefficient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 xml:space="preserve">figure </w:t>
      </w:r>
      <w:r w:rsidR="00EE30A8">
        <w:rPr>
          <w:rFonts w:ascii="Times New Roman" w:hAnsi="Times New Roman" w:cs="Times New Roman"/>
        </w:rPr>
        <w:t>S</w:t>
      </w:r>
      <w:ins w:id="127" w:author="James Santangelo" w:date="2018-03-14T16:15:00Z">
        <w:r w:rsidR="003A35C7">
          <w:rPr>
            <w:rFonts w:ascii="Times New Roman" w:hAnsi="Times New Roman" w:cs="Times New Roman"/>
          </w:rPr>
          <w:t>3</w:t>
        </w:r>
      </w:ins>
      <w:del w:id="128" w:author="James Santangelo" w:date="2018-03-14T16:15:00Z">
        <w:r w:rsidR="00EE30A8" w:rsidDel="003A35C7">
          <w:rPr>
            <w:rFonts w:ascii="Times New Roman" w:hAnsi="Times New Roman" w:cs="Times New Roman"/>
          </w:rPr>
          <w:delText>1</w:delText>
        </w:r>
      </w:del>
      <w:r w:rsidR="00EE0034" w:rsidRPr="00EE0034">
        <w:rPr>
          <w:rFonts w:ascii="Times New Roman" w:hAnsi="Times New Roman" w:cs="Times New Roman"/>
          <w:i/>
        </w:rPr>
        <w:t>a</w:t>
      </w:r>
      <w:r>
        <w:rPr>
          <w:rFonts w:ascii="Times New Roman" w:hAnsi="Times New Roman" w:cs="Times New Roman"/>
        </w:rPr>
        <w:t xml:space="preserve">). </w:t>
      </w:r>
    </w:p>
    <w:p w14:paraId="065DA4F8" w14:textId="77777777" w:rsidR="005608AF" w:rsidRDefault="005608AF" w:rsidP="00E03818">
      <w:pPr>
        <w:spacing w:line="480" w:lineRule="auto"/>
        <w:rPr>
          <w:rFonts w:ascii="Times New Roman" w:hAnsi="Times New Roman" w:cs="Times New Roman"/>
        </w:rPr>
      </w:pP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r w:rsidR="00EE30A8">
        <w:rPr>
          <w:rFonts w:ascii="Times New Roman" w:hAnsi="Times New Roman" w:cs="Times New Roman"/>
        </w:rPr>
        <w:t>3</w:t>
      </w:r>
      <w:r w:rsidR="00EE0034" w:rsidRPr="00EE0034">
        <w:rPr>
          <w:rFonts w:ascii="Times New Roman" w:hAnsi="Times New Roman" w:cs="Times New Roman"/>
          <w:i/>
        </w:rPr>
        <w:t>b</w:t>
      </w:r>
      <w:r w:rsidR="00EE0034">
        <w:rPr>
          <w:rFonts w:ascii="Times New Roman" w:hAnsi="Times New Roman" w:cs="Times New Roman"/>
        </w:rPr>
        <w:t xml:space="preserve"> and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r w:rsidR="007F4F33">
        <w:rPr>
          <w:rFonts w:ascii="Times New Roman" w:hAnsi="Times New Roman" w:cs="Times New Roman"/>
        </w:rPr>
        <w:t>2</w:t>
      </w:r>
      <w:r w:rsidR="00EE0034" w:rsidRPr="00EE0034">
        <w:rPr>
          <w:rFonts w:ascii="Times New Roman" w:hAnsi="Times New Roman" w:cs="Times New Roman"/>
          <w:i/>
        </w:rPr>
        <w:t>b</w:t>
      </w:r>
      <w:r w:rsidR="00EE0034">
        <w:rPr>
          <w:rFonts w:ascii="Times New Roman" w:hAnsi="Times New Roman" w:cs="Times New Roman"/>
        </w:rPr>
        <w:t xml:space="preserve"> and </w:t>
      </w:r>
      <w:r w:rsidR="007F4F33">
        <w:rPr>
          <w:rFonts w:ascii="Times New Roman" w:hAnsi="Times New Roman" w:cs="Times New Roman"/>
        </w:rPr>
        <w:t>2</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clines in cyanogenesis</w:t>
      </w:r>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cyanogenesis clines in </w:t>
      </w:r>
      <w:r w:rsidR="00277F5A">
        <w:rPr>
          <w:rFonts w:ascii="Times New Roman" w:hAnsi="Times New Roman" w:cs="Times New Roman"/>
          <w:i/>
        </w:rPr>
        <w:t>white clover</w:t>
      </w:r>
    </w:p>
    <w:p w14:paraId="784AAE8B" w14:textId="22BF71DC"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Subsequent work has shown that</w:t>
      </w:r>
      <w:ins w:id="129" w:author="James Santangelo" w:date="2018-03-13T17:35:00Z">
        <w:r w:rsidR="00AD03D5">
          <w:rPr>
            <w:rFonts w:ascii="Times New Roman" w:hAnsi="Times New Roman" w:cs="Times New Roman"/>
          </w:rPr>
          <w:t xml:space="preserve"> </w:t>
        </w:r>
      </w:ins>
      <w:del w:id="130" w:author="James Santangelo" w:date="2018-03-13T17:24:00Z">
        <w:r w:rsidR="00ED0BF7" w:rsidDel="004E764B">
          <w:rPr>
            <w:rFonts w:ascii="Times New Roman" w:hAnsi="Times New Roman" w:cs="Times New Roman"/>
          </w:rPr>
          <w:delText xml:space="preserve"> </w:delText>
        </w:r>
      </w:del>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w:t>
      </w:r>
      <w:ins w:id="131" w:author="James Santangelo" w:date="2018-03-13T16:54:00Z">
        <w:r w:rsidR="007F2757">
          <w:rPr>
            <w:rFonts w:ascii="Times New Roman" w:hAnsi="Times New Roman" w:cs="Times New Roman"/>
          </w:rPr>
          <w:t xml:space="preserve">of HCN </w:t>
        </w:r>
      </w:ins>
      <w:r w:rsidRPr="007E56B0">
        <w:rPr>
          <w:rFonts w:ascii="Times New Roman" w:hAnsi="Times New Roman" w:cs="Times New Roman"/>
        </w:rPr>
        <w:t xml:space="preserve">occurring in warmer and drier habitats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"[33\u201337]", "plainTextFormattedCitation" : "[33\u201337]", "previouslyFormattedCitation" : "[33\u201337]"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w:t>
      </w:r>
      <w:del w:id="132" w:author="James Santangelo" w:date="2018-03-16T09:20:00Z">
        <w:r w:rsidRPr="007E56B0" w:rsidDel="00352E2B">
          <w:rPr>
            <w:rFonts w:ascii="Times New Roman" w:hAnsi="Times New Roman" w:cs="Times New Roman"/>
          </w:rPr>
          <w:delText>herbivores are more common</w:delText>
        </w:r>
      </w:del>
      <w:ins w:id="133" w:author="James Santangelo" w:date="2018-03-16T09:20:00Z">
        <w:r w:rsidR="00352E2B">
          <w:rPr>
            <w:rFonts w:ascii="Times New Roman" w:hAnsi="Times New Roman" w:cs="Times New Roman"/>
          </w:rPr>
          <w:t xml:space="preserve">herbivore </w:t>
        </w:r>
      </w:ins>
      <w:ins w:id="134" w:author="James Santangelo" w:date="2018-03-16T09:21:00Z">
        <w:r w:rsidR="00352E2B">
          <w:rPr>
            <w:rFonts w:ascii="Times New Roman" w:hAnsi="Times New Roman" w:cs="Times New Roman"/>
          </w:rPr>
          <w:t>damage is</w:t>
        </w:r>
      </w:ins>
      <w:ins w:id="135" w:author="James Santangelo" w:date="2018-03-16T09:20:00Z">
        <w:r w:rsidR="00352E2B">
          <w:rPr>
            <w:rFonts w:ascii="Times New Roman" w:hAnsi="Times New Roman" w:cs="Times New Roman"/>
          </w:rPr>
          <w:t xml:space="preserve"> greater</w:t>
        </w:r>
      </w:ins>
      <w:ins w:id="136" w:author="James Santangelo" w:date="2018-03-16T09:19:00Z">
        <w:r w:rsidR="00352E2B">
          <w:rPr>
            <w:rFonts w:ascii="Times New Roman" w:hAnsi="Times New Roman" w:cs="Times New Roman"/>
          </w:rPr>
          <w:t xml:space="preserve"> </w:t>
        </w:r>
      </w:ins>
      <w:ins w:id="137" w:author="James Santangelo" w:date="2018-03-16T09:20:00Z">
        <w:r w:rsidR="00352E2B">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"ITEM-1",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"[36,38]", "plainTextFormattedCitation" : "[36,38]", "previouslyFormattedCitation" : "[36,38]" }, "properties" : {  }, "schema" : "https://github.com/citation-style-language/schema/raw/master/csl-citation.json" }</w:instrText>
      </w:r>
      <w:r w:rsidR="00352E2B">
        <w:rPr>
          <w:rFonts w:ascii="Times New Roman" w:hAnsi="Times New Roman" w:cs="Times New Roman"/>
        </w:rPr>
        <w:fldChar w:fldCharType="separate"/>
      </w:r>
      <w:r w:rsidR="00352E2B" w:rsidRPr="00352E2B">
        <w:rPr>
          <w:rFonts w:ascii="Times New Roman" w:hAnsi="Times New Roman" w:cs="Times New Roman"/>
          <w:noProof/>
        </w:rPr>
        <w:t>[36,38]</w:t>
      </w:r>
      <w:ins w:id="138" w:author="James Santangelo" w:date="2018-03-16T09:20:00Z">
        <w:r w:rsidR="00352E2B">
          <w:rPr>
            <w:rFonts w:ascii="Times New Roman" w:hAnsi="Times New Roman" w:cs="Times New Roman"/>
          </w:rPr>
          <w:fldChar w:fldCharType="end"/>
        </w:r>
      </w:ins>
      <w:del w:id="139" w:author="James Santangelo" w:date="2018-03-16T09:19:00Z">
        <w:r w:rsidRPr="007E56B0" w:rsidDel="00352E2B">
          <w:rPr>
            <w:rFonts w:ascii="Times New Roman" w:hAnsi="Times New Roman" w:cs="Times New Roman"/>
          </w:rPr>
          <w:delText>, the cost of producing HCN in frost-prone habitats, and</w:delText>
        </w:r>
      </w:del>
      <w:ins w:id="140" w:author="James Santangelo" w:date="2018-03-16T09:19:00Z">
        <w:r w:rsidR="00352E2B">
          <w:rPr>
            <w:rFonts w:ascii="Times New Roman" w:hAnsi="Times New Roman" w:cs="Times New Roman"/>
          </w:rPr>
          <w:t>,</w:t>
        </w:r>
      </w:ins>
      <w:r w:rsidRPr="007E56B0">
        <w:rPr>
          <w:rFonts w:ascii="Times New Roman" w:hAnsi="Times New Roman" w:cs="Times New Roman"/>
        </w:rPr>
        <w:t xml:space="preserve"> the benefits of producing cyanogenic glycosides in regions subject to moderate drought stress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"ITEM-1",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"[36,37]", "plainTextFormattedCitation" : "[36,37]", "previouslyFormattedCitation" : "[36,37]" }, "properties" : {  }, "schema" : "https://github.com/citation-style-language/schema/raw/master/csl-citation.json" }</w:instrText>
      </w:r>
      <w:r w:rsidRPr="007E56B0">
        <w:rPr>
          <w:rFonts w:ascii="Times New Roman" w:hAnsi="Times New Roman" w:cs="Times New Roman"/>
        </w:rPr>
        <w:fldChar w:fldCharType="separate"/>
      </w:r>
      <w:r w:rsidR="003055F0" w:rsidRPr="003055F0">
        <w:rPr>
          <w:rFonts w:ascii="Times New Roman" w:hAnsi="Times New Roman" w:cs="Times New Roman"/>
          <w:noProof/>
        </w:rPr>
        <w:t>[36,37]</w:t>
      </w:r>
      <w:r w:rsidRPr="007E56B0">
        <w:rPr>
          <w:rFonts w:ascii="Times New Roman" w:hAnsi="Times New Roman" w:cs="Times New Roman"/>
        </w:rPr>
        <w:fldChar w:fldCharType="end"/>
      </w:r>
      <w:ins w:id="141" w:author="James Santangelo" w:date="2018-03-14T09:48:00Z">
        <w:r w:rsidR="008D01B8">
          <w:rPr>
            <w:rFonts w:ascii="Times New Roman" w:hAnsi="Times New Roman" w:cs="Times New Roman"/>
          </w:rPr>
          <w:t>,</w:t>
        </w:r>
      </w:ins>
      <w:ins w:id="142" w:author="James Santangelo" w:date="2018-03-14T09:47:00Z">
        <w:r w:rsidR="008D01B8">
          <w:rPr>
            <w:rFonts w:ascii="Times New Roman" w:hAnsi="Times New Roman" w:cs="Times New Roman"/>
          </w:rPr>
          <w:t xml:space="preserve"> and </w:t>
        </w:r>
        <w:r w:rsidR="008D01B8" w:rsidRPr="007E56B0">
          <w:rPr>
            <w:rFonts w:ascii="Times New Roman" w:hAnsi="Times New Roman" w:cs="Times New Roman"/>
          </w:rPr>
          <w:t>the cost of producing HCN in frost-prone habitats</w:t>
        </w:r>
        <w:r w:rsidR="008D01B8">
          <w:rPr>
            <w:rFonts w:ascii="Times New Roman" w:hAnsi="Times New Roman" w:cs="Times New Roman"/>
          </w:rPr>
          <w:t xml:space="preserve"> </w:t>
        </w:r>
        <w:r w:rsidR="008D01B8">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"[36,39]", "plainTextFormattedCitation" : "[36,39]", "previouslyFormattedCitation" : "[36,39]" }, "properties" : {  }, "schema" : "https://github.com/citation-style-language/schema/raw/master/csl-citation.json" }</w:instrText>
      </w:r>
      <w:ins w:id="143" w:author="James Santangelo" w:date="2018-03-14T09:47:00Z">
        <w:r w:rsidR="008D01B8">
          <w:rPr>
            <w:rFonts w:ascii="Times New Roman" w:hAnsi="Times New Roman" w:cs="Times New Roman"/>
          </w:rPr>
          <w:fldChar w:fldCharType="separate"/>
        </w:r>
      </w:ins>
      <w:r w:rsidR="00352E2B" w:rsidRPr="00352E2B">
        <w:rPr>
          <w:rFonts w:ascii="Times New Roman" w:hAnsi="Times New Roman" w:cs="Times New Roman"/>
          <w:noProof/>
        </w:rPr>
        <w:t>[36,39]</w:t>
      </w:r>
      <w:ins w:id="144" w:author="James Santangelo" w:date="2018-03-14T09:47:00Z">
        <w:r w:rsidR="008D01B8">
          <w:rPr>
            <w:rFonts w:ascii="Times New Roman" w:hAnsi="Times New Roman" w:cs="Times New Roman"/>
          </w:rPr>
          <w:fldChar w:fldCharType="end"/>
        </w:r>
      </w:ins>
      <w:r w:rsidRPr="007E56B0">
        <w:rPr>
          <w:rFonts w:ascii="Times New Roman" w:hAnsi="Times New Roman" w:cs="Times New Roman"/>
        </w:rPr>
        <w:t xml:space="preserve">. </w:t>
      </w:r>
      <w:ins w:id="145" w:author="James Santangelo" w:date="2018-03-14T09:48:00Z">
        <w:r w:rsidR="008D01B8">
          <w:rPr>
            <w:rFonts w:ascii="Times New Roman" w:hAnsi="Times New Roman" w:cs="Times New Roman"/>
          </w:rPr>
          <w:t xml:space="preserve">Consistent with this latter view, urban-rural clines in HCN appear to be driven by </w:t>
        </w:r>
      </w:ins>
      <w:ins w:id="146" w:author="James Santangelo" w:date="2018-03-14T09:50:00Z">
        <w:r w:rsidR="00077F22">
          <w:rPr>
            <w:rFonts w:ascii="Times New Roman" w:hAnsi="Times New Roman" w:cs="Times New Roman"/>
          </w:rPr>
          <w:t>lower</w:t>
        </w:r>
      </w:ins>
      <w:ins w:id="147" w:author="James Santangelo" w:date="2018-03-14T09:48:00Z">
        <w:r w:rsidR="008D01B8">
          <w:rPr>
            <w:rFonts w:ascii="Times New Roman" w:hAnsi="Times New Roman" w:cs="Times New Roman"/>
          </w:rPr>
          <w:t xml:space="preserve"> </w:t>
        </w:r>
        <w:r w:rsidR="008D01B8">
          <w:rPr>
            <w:rFonts w:ascii="Times New Roman" w:hAnsi="Times New Roman" w:cs="Times New Roman"/>
          </w:rPr>
          <w:lastRenderedPageBreak/>
          <w:t xml:space="preserve">urban winter ground temperatures </w:t>
        </w:r>
      </w:ins>
      <w:ins w:id="148" w:author="James Santangelo" w:date="2018-03-14T09:50:00Z">
        <w:r w:rsidR="00077F22">
          <w:rPr>
            <w:rFonts w:ascii="Times New Roman" w:hAnsi="Times New Roman" w:cs="Times New Roman"/>
          </w:rPr>
          <w:t xml:space="preserve">acting as a selective agent against cyanogenic plants, resulting </w:t>
        </w:r>
      </w:ins>
      <w:ins w:id="149" w:author="James Santangelo" w:date="2018-03-14T09:51:00Z">
        <w:r w:rsidR="00077F22">
          <w:rPr>
            <w:rFonts w:ascii="Times New Roman" w:hAnsi="Times New Roman" w:cs="Times New Roman"/>
          </w:rPr>
          <w:t xml:space="preserve">in lower HCN frequencies in urban populations </w:t>
        </w:r>
        <w:r w:rsidR="00077F22">
          <w:rPr>
            <w:rFonts w:ascii="Times New Roman" w:hAnsi="Times New Roman" w:cs="Times New Roman"/>
          </w:rPr>
          <w:fldChar w:fldCharType="begin" w:fldLock="1"/>
        </w:r>
      </w:ins>
      <w:r w:rsidR="00077F22">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077F22">
        <w:rPr>
          <w:rFonts w:ascii="Times New Roman" w:hAnsi="Times New Roman" w:cs="Times New Roman"/>
        </w:rPr>
        <w:fldChar w:fldCharType="separate"/>
      </w:r>
      <w:r w:rsidR="00077F22" w:rsidRPr="00077F22">
        <w:rPr>
          <w:rFonts w:ascii="Times New Roman" w:hAnsi="Times New Roman" w:cs="Times New Roman"/>
          <w:noProof/>
        </w:rPr>
        <w:t>[23]</w:t>
      </w:r>
      <w:ins w:id="150" w:author="James Santangelo" w:date="2018-03-14T09:51:00Z">
        <w:r w:rsidR="00077F22">
          <w:rPr>
            <w:rFonts w:ascii="Times New Roman" w:hAnsi="Times New Roman" w:cs="Times New Roman"/>
          </w:rPr>
          <w:fldChar w:fldCharType="end"/>
        </w:r>
        <w:r w:rsidR="00077F22">
          <w:rPr>
            <w:rFonts w:ascii="Times New Roman" w:hAnsi="Times New Roman" w:cs="Times New Roman"/>
          </w:rPr>
          <w:t xml:space="preserve">. </w:t>
        </w:r>
      </w:ins>
      <w:del w:id="151" w:author="James Santangelo" w:date="2018-03-14T09:52:00Z">
        <w:r w:rsidRPr="007E56B0" w:rsidDel="00077F22">
          <w:rPr>
            <w:rFonts w:ascii="Times New Roman" w:hAnsi="Times New Roman" w:cs="Times New Roman"/>
          </w:rPr>
          <w:delText>Thus</w:delText>
        </w:r>
      </w:del>
      <w:ins w:id="152" w:author="James Santangelo" w:date="2018-03-14T09:52:00Z">
        <w:r w:rsidR="00077F22">
          <w:rPr>
            <w:rFonts w:ascii="Times New Roman" w:hAnsi="Times New Roman" w:cs="Times New Roman"/>
          </w:rPr>
          <w:t>Nonetheless</w:t>
        </w:r>
      </w:ins>
      <w:r w:rsidRPr="007E56B0">
        <w:rPr>
          <w:rFonts w:ascii="Times New Roman" w:hAnsi="Times New Roman" w:cs="Times New Roman"/>
        </w:rPr>
        <w:t xml:space="preserve">,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C3866B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387ED215"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w:t>
      </w:r>
      <w:r w:rsidR="00A218A0">
        <w:rPr>
          <w:rFonts w:ascii="Times New Roman" w:hAnsi="Times New Roman" w:cs="Times New Roman"/>
        </w:rPr>
        <w:lastRenderedPageBreak/>
        <w:t xml:space="preserve">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(text S7, figure S1</w:t>
      </w:r>
      <w:ins w:id="153" w:author="James Santangelo" w:date="2018-03-14T16:17:00Z">
        <w:r w:rsidR="003A35C7">
          <w:rPr>
            <w:rFonts w:ascii="Times New Roman" w:hAnsi="Times New Roman" w:cs="Times New Roman"/>
          </w:rPr>
          <w:t>3</w:t>
        </w:r>
      </w:ins>
      <w:del w:id="154" w:author="James Santangelo" w:date="2018-03-13T17:01:00Z">
        <w:r w:rsidR="00EE30A8" w:rsidDel="00466723">
          <w:rPr>
            <w:rFonts w:ascii="Times New Roman" w:hAnsi="Times New Roman" w:cs="Times New Roman"/>
          </w:rPr>
          <w:delText>0</w:delText>
        </w:r>
      </w:del>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w:t>
      </w:r>
      <w:del w:id="155" w:author="James Santangelo" w:date="2018-03-14T09:59:00Z">
        <w:r w:rsidDel="00077F22">
          <w:rPr>
            <w:rFonts w:ascii="Times New Roman" w:hAnsi="Times New Roman" w:cs="Times New Roman"/>
          </w:rPr>
          <w:delText xml:space="preserve"> weak</w:delText>
        </w:r>
      </w:del>
      <w:ins w:id="156" w:author="James Santangelo" w:date="2018-03-14T09:59:00Z">
        <w:r w:rsidR="00077F22">
          <w:rPr>
            <w:rFonts w:ascii="Times New Roman" w:hAnsi="Times New Roman" w:cs="Times New Roman"/>
          </w:rPr>
          <w:t>n intermediate</w:t>
        </w:r>
      </w:ins>
      <w:r>
        <w:rPr>
          <w:rFonts w:ascii="Times New Roman" w:hAnsi="Times New Roman" w:cs="Times New Roman"/>
        </w:rPr>
        <w:t xml:space="preserve">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ins w:id="157" w:author="James Santangelo" w:date="2018-03-14T10:07:00Z">
        <w:r w:rsidR="008213BF">
          <w:rPr>
            <w:rFonts w:ascii="Times New Roman" w:hAnsi="Times New Roman" w:cs="Times New Roman"/>
          </w:rPr>
          <w:t xml:space="preserve"> </w:t>
        </w:r>
      </w:ins>
      <w:del w:id="158" w:author="James Santangelo" w:date="2018-03-14T10:07:00Z">
        <w:r w:rsidDel="008213BF">
          <w:rPr>
            <w:rFonts w:ascii="Times New Roman" w:hAnsi="Times New Roman" w:cs="Times New Roman"/>
          </w:rPr>
          <w:delText xml:space="preserve">, </w:delText>
        </w:r>
      </w:del>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w:t>
      </w:r>
      <w:ins w:id="159" w:author="James Santangelo" w:date="2018-03-14T10:07:00Z">
        <w:r w:rsidR="008213BF">
          <w:rPr>
            <w:rFonts w:ascii="Times New Roman" w:hAnsi="Times New Roman" w:cs="Times New Roman"/>
          </w:rPr>
          <w:t>, figure S1</w:t>
        </w:r>
      </w:ins>
      <w:ins w:id="160" w:author="James Santangelo" w:date="2018-03-14T16:17:00Z">
        <w:r w:rsidR="003A35C7">
          <w:rPr>
            <w:rFonts w:ascii="Times New Roman" w:hAnsi="Times New Roman" w:cs="Times New Roman"/>
          </w:rPr>
          <w:t>3</w:t>
        </w:r>
      </w:ins>
      <w:ins w:id="161" w:author="James Santangelo" w:date="2018-03-14T10:07:00Z">
        <w:r w:rsidR="008213BF" w:rsidRPr="008213BF">
          <w:rPr>
            <w:rFonts w:ascii="Times New Roman" w:hAnsi="Times New Roman" w:cs="Times New Roman"/>
            <w:i/>
            <w:rPrChange w:id="162" w:author="James Santangelo" w:date="2018-03-14T10:07:00Z">
              <w:rPr>
                <w:rFonts w:ascii="Times New Roman" w:hAnsi="Times New Roman" w:cs="Times New Roman"/>
              </w:rPr>
            </w:rPrChange>
          </w:rPr>
          <w:t>d</w:t>
        </w:r>
      </w:ins>
      <w:r w:rsidRPr="003E44C9">
        <w:rPr>
          <w:rFonts w:ascii="Times New Roman" w:hAnsi="Times New Roman" w:cs="Times New Roman"/>
        </w:rPr>
        <w:t>;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w:t>
      </w:r>
      <w:ins w:id="163" w:author="James Santangelo" w:date="2018-03-14T10:07:00Z">
        <w:r w:rsidR="008213BF">
          <w:rPr>
            <w:rFonts w:ascii="Times New Roman" w:hAnsi="Times New Roman" w:cs="Times New Roman"/>
          </w:rPr>
          <w:t>, figure S1</w:t>
        </w:r>
      </w:ins>
      <w:ins w:id="164" w:author="James Santangelo" w:date="2018-03-14T16:17:00Z">
        <w:r w:rsidR="003A35C7">
          <w:rPr>
            <w:rFonts w:ascii="Times New Roman" w:hAnsi="Times New Roman" w:cs="Times New Roman"/>
          </w:rPr>
          <w:t>3</w:t>
        </w:r>
      </w:ins>
      <w:ins w:id="165" w:author="James Santangelo" w:date="2018-03-14T10:07:00Z">
        <w:r w:rsidR="008213BF">
          <w:rPr>
            <w:rFonts w:ascii="Times New Roman" w:hAnsi="Times New Roman" w:cs="Times New Roman"/>
            <w:i/>
          </w:rPr>
          <w:t>e</w:t>
        </w:r>
      </w:ins>
      <w:r w:rsidRPr="003E44C9">
        <w:rPr>
          <w:rFonts w:ascii="Times New Roman" w:hAnsi="Times New Roman" w:cs="Times New Roman"/>
        </w:rPr>
        <w:t>),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cyanogenesis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cyanogenesis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63F78D79"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Clines have traditionally been studied along latitudinal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30E3C8B8"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352E2B" w:rsidRPr="00352E2B">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xml:space="preserve">. The frequent observation of increased drift in urban populations, together with our results showing parallel changes in HCN frequencies under gradients of drift, suggests that urban populations may be prone to directional phenotypic change due solely to stochastic forces. </w:t>
      </w:r>
      <w:del w:id="166" w:author="James Santangelo" w:date="2018-03-16T09:23:00Z">
        <w:r w:rsidDel="00352E2B">
          <w:rPr>
            <w:rFonts w:ascii="Times New Roman" w:hAnsi="Times New Roman" w:cs="Times New Roman"/>
          </w:rPr>
          <w:delText>However, t</w:delText>
        </w:r>
      </w:del>
      <w:ins w:id="167" w:author="James Santangelo" w:date="2018-03-16T09:23:00Z">
        <w:r w:rsidR="00352E2B">
          <w:rPr>
            <w:rFonts w:ascii="Times New Roman" w:hAnsi="Times New Roman" w:cs="Times New Roman"/>
          </w:rPr>
          <w:t>T</w:t>
        </w:r>
      </w:ins>
      <w:r>
        <w:rPr>
          <w:rFonts w:ascii="Times New Roman" w:hAnsi="Times New Roman" w:cs="Times New Roman"/>
        </w:rPr>
        <w:t xml:space="preserve">he importance of drift in structuring urban phenotype frequencies will </w:t>
      </w:r>
      <w:ins w:id="168" w:author="James Santangelo" w:date="2018-03-16T09:58:00Z">
        <w:r w:rsidR="00AF6265">
          <w:rPr>
            <w:rFonts w:ascii="Times New Roman" w:hAnsi="Times New Roman" w:cs="Times New Roman"/>
          </w:rPr>
          <w:t xml:space="preserve">vary across cities and </w:t>
        </w:r>
      </w:ins>
      <w:r>
        <w:rPr>
          <w:rFonts w:ascii="Times New Roman" w:hAnsi="Times New Roman" w:cs="Times New Roman"/>
        </w:rPr>
        <w:t xml:space="preserve">depend </w:t>
      </w:r>
      <w:ins w:id="169" w:author="James Santangelo" w:date="2018-03-21T12:24:00Z">
        <w:r w:rsidR="006C5BE3">
          <w:rPr>
            <w:rFonts w:ascii="Times New Roman" w:hAnsi="Times New Roman" w:cs="Times New Roman"/>
          </w:rPr>
          <w:t xml:space="preserve">on </w:t>
        </w:r>
      </w:ins>
      <w:ins w:id="170" w:author="James Santangelo" w:date="2018-03-16T09:47:00Z">
        <w:r w:rsidR="00843EC4">
          <w:rPr>
            <w:rFonts w:ascii="Times New Roman" w:hAnsi="Times New Roman" w:cs="Times New Roman"/>
          </w:rPr>
          <w:t xml:space="preserve">the extent to which urban fragmentation has reduced the availability of suitable habitat for the focal species and whether sufficient connectivity </w:t>
        </w:r>
      </w:ins>
      <w:ins w:id="171" w:author="James Santangelo" w:date="2018-03-16T09:48:00Z">
        <w:r w:rsidR="00843EC4">
          <w:rPr>
            <w:rFonts w:ascii="Times New Roman" w:hAnsi="Times New Roman" w:cs="Times New Roman"/>
          </w:rPr>
          <w:t>exists to enabl</w:t>
        </w:r>
        <w:r w:rsidR="006C5BE3">
          <w:rPr>
            <w:rFonts w:ascii="Times New Roman" w:hAnsi="Times New Roman" w:cs="Times New Roman"/>
          </w:rPr>
          <w:t>e gene flow between populations</w:t>
        </w:r>
      </w:ins>
      <w:ins w:id="172" w:author="James Santangelo" w:date="2018-03-21T12:24:00Z">
        <w:r w:rsidR="006C5BE3">
          <w:rPr>
            <w:rFonts w:ascii="Times New Roman" w:hAnsi="Times New Roman" w:cs="Times New Roman"/>
          </w:rPr>
          <w:t>. For example,</w:t>
        </w:r>
      </w:ins>
      <w:ins w:id="173" w:author="James Santangelo" w:date="2018-03-16T09:48:00Z">
        <w:r w:rsidR="00843EC4">
          <w:rPr>
            <w:rFonts w:ascii="Times New Roman" w:hAnsi="Times New Roman" w:cs="Times New Roman"/>
          </w:rPr>
          <w:t xml:space="preserve"> </w:t>
        </w:r>
      </w:ins>
      <w:ins w:id="174" w:author="James Santangelo" w:date="2018-03-16T09:49:00Z">
        <w:r w:rsidR="00843EC4">
          <w:rPr>
            <w:rFonts w:ascii="Times New Roman" w:hAnsi="Times New Roman" w:cs="Times New Roman"/>
          </w:rPr>
          <w:t xml:space="preserve">urban construction and </w:t>
        </w:r>
      </w:ins>
      <w:ins w:id="175" w:author="James Santangelo" w:date="2018-03-16T09:48:00Z">
        <w:r w:rsidR="00843EC4">
          <w:rPr>
            <w:rFonts w:ascii="Times New Roman" w:hAnsi="Times New Roman" w:cs="Times New Roman"/>
          </w:rPr>
          <w:t xml:space="preserve">fragmentation is predicted to reduce local populations sizes </w:t>
        </w:r>
      </w:ins>
      <w:ins w:id="176" w:author="James Santangelo" w:date="2018-03-16T09:50:00Z">
        <w:r w:rsidR="00843EC4">
          <w:rPr>
            <w:rFonts w:ascii="Times New Roman" w:hAnsi="Times New Roman" w:cs="Times New Roman"/>
          </w:rPr>
          <w:lastRenderedPageBreak/>
          <w:t xml:space="preserve">(e.g. </w:t>
        </w:r>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[45]</w:t>
      </w:r>
      <w:ins w:id="177" w:author="James Santangelo" w:date="2018-03-16T09:50:00Z">
        <w:r w:rsidR="00843EC4">
          <w:rPr>
            <w:rFonts w:ascii="Times New Roman" w:hAnsi="Times New Roman" w:cs="Times New Roman"/>
          </w:rPr>
          <w:fldChar w:fldCharType="end"/>
        </w:r>
        <w:r w:rsidR="00843EC4">
          <w:rPr>
            <w:rFonts w:ascii="Times New Roman" w:hAnsi="Times New Roman" w:cs="Times New Roman"/>
          </w:rPr>
          <w:t xml:space="preserve">) but corridors that facilitate gene flow </w:t>
        </w:r>
      </w:ins>
      <w:ins w:id="178" w:author="James Santangelo" w:date="2018-03-16T09:52:00Z">
        <w:r w:rsidR="00843EC4">
          <w:rPr>
            <w:rFonts w:ascii="Times New Roman" w:hAnsi="Times New Roman" w:cs="Times New Roman"/>
          </w:rPr>
          <w:t xml:space="preserve">(e.g. </w:t>
        </w:r>
      </w:ins>
      <w:ins w:id="179" w:author="James Santangelo" w:date="2018-03-16T09:51:00Z">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"ITEM-1",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"mendeley" : { "formattedCitation" : "[46]", "plainTextFormattedCitation" : "[46]", "previouslyFormattedCitation" : "[46]"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[46]</w:t>
      </w:r>
      <w:ins w:id="180" w:author="James Santangelo" w:date="2018-03-16T09:51:00Z">
        <w:r w:rsidR="00843EC4">
          <w:rPr>
            <w:rFonts w:ascii="Times New Roman" w:hAnsi="Times New Roman" w:cs="Times New Roman"/>
          </w:rPr>
          <w:fldChar w:fldCharType="end"/>
        </w:r>
      </w:ins>
      <w:ins w:id="181" w:author="James Santangelo" w:date="2018-03-16T09:52:00Z">
        <w:r w:rsidR="00AF6265">
          <w:rPr>
            <w:rFonts w:ascii="Times New Roman" w:hAnsi="Times New Roman" w:cs="Times New Roman"/>
          </w:rPr>
          <w:t>) may limit drift’s ability to generat</w:t>
        </w:r>
      </w:ins>
      <w:ins w:id="182" w:author="James Santangelo" w:date="2018-03-16T09:55:00Z">
        <w:r w:rsidR="00AF6265">
          <w:rPr>
            <w:rFonts w:ascii="Times New Roman" w:hAnsi="Times New Roman" w:cs="Times New Roman"/>
          </w:rPr>
          <w:t>e</w:t>
        </w:r>
      </w:ins>
      <w:ins w:id="183" w:author="James Santangelo" w:date="2018-03-16T09:52:00Z">
        <w:r w:rsidR="00AF6265">
          <w:rPr>
            <w:rFonts w:ascii="Times New Roman" w:hAnsi="Times New Roman" w:cs="Times New Roman"/>
          </w:rPr>
          <w:t xml:space="preserve"> </w:t>
        </w:r>
      </w:ins>
      <w:ins w:id="184" w:author="James Santangelo" w:date="2018-03-16T09:55:00Z">
        <w:r w:rsidR="00AF6265">
          <w:rPr>
            <w:rFonts w:ascii="Times New Roman" w:hAnsi="Times New Roman" w:cs="Times New Roman"/>
          </w:rPr>
          <w:t xml:space="preserve">genetic and non-additive trait </w:t>
        </w:r>
      </w:ins>
      <w:ins w:id="185" w:author="James Santangelo" w:date="2018-03-16T09:52:00Z">
        <w:r w:rsidR="00AF6265">
          <w:rPr>
            <w:rFonts w:ascii="Times New Roman" w:hAnsi="Times New Roman" w:cs="Times New Roman"/>
          </w:rPr>
          <w:t>differentiation between populations</w:t>
        </w:r>
      </w:ins>
      <w:ins w:id="186" w:author="James Santangelo" w:date="2018-03-16T09:48:00Z">
        <w:r w:rsidR="00843EC4">
          <w:rPr>
            <w:rFonts w:ascii="Times New Roman" w:hAnsi="Times New Roman" w:cs="Times New Roman"/>
          </w:rPr>
          <w:t xml:space="preserve">. </w:t>
        </w:r>
      </w:ins>
      <w:del w:id="187" w:author="James Santangelo" w:date="2018-03-16T09:56:00Z">
        <w:r w:rsidDel="00AF6265">
          <w:rPr>
            <w:rFonts w:ascii="Times New Roman" w:hAnsi="Times New Roman" w:cs="Times New Roman"/>
          </w:rPr>
          <w:delText>on the genetic architecture underlying traits and the natural history of focal organisms that vary in their tolerance to environmental pressures imposed by urbanization.</w:delText>
        </w:r>
      </w:del>
    </w:p>
    <w:p w14:paraId="76ECC873" w14:textId="1FD14524"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w:t>
      </w:r>
      <w:ins w:id="188" w:author="James Santangelo" w:date="2018-03-16T09:56:00Z">
        <w:del w:id="189" w:author="Rob Ness" w:date="2018-03-21T11:25:00Z">
          <w:r w:rsidR="00AF6265" w:rsidDel="009948C3">
            <w:rPr>
              <w:rFonts w:ascii="Times New Roman" w:hAnsi="Times New Roman" w:cs="Times New Roman"/>
            </w:rPr>
            <w:delText>additionally</w:delText>
          </w:r>
        </w:del>
      </w:ins>
      <w:ins w:id="190" w:author="Rob Ness" w:date="2018-03-21T11:25:00Z">
        <w:r w:rsidR="009948C3">
          <w:rPr>
            <w:rFonts w:ascii="Times New Roman" w:hAnsi="Times New Roman" w:cs="Times New Roman"/>
          </w:rPr>
          <w:t xml:space="preserve">also </w:t>
        </w:r>
      </w:ins>
      <w:ins w:id="191" w:author="James Santangelo" w:date="2018-03-16T09:56:00Z">
        <w:del w:id="192" w:author="Rob Ness" w:date="2018-03-21T11:25:00Z">
          <w:r w:rsidR="00AF6265" w:rsidDel="009948C3">
            <w:rPr>
              <w:rFonts w:ascii="Times New Roman" w:hAnsi="Times New Roman" w:cs="Times New Roman"/>
            </w:rPr>
            <w:delText xml:space="preserve"> </w:delText>
          </w:r>
        </w:del>
      </w:ins>
      <w:r>
        <w:rPr>
          <w:rFonts w:ascii="Times New Roman" w:hAnsi="Times New Roman" w:cs="Times New Roman"/>
        </w:rPr>
        <w:t xml:space="preserve">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contrast, white clover</w:t>
      </w:r>
      <w:ins w:id="193" w:author="Rob Ness" w:date="2018-03-21T11:25:00Z">
        <w:r w:rsidR="009948C3">
          <w:rPr>
            <w:rFonts w:ascii="Times New Roman" w:hAnsi="Times New Roman" w:cs="Times New Roman"/>
          </w:rPr>
          <w:t xml:space="preserve">, </w:t>
        </w:r>
      </w:ins>
      <w:del w:id="194" w:author="Rob Ness" w:date="2018-03-21T11:25:00Z">
        <w:r w:rsidRPr="006C5BE3" w:rsidDel="009948C3">
          <w:rPr>
            <w:rFonts w:ascii="Times New Roman" w:hAnsi="Times New Roman" w:cs="Times New Roman"/>
          </w:rPr>
          <w:delText>—</w:delText>
        </w:r>
      </w:del>
      <w:r w:rsidRPr="006C5BE3">
        <w:rPr>
          <w:rFonts w:ascii="Times New Roman" w:hAnsi="Times New Roman" w:cs="Times New Roman"/>
        </w:rPr>
        <w:t>originally native to Eurasia</w:t>
      </w:r>
      <w:ins w:id="195" w:author="Rob Ness" w:date="2018-03-21T11:25:00Z">
        <w:r w:rsidR="009948C3" w:rsidRPr="006C5BE3">
          <w:rPr>
            <w:rFonts w:ascii="Times New Roman" w:hAnsi="Times New Roman" w:cs="Times New Roman"/>
          </w:rPr>
          <w:t>,</w:t>
        </w:r>
      </w:ins>
      <w:del w:id="196" w:author="Rob Ness" w:date="2018-03-21T11:25:00Z">
        <w:r w:rsidRPr="006C5BE3" w:rsidDel="009948C3">
          <w:rPr>
            <w:rFonts w:ascii="Times New Roman" w:hAnsi="Times New Roman" w:cs="Times New Roman"/>
          </w:rPr>
          <w:delText>—</w:delText>
        </w:r>
      </w:del>
      <w:ins w:id="197" w:author="Rob Ness" w:date="2018-03-21T11:25:00Z">
        <w:r w:rsidR="009948C3" w:rsidRPr="006C5BE3">
          <w:rPr>
            <w:rFonts w:ascii="Times New Roman" w:hAnsi="Times New Roman" w:cs="Times New Roman"/>
          </w:rPr>
          <w:t xml:space="preserve"> </w:t>
        </w:r>
      </w:ins>
      <w:r w:rsidRPr="00DD20C5">
        <w:rPr>
          <w:rFonts w:ascii="Times New Roman" w:hAnsi="Times New Roman" w:cs="Times New Roman"/>
        </w:rPr>
        <w:t xml:space="preserve">shows inconsistent effects of urbanization on neutral </w:t>
      </w:r>
      <w:r w:rsidR="00BD792B" w:rsidRPr="00DD20C5">
        <w:rPr>
          <w:rFonts w:ascii="Times New Roman" w:hAnsi="Times New Roman" w:cs="Times New Roman"/>
        </w:rPr>
        <w:t xml:space="preserve">genetic </w:t>
      </w:r>
      <w:r w:rsidRPr="00DD20C5">
        <w:rPr>
          <w:rFonts w:ascii="Times New Roman" w:hAnsi="Times New Roman" w:cs="Times New Roman"/>
        </w:rPr>
        <w:t xml:space="preserve">diversity across 8 cities in Ontario, Canada </w:t>
      </w:r>
      <w:r w:rsidR="000147F3" w:rsidRPr="006C5BE3">
        <w:rPr>
          <w:rFonts w:ascii="Times New Roman" w:hAnsi="Times New Roman" w:cs="Times New Roman"/>
        </w:rPr>
        <w:fldChar w:fldCharType="begin" w:fldLock="1"/>
      </w:r>
      <w:r w:rsidR="00AD03D5" w:rsidRPr="006C5BE3">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sidRPr="006C5BE3">
        <w:rPr>
          <w:rFonts w:ascii="Times New Roman" w:hAnsi="Times New Roman" w:cs="Times New Roman"/>
          <w:rPrChange w:id="198" w:author="James Santangelo" w:date="2018-03-21T12:26:00Z">
            <w:rPr>
              <w:rFonts w:ascii="Times New Roman" w:hAnsi="Times New Roman" w:cs="Times New Roman"/>
            </w:rPr>
          </w:rPrChange>
        </w:rPr>
        <w:fldChar w:fldCharType="separate"/>
      </w:r>
      <w:r w:rsidR="00AD03D5" w:rsidRPr="006C5BE3">
        <w:rPr>
          <w:rFonts w:ascii="Times New Roman" w:hAnsi="Times New Roman" w:cs="Times New Roman"/>
          <w:noProof/>
        </w:rPr>
        <w:t>[26]</w:t>
      </w:r>
      <w:r w:rsidR="000147F3" w:rsidRPr="006C5BE3">
        <w:rPr>
          <w:rFonts w:ascii="Times New Roman" w:hAnsi="Times New Roman" w:cs="Times New Roman"/>
        </w:rPr>
        <w:fldChar w:fldCharType="end"/>
      </w:r>
      <w:ins w:id="199" w:author="Marc Johnson" w:date="2018-03-21T22:16:00Z">
        <w:r w:rsidR="001B2A33">
          <w:rPr>
            <w:rFonts w:ascii="Times New Roman" w:hAnsi="Times New Roman" w:cs="Times New Roman"/>
          </w:rPr>
          <w:t>,</w:t>
        </w:r>
      </w:ins>
      <w:r w:rsidR="000147F3" w:rsidRPr="006C5BE3">
        <w:rPr>
          <w:rFonts w:ascii="Times New Roman" w:hAnsi="Times New Roman" w:cs="Times New Roman"/>
        </w:rPr>
        <w:t xml:space="preserve"> </w:t>
      </w:r>
      <w:r w:rsidRPr="006C5BE3">
        <w:rPr>
          <w:rFonts w:ascii="Times New Roman" w:hAnsi="Times New Roman" w:cs="Times New Roman"/>
        </w:rPr>
        <w:t xml:space="preserve">suggesting no increased effects of drift in urban populations. </w:t>
      </w:r>
      <w:ins w:id="200" w:author="James Santangelo" w:date="2018-03-21T12:25:00Z">
        <w:r w:rsidR="006C5BE3" w:rsidRPr="006C5BE3">
          <w:rPr>
            <w:rFonts w:ascii="Times New Roman" w:hAnsi="Times New Roman" w:cs="Times New Roman"/>
          </w:rPr>
          <w:t>I</w:t>
        </w:r>
        <w:r w:rsidR="006C5BE3" w:rsidRPr="006C5BE3">
          <w:rPr>
            <w:rFonts w:ascii="Times New Roman" w:hAnsi="Times New Roman" w:cs="Times New Roman"/>
            <w:rPrChange w:id="201" w:author="James Santangelo" w:date="2018-03-21T12:26:00Z">
              <w:rPr/>
            </w:rPrChange>
          </w:rPr>
          <w:t>n this very limited comparison</w:t>
        </w:r>
      </w:ins>
      <w:ins w:id="202" w:author="Marc Johnson" w:date="2018-03-21T22:17:00Z">
        <w:r w:rsidR="001B2A33">
          <w:rPr>
            <w:rFonts w:ascii="Times New Roman" w:hAnsi="Times New Roman" w:cs="Times New Roman"/>
          </w:rPr>
          <w:t>,</w:t>
        </w:r>
      </w:ins>
      <w:ins w:id="203" w:author="James Santangelo" w:date="2018-03-21T12:25:00Z">
        <w:r w:rsidR="006C5BE3" w:rsidRPr="006C5BE3">
          <w:rPr>
            <w:rFonts w:ascii="Times New Roman" w:hAnsi="Times New Roman" w:cs="Times New Roman"/>
            <w:rPrChange w:id="204" w:author="James Santangelo" w:date="2018-03-21T12:26:00Z">
              <w:rPr/>
            </w:rPrChange>
          </w:rPr>
          <w:t xml:space="preserve"> the data suggest</w:t>
        </w:r>
      </w:ins>
      <w:del w:id="205" w:author="James Santangelo" w:date="2018-03-21T12:25:00Z">
        <w:r w:rsidRPr="006C5BE3" w:rsidDel="006C5BE3">
          <w:rPr>
            <w:rFonts w:ascii="Times New Roman" w:hAnsi="Times New Roman" w:cs="Times New Roman"/>
          </w:rPr>
          <w:delText xml:space="preserve">While data is still limited, </w:delText>
        </w:r>
      </w:del>
      <w:ins w:id="206" w:author="James Santangelo" w:date="2018-03-16T10:04:00Z">
        <w:r w:rsidR="005C0BFE" w:rsidRPr="006C5BE3">
          <w:rPr>
            <w:rFonts w:ascii="Times New Roman" w:hAnsi="Times New Roman" w:cs="Times New Roman"/>
          </w:rPr>
          <w:t xml:space="preserve"> that </w:t>
        </w:r>
      </w:ins>
      <w:r w:rsidRPr="006C5BE3">
        <w:rPr>
          <w:rFonts w:ascii="Times New Roman" w:hAnsi="Times New Roman" w:cs="Times New Roman"/>
        </w:rPr>
        <w:t>urban populations of native species appear more</w:t>
      </w:r>
      <w:r>
        <w:rPr>
          <w:rFonts w:ascii="Times New Roman" w:hAnsi="Times New Roman" w:cs="Times New Roman"/>
        </w:rPr>
        <w:t xml:space="preserv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E37E8CC"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w:t>
      </w:r>
      <w:r>
        <w:rPr>
          <w:rFonts w:ascii="Times New Roman" w:hAnsi="Times New Roman" w:cs="Times New Roman"/>
        </w:rPr>
        <w:lastRenderedPageBreak/>
        <w:t>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figure 2</w:t>
      </w:r>
      <w:r w:rsidR="00EE0034" w:rsidRPr="00973284">
        <w:rPr>
          <w:rFonts w:ascii="Times New Roman" w:hAnsi="Times New Roman" w:cs="Times New Roman"/>
          <w:i/>
        </w:rPr>
        <w:t>b</w:t>
      </w:r>
      <w:ins w:id="207" w:author="James Santangelo" w:date="2018-03-13T17:17:00Z">
        <w:r w:rsidR="004E764B">
          <w:rPr>
            <w:rFonts w:ascii="Times New Roman" w:hAnsi="Times New Roman" w:cs="Times New Roman"/>
          </w:rPr>
          <w:t>, figure S1</w:t>
        </w:r>
      </w:ins>
      <w:ins w:id="208" w:author="James Santangelo" w:date="2018-03-14T16:18:00Z">
        <w:r w:rsidR="003A35C7">
          <w:rPr>
            <w:rFonts w:ascii="Times New Roman" w:hAnsi="Times New Roman" w:cs="Times New Roman"/>
          </w:rPr>
          <w:t>2</w:t>
        </w:r>
      </w:ins>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13E32C3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t>
      </w:r>
      <w:del w:id="209" w:author="James Santangelo" w:date="2018-03-14T16:46:00Z">
        <w:r w:rsidDel="00407E5C">
          <w:rPr>
            <w:rFonts w:ascii="Times New Roman" w:hAnsi="Times New Roman" w:cs="Times New Roman"/>
          </w:rPr>
          <w:delText xml:space="preserve">We simulated cases where genetic drift leads to the formation of clines on contemporary time scales under non-equilibrium conditions as these are the conditions most likely to occur in urbanizing areas. </w:delText>
        </w:r>
      </w:del>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3E44C9">
        <w:rPr>
          <w:rFonts w:ascii="Times New Roman" w:hAnsi="Times New Roman" w:cs="Times New Roman"/>
        </w:rPr>
        <w:fldChar w:fldCharType="separate"/>
      </w:r>
      <w:r w:rsidR="00843EC4" w:rsidRPr="00843EC4">
        <w:rPr>
          <w:rFonts w:ascii="Times New Roman" w:hAnsi="Times New Roman" w:cs="Times New Roman"/>
          <w:noProof/>
        </w:rPr>
        <w:t>[48]</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er over time (text S6, figure S</w:t>
      </w:r>
      <w:ins w:id="210" w:author="James Santangelo" w:date="2018-03-14T16:45:00Z">
        <w:r w:rsidR="00407E5C">
          <w:rPr>
            <w:rFonts w:ascii="Times New Roman" w:hAnsi="Times New Roman" w:cs="Times New Roman"/>
          </w:rPr>
          <w:t>11</w:t>
        </w:r>
      </w:ins>
      <w:del w:id="211" w:author="James Santangelo" w:date="2018-03-14T16:45:00Z">
        <w:r w:rsidR="00973284" w:rsidDel="00407E5C">
          <w:rPr>
            <w:rFonts w:ascii="Times New Roman" w:hAnsi="Times New Roman" w:cs="Times New Roman"/>
          </w:rPr>
          <w:delText>9</w:delText>
        </w:r>
      </w:del>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CA3EAC">
        <w:rPr>
          <w:rFonts w:ascii="Times New Roman" w:hAnsi="Times New Roman" w:cs="Times New Roman"/>
        </w:rPr>
        <w:fldChar w:fldCharType="separate"/>
      </w:r>
      <w:r w:rsidR="00843EC4" w:rsidRPr="00843EC4">
        <w:rPr>
          <w:rFonts w:ascii="Times New Roman" w:hAnsi="Times New Roman" w:cs="Times New Roman"/>
          <w:noProof/>
        </w:rPr>
        <w:t>[48]</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r w:rsidR="00EE45FF">
        <w:rPr>
          <w:rFonts w:ascii="Times New Roman" w:hAnsi="Times New Roman" w:cs="Times New Roman"/>
        </w:rPr>
        <w:t xml:space="preserve">epistatically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r w:rsidR="00E67AC1">
        <w:rPr>
          <w:rFonts w:ascii="Times New Roman" w:hAnsi="Times New Roman" w:cs="Times New Roman"/>
          <w:i/>
        </w:rPr>
        <w:t>Eichhorinia paniculata</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w:t>
      </w:r>
      <w:r>
        <w:rPr>
          <w:rFonts w:ascii="Times New Roman" w:hAnsi="Times New Roman" w:cs="Times New Roman"/>
        </w:rPr>
        <w:lastRenderedPageBreak/>
        <w:t xml:space="preserve">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6647B3AC"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w:t>
      </w:r>
      <w:del w:id="212" w:author="James Santangelo" w:date="2018-03-14T16:18:00Z">
        <w:r w:rsidDel="003A35C7">
          <w:rPr>
            <w:rFonts w:ascii="Times New Roman" w:hAnsi="Times New Roman" w:cs="Times New Roman"/>
          </w:rPr>
          <w:delText xml:space="preserve">possible </w:delText>
        </w:r>
      </w:del>
      <w:r>
        <w:rPr>
          <w:rFonts w:ascii="Times New Roman" w:hAnsi="Times New Roman" w:cs="Times New Roman"/>
        </w:rPr>
        <w:t>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 xml:space="preserve">Finally, we caution that observations of parallel clines may represent </w:t>
      </w:r>
      <w:del w:id="213" w:author="James Santangelo" w:date="2018-03-13T15:46:00Z">
        <w:r w:rsidR="005A5196" w:rsidRPr="005A5196" w:rsidDel="00362C7E">
          <w:rPr>
            <w:rFonts w:ascii="Times New Roman" w:hAnsi="Times New Roman" w:cs="Times New Roman"/>
          </w:rPr>
          <w:delText xml:space="preserve">contemporary </w:delText>
        </w:r>
      </w:del>
      <w:ins w:id="214" w:author="James Santangelo" w:date="2018-03-13T15:46:00Z">
        <w:r w:rsidR="00362C7E">
          <w:rPr>
            <w:rFonts w:ascii="Times New Roman" w:hAnsi="Times New Roman" w:cs="Times New Roman"/>
          </w:rPr>
          <w:t>modern</w:t>
        </w:r>
        <w:r w:rsidR="00362C7E" w:rsidRPr="005A5196">
          <w:rPr>
            <w:rFonts w:ascii="Times New Roman" w:hAnsi="Times New Roman" w:cs="Times New Roman"/>
          </w:rPr>
          <w:t xml:space="preserve"> </w:t>
        </w:r>
      </w:ins>
      <w:r w:rsidR="005A5196" w:rsidRPr="005A5196">
        <w:rPr>
          <w:rFonts w:ascii="Times New Roman" w:hAnsi="Times New Roman" w:cs="Times New Roman"/>
        </w:rPr>
        <w:t xml:space="preserve">"spandrels" [48]; studies presuming that repeated </w:t>
      </w:r>
      <w:r w:rsidR="005A5196" w:rsidRPr="005A5196">
        <w:rPr>
          <w:rFonts w:ascii="Times New Roman" w:hAnsi="Times New Roman" w:cs="Times New Roman"/>
        </w:rPr>
        <w:lastRenderedPageBreak/>
        <w:t>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Acknowledgements</w:t>
      </w:r>
    </w:p>
    <w:p w14:paraId="2292A841" w14:textId="577C57DF"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Hetherington-Rauth,</w:t>
      </w:r>
      <w:r w:rsidR="0031511F">
        <w:rPr>
          <w:rFonts w:ascii="Times New Roman" w:hAnsi="Times New Roman" w:cs="Times New Roman"/>
        </w:rPr>
        <w:t xml:space="preserve"> </w:t>
      </w:r>
      <w:r w:rsidR="00B80D94">
        <w:rPr>
          <w:rFonts w:ascii="Times New Roman" w:hAnsi="Times New Roman" w:cs="Times New Roman"/>
        </w:rPr>
        <w:t xml:space="preserve">S. Innes, V. Nhan, </w:t>
      </w:r>
      <w:r w:rsidR="0031511F">
        <w:rPr>
          <w:rFonts w:ascii="Times New Roman" w:hAnsi="Times New Roman" w:cs="Times New Roman"/>
        </w:rPr>
        <w:t>R. R</w:t>
      </w:r>
      <w:r w:rsidR="00B80D94">
        <w:rPr>
          <w:rFonts w:ascii="Times New Roman" w:hAnsi="Times New Roman" w:cs="Times New Roman"/>
        </w:rPr>
        <w:t>ivkin</w:t>
      </w:r>
      <w:del w:id="215" w:author="James Santangelo" w:date="2018-03-16T09:28:00Z">
        <w:r w:rsidR="00B80D94" w:rsidDel="007804F0">
          <w:rPr>
            <w:rFonts w:ascii="Times New Roman" w:hAnsi="Times New Roman" w:cs="Times New Roman"/>
          </w:rPr>
          <w:delText xml:space="preserve"> and</w:delText>
        </w:r>
      </w:del>
      <w:ins w:id="216" w:author="James Santangelo" w:date="2018-03-16T09:28:00Z">
        <w:r w:rsidR="007804F0">
          <w:rPr>
            <w:rFonts w:ascii="Times New Roman" w:hAnsi="Times New Roman" w:cs="Times New Roman"/>
          </w:rPr>
          <w:t>,</w:t>
        </w:r>
      </w:ins>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w:t>
      </w:r>
      <w:ins w:id="217" w:author="James Santangelo" w:date="2018-03-16T09:28:00Z">
        <w:r w:rsidR="007804F0">
          <w:rPr>
            <w:rFonts w:ascii="Times New Roman" w:hAnsi="Times New Roman" w:cs="Times New Roman"/>
          </w:rPr>
          <w:t xml:space="preserve"> and two anonymous reviewers</w:t>
        </w:r>
      </w:ins>
      <w:r w:rsidR="00B80D94" w:rsidRPr="00B80D94">
        <w:rPr>
          <w:rFonts w:ascii="Times New Roman" w:hAnsi="Times New Roman" w:cs="Times New Roman"/>
        </w:rPr>
        <w:t xml:space="preserve">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ins w:id="218" w:author="James Santangelo" w:date="2018-03-21T12:27:00Z">
        <w:r w:rsidR="006C5BE3">
          <w:rPr>
            <w:rFonts w:ascii="Times New Roman" w:hAnsi="Times New Roman" w:cs="Times New Roman"/>
            <w:color w:val="000000" w:themeColor="text1"/>
          </w:rPr>
          <w:t xml:space="preserve">and Brian Novogradac </w:t>
        </w:r>
      </w:ins>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BB46252" w14:textId="2E1F4D76" w:rsidR="00843EC4" w:rsidRPr="00843EC4" w:rsidRDefault="000A63E6" w:rsidP="00843EC4">
      <w:pPr>
        <w:widowControl w:val="0"/>
        <w:autoSpaceDE w:val="0"/>
        <w:autoSpaceDN w:val="0"/>
        <w:adjustRightInd w:val="0"/>
        <w:spacing w:line="360" w:lineRule="auto"/>
        <w:ind w:left="640" w:hanging="640"/>
        <w:rPr>
          <w:rFonts w:ascii="Times New Roman" w:hAnsi="Times New Roman" w:cs="Times New Roman"/>
          <w:noProof/>
          <w:lang w:val="en-US"/>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843EC4" w:rsidRPr="00843EC4">
        <w:rPr>
          <w:rFonts w:ascii="Times New Roman" w:hAnsi="Times New Roman" w:cs="Times New Roman"/>
          <w:noProof/>
          <w:lang w:val="en-US"/>
        </w:rPr>
        <w:t>1.</w:t>
      </w:r>
      <w:r w:rsidR="00843EC4" w:rsidRPr="00843EC4">
        <w:rPr>
          <w:rFonts w:ascii="Times New Roman" w:hAnsi="Times New Roman" w:cs="Times New Roman"/>
          <w:noProof/>
          <w:lang w:val="en-US"/>
        </w:rPr>
        <w:tab/>
        <w:t xml:space="preserve">Huxley J. 1938 Clines: an auxiliary taxonomic principle. </w:t>
      </w:r>
      <w:r w:rsidR="00843EC4" w:rsidRPr="00843EC4">
        <w:rPr>
          <w:rFonts w:ascii="Times New Roman" w:hAnsi="Times New Roman" w:cs="Times New Roman"/>
          <w:i/>
          <w:iCs/>
          <w:noProof/>
          <w:lang w:val="en-US"/>
        </w:rPr>
        <w:t>Nature</w:t>
      </w:r>
      <w:r w:rsidR="00843EC4" w:rsidRPr="00843EC4">
        <w:rPr>
          <w:rFonts w:ascii="Times New Roman" w:hAnsi="Times New Roman" w:cs="Times New Roman"/>
          <w:noProof/>
          <w:lang w:val="en-US"/>
        </w:rPr>
        <w:t xml:space="preserve"> </w:t>
      </w:r>
      <w:r w:rsidR="00843EC4" w:rsidRPr="00843EC4">
        <w:rPr>
          <w:rFonts w:ascii="Times New Roman" w:hAnsi="Times New Roman" w:cs="Times New Roman"/>
          <w:b/>
          <w:bCs/>
          <w:noProof/>
          <w:lang w:val="en-US"/>
        </w:rPr>
        <w:t>142</w:t>
      </w:r>
      <w:r w:rsidR="00843EC4" w:rsidRPr="00843EC4">
        <w:rPr>
          <w:rFonts w:ascii="Times New Roman" w:hAnsi="Times New Roman" w:cs="Times New Roman"/>
          <w:noProof/>
          <w:lang w:val="en-US"/>
        </w:rPr>
        <w:t xml:space="preserve">, 219–220. </w:t>
      </w:r>
    </w:p>
    <w:p w14:paraId="522CD2AF" w14:textId="5ECFEDF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w:t>
      </w:r>
      <w:r w:rsidRPr="00843EC4">
        <w:rPr>
          <w:rFonts w:ascii="Times New Roman" w:hAnsi="Times New Roman" w:cs="Times New Roman"/>
          <w:noProof/>
          <w:lang w:val="en-US"/>
        </w:rPr>
        <w:tab/>
        <w:t xml:space="preserve">Endler JA. 1977 </w:t>
      </w:r>
      <w:r w:rsidRPr="00843EC4">
        <w:rPr>
          <w:rFonts w:ascii="Times New Roman" w:hAnsi="Times New Roman" w:cs="Times New Roman"/>
          <w:i/>
          <w:iCs/>
          <w:noProof/>
          <w:lang w:val="en-US"/>
        </w:rPr>
        <w:t>Geographic variation, speciation, and clines</w:t>
      </w:r>
      <w:r w:rsidRPr="00843EC4">
        <w:rPr>
          <w:rFonts w:ascii="Times New Roman" w:hAnsi="Times New Roman" w:cs="Times New Roman"/>
          <w:noProof/>
          <w:lang w:val="en-US"/>
        </w:rPr>
        <w:t>. Princeton University Press.</w:t>
      </w:r>
      <w:r w:rsidR="00DD20C5">
        <w:rPr>
          <w:rFonts w:ascii="Times New Roman" w:hAnsi="Times New Roman" w:cs="Times New Roman"/>
          <w:noProof/>
          <w:lang w:val="en-US"/>
        </w:rPr>
        <w:t xml:space="preserve"> Princeton, NJ.</w:t>
      </w:r>
      <w:r w:rsidRPr="00843EC4">
        <w:rPr>
          <w:rFonts w:ascii="Times New Roman" w:hAnsi="Times New Roman" w:cs="Times New Roman"/>
          <w:noProof/>
          <w:lang w:val="en-US"/>
        </w:rPr>
        <w:t xml:space="preserve"> </w:t>
      </w:r>
    </w:p>
    <w:p w14:paraId="1C9B56D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w:t>
      </w:r>
      <w:r w:rsidRPr="00843EC4">
        <w:rPr>
          <w:rFonts w:ascii="Times New Roman" w:hAnsi="Times New Roman" w:cs="Times New Roman"/>
          <w:noProof/>
          <w:lang w:val="en-US"/>
        </w:rPr>
        <w:tab/>
        <w:t xml:space="preserve">Felsenstein J. 1975 Genetic drift in clines which are maintained by migration and natural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81</w:t>
      </w:r>
      <w:r w:rsidRPr="00843EC4">
        <w:rPr>
          <w:rFonts w:ascii="Times New Roman" w:hAnsi="Times New Roman" w:cs="Times New Roman"/>
          <w:noProof/>
          <w:lang w:val="en-US"/>
        </w:rPr>
        <w:t xml:space="preserve">, 191–207. </w:t>
      </w:r>
    </w:p>
    <w:p w14:paraId="0E5E8890" w14:textId="01EB620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w:t>
      </w:r>
      <w:r w:rsidRPr="00843EC4">
        <w:rPr>
          <w:rFonts w:ascii="Times New Roman" w:hAnsi="Times New Roman" w:cs="Times New Roman"/>
          <w:noProof/>
          <w:lang w:val="en-US"/>
        </w:rPr>
        <w:tab/>
        <w:t xml:space="preserve">Haldane JBS. 1948 The theory of a cline. </w:t>
      </w:r>
      <w:r w:rsidRPr="00843EC4">
        <w:rPr>
          <w:rFonts w:ascii="Times New Roman" w:hAnsi="Times New Roman" w:cs="Times New Roman"/>
          <w:i/>
          <w:iCs/>
          <w:noProof/>
          <w:lang w:val="en-US"/>
        </w:rPr>
        <w:t>J.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48</w:t>
      </w:r>
      <w:r w:rsidRPr="00843EC4">
        <w:rPr>
          <w:rFonts w:ascii="Times New Roman" w:hAnsi="Times New Roman" w:cs="Times New Roman"/>
          <w:noProof/>
          <w:lang w:val="en-US"/>
        </w:rPr>
        <w:t xml:space="preserve">, 277–284. </w:t>
      </w:r>
    </w:p>
    <w:p w14:paraId="5BA9C0B8" w14:textId="3E1BE52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5.</w:t>
      </w:r>
      <w:r w:rsidRPr="00843EC4">
        <w:rPr>
          <w:rFonts w:ascii="Times New Roman" w:hAnsi="Times New Roman" w:cs="Times New Roman"/>
          <w:noProof/>
          <w:lang w:val="en-US"/>
        </w:rPr>
        <w:tab/>
        <w:t xml:space="preserve">May RM, Endler JA, McMurtrie RE. 1975 Gene frequency clines in the presence of selection opposed by gene flow. </w:t>
      </w:r>
      <w:r w:rsidRPr="00843EC4">
        <w:rPr>
          <w:rFonts w:ascii="Times New Roman" w:hAnsi="Times New Roman" w:cs="Times New Roman"/>
          <w:i/>
          <w:iCs/>
          <w:noProof/>
          <w:lang w:val="en-US"/>
        </w:rPr>
        <w:t>Am. Nat.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109</w:t>
      </w:r>
      <w:r w:rsidRPr="00843EC4">
        <w:rPr>
          <w:rFonts w:ascii="Times New Roman" w:hAnsi="Times New Roman" w:cs="Times New Roman"/>
          <w:noProof/>
          <w:lang w:val="en-US"/>
        </w:rPr>
        <w:t>, 659–676.</w:t>
      </w:r>
    </w:p>
    <w:p w14:paraId="1A534CD4" w14:textId="4E32BD5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6.</w:t>
      </w:r>
      <w:r w:rsidRPr="00843EC4">
        <w:rPr>
          <w:rFonts w:ascii="Times New Roman" w:hAnsi="Times New Roman" w:cs="Times New Roman"/>
          <w:noProof/>
          <w:lang w:val="en-US"/>
        </w:rPr>
        <w:tab/>
        <w:t xml:space="preserve">Wright S. 1943 Isolation by </w:t>
      </w:r>
      <w:r w:rsidR="00DD20C5">
        <w:rPr>
          <w:rFonts w:ascii="Times New Roman" w:hAnsi="Times New Roman" w:cs="Times New Roman"/>
          <w:noProof/>
          <w:lang w:val="en-US"/>
        </w:rPr>
        <w:t>d</w:t>
      </w:r>
      <w:r w:rsidRPr="00843EC4">
        <w:rPr>
          <w:rFonts w:ascii="Times New Roman" w:hAnsi="Times New Roman" w:cs="Times New Roman"/>
          <w:noProof/>
          <w:lang w:val="en-US"/>
        </w:rPr>
        <w:t xml:space="preserve">istance.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w:t>
      </w:r>
      <w:r w:rsidRPr="00843EC4">
        <w:rPr>
          <w:rFonts w:ascii="Times New Roman" w:hAnsi="Times New Roman" w:cs="Times New Roman"/>
          <w:noProof/>
          <w:lang w:val="en-US"/>
        </w:rPr>
        <w:t>, 114–138.</w:t>
      </w:r>
    </w:p>
    <w:p w14:paraId="08B72FC5" w14:textId="0B97A1A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7.</w:t>
      </w:r>
      <w:r w:rsidRPr="00843EC4">
        <w:rPr>
          <w:rFonts w:ascii="Times New Roman" w:hAnsi="Times New Roman" w:cs="Times New Roman"/>
          <w:noProof/>
          <w:lang w:val="en-US"/>
        </w:rPr>
        <w:tab/>
        <w:t>Vasemägi A. 2006 The adaptive hypothesis of clinal variation revisited:</w:t>
      </w:r>
      <w:r w:rsidR="00DD20C5">
        <w:rPr>
          <w:rFonts w:ascii="Times New Roman" w:hAnsi="Times New Roman" w:cs="Times New Roman"/>
          <w:noProof/>
          <w:lang w:val="en-US"/>
        </w:rPr>
        <w:t xml:space="preserve"> </w:t>
      </w:r>
      <w:r w:rsidRPr="00843EC4">
        <w:rPr>
          <w:rFonts w:ascii="Times New Roman" w:hAnsi="Times New Roman" w:cs="Times New Roman"/>
          <w:noProof/>
          <w:lang w:val="en-US"/>
        </w:rPr>
        <w:t xml:space="preserve">single-locus clines as a result of spatially restricted gene flow.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173</w:t>
      </w:r>
      <w:r w:rsidRPr="00843EC4">
        <w:rPr>
          <w:rFonts w:ascii="Times New Roman" w:hAnsi="Times New Roman" w:cs="Times New Roman"/>
          <w:noProof/>
          <w:lang w:val="en-US"/>
        </w:rPr>
        <w:t xml:space="preserve">, 2411–2414. </w:t>
      </w:r>
    </w:p>
    <w:p w14:paraId="76B0485E" w14:textId="69796FD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8.</w:t>
      </w:r>
      <w:r w:rsidRPr="00843EC4">
        <w:rPr>
          <w:rFonts w:ascii="Times New Roman" w:hAnsi="Times New Roman" w:cs="Times New Roman"/>
          <w:noProof/>
          <w:lang w:val="en-US"/>
        </w:rPr>
        <w:tab/>
        <w:t xml:space="preserve">Colautti RI, Lau JA. 2015 Contemporary evolution during invasion: </w:t>
      </w:r>
      <w:r w:rsidR="00DD20C5">
        <w:rPr>
          <w:rFonts w:ascii="Times New Roman" w:hAnsi="Times New Roman" w:cs="Times New Roman"/>
          <w:noProof/>
          <w:lang w:val="en-US"/>
        </w:rPr>
        <w:t>e</w:t>
      </w:r>
      <w:r w:rsidRPr="00843EC4">
        <w:rPr>
          <w:rFonts w:ascii="Times New Roman" w:hAnsi="Times New Roman" w:cs="Times New Roman"/>
          <w:noProof/>
          <w:lang w:val="en-US"/>
        </w:rPr>
        <w:t xml:space="preserve">vidence for differentiation, natural selection, and local adaptation.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24</w:t>
      </w:r>
      <w:r w:rsidRPr="00843EC4">
        <w:rPr>
          <w:rFonts w:ascii="Times New Roman" w:hAnsi="Times New Roman" w:cs="Times New Roman"/>
          <w:noProof/>
          <w:lang w:val="en-US"/>
        </w:rPr>
        <w:t xml:space="preserve">, 1999–2017. </w:t>
      </w:r>
    </w:p>
    <w:p w14:paraId="63D53A01" w14:textId="72C4380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9.</w:t>
      </w:r>
      <w:r w:rsidRPr="00843EC4">
        <w:rPr>
          <w:rFonts w:ascii="Times New Roman" w:hAnsi="Times New Roman" w:cs="Times New Roman"/>
          <w:noProof/>
          <w:lang w:val="en-US"/>
        </w:rPr>
        <w:tab/>
        <w:t xml:space="preserve">Keller SR, Sowell DR, Neiman M, Wolfe LM, Taylor DR. 2009 Adaptation and colonization history affect the evolution of clines in two introduced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678–690.</w:t>
      </w:r>
    </w:p>
    <w:p w14:paraId="061F1BF2" w14:textId="6CA7970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10.</w:t>
      </w:r>
      <w:r w:rsidRPr="00843EC4">
        <w:rPr>
          <w:rFonts w:ascii="Times New Roman" w:hAnsi="Times New Roman" w:cs="Times New Roman"/>
          <w:noProof/>
          <w:lang w:val="en-US"/>
        </w:rPr>
        <w:tab/>
        <w:t xml:space="preserve">Samis KE, Murren CJ, Bossdorf O, Donohue K, Fenster CB, Malmberg RL, Purugganan MD, Stinchcombe JR. 2012 Longitudinal trends in climate drive flowering time clines in north american </w:t>
      </w:r>
      <w:r w:rsidRPr="00843EC4">
        <w:rPr>
          <w:rFonts w:ascii="Times New Roman" w:hAnsi="Times New Roman" w:cs="Times New Roman"/>
          <w:i/>
          <w:iCs/>
          <w:noProof/>
          <w:lang w:val="en-US"/>
        </w:rPr>
        <w:t>Arabidopsis thaliana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Ecol. Evol.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w:t>
      </w:r>
      <w:r w:rsidRPr="00843EC4">
        <w:rPr>
          <w:rFonts w:ascii="Times New Roman" w:hAnsi="Times New Roman" w:cs="Times New Roman"/>
          <w:noProof/>
          <w:lang w:val="en-US"/>
        </w:rPr>
        <w:t>, 1162–1180.</w:t>
      </w:r>
    </w:p>
    <w:p w14:paraId="727FD5BF" w14:textId="715AC89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11.</w:t>
      </w:r>
      <w:r w:rsidRPr="00843EC4">
        <w:rPr>
          <w:rFonts w:ascii="Times New Roman" w:hAnsi="Times New Roman" w:cs="Times New Roman"/>
          <w:noProof/>
          <w:lang w:val="en-US"/>
        </w:rPr>
        <w:tab/>
        <w:t xml:space="preserve">Barrett SCH, Morgan MT, Husband BC. 1989 The dissolution of a complex genetic polymorphism: the evolution of self-fertilization in tristylous </w:t>
      </w:r>
      <w:r w:rsidRPr="00BE5076">
        <w:rPr>
          <w:rFonts w:ascii="Times New Roman" w:hAnsi="Times New Roman" w:cs="Times New Roman"/>
          <w:i/>
          <w:noProof/>
          <w:lang w:val="en-US"/>
        </w:rPr>
        <w:t>Eichhornia paniculata</w:t>
      </w:r>
      <w:r w:rsidRPr="00843EC4">
        <w:rPr>
          <w:rFonts w:ascii="Times New Roman" w:hAnsi="Times New Roman" w:cs="Times New Roman"/>
          <w:noProof/>
          <w:lang w:val="en-US"/>
        </w:rPr>
        <w:t xml:space="preserve"> </w:t>
      </w:r>
      <w:r w:rsidRPr="00843EC4">
        <w:rPr>
          <w:rFonts w:ascii="Times New Roman" w:hAnsi="Times New Roman" w:cs="Times New Roman"/>
          <w:noProof/>
          <w:lang w:val="en-US"/>
        </w:rPr>
        <w:lastRenderedPageBreak/>
        <w:t xml:space="preserve">(Pontederiaceae). </w:t>
      </w:r>
      <w:r w:rsidRPr="00843EC4">
        <w:rPr>
          <w:rFonts w:ascii="Times New Roman" w:hAnsi="Times New Roman" w:cs="Times New Roman"/>
          <w:i/>
          <w:iCs/>
          <w:noProof/>
          <w:lang w:val="en-US"/>
        </w:rPr>
        <w:t xml:space="preserve">Evolution </w:t>
      </w:r>
      <w:r w:rsidRPr="00843EC4">
        <w:rPr>
          <w:rFonts w:ascii="Times New Roman" w:hAnsi="Times New Roman" w:cs="Times New Roman"/>
          <w:b/>
          <w:bCs/>
          <w:noProof/>
          <w:lang w:val="en-US"/>
        </w:rPr>
        <w:t>43</w:t>
      </w:r>
      <w:r w:rsidRPr="00843EC4">
        <w:rPr>
          <w:rFonts w:ascii="Times New Roman" w:hAnsi="Times New Roman" w:cs="Times New Roman"/>
          <w:noProof/>
          <w:lang w:val="en-US"/>
        </w:rPr>
        <w:t xml:space="preserve">, 1398–1416. </w:t>
      </w:r>
    </w:p>
    <w:p w14:paraId="2D38017D" w14:textId="42CD51B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12.</w:t>
      </w:r>
      <w:r w:rsidRPr="00843EC4">
        <w:rPr>
          <w:rFonts w:ascii="Times New Roman" w:hAnsi="Times New Roman" w:cs="Times New Roman"/>
          <w:noProof/>
          <w:lang w:val="en-US"/>
        </w:rPr>
        <w:tab/>
        <w:t xml:space="preserve">Barrett SCH, Ness RW, Vallejo-Marín M. 2009 Evolutionary pathways to self- fertilization in a tristylous plant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546–556.</w:t>
      </w:r>
    </w:p>
    <w:p w14:paraId="589DF10D" w14:textId="763226D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13.</w:t>
      </w:r>
      <w:r w:rsidRPr="00843EC4">
        <w:rPr>
          <w:rFonts w:ascii="Times New Roman" w:hAnsi="Times New Roman" w:cs="Times New Roman"/>
          <w:noProof/>
          <w:lang w:val="en-US"/>
        </w:rPr>
        <w:tab/>
        <w:t xml:space="preserve">Husband BC, Barrett SCH. 1992 Genetic drift and the maintenance of the style length polymorphism in tristylous populations of </w:t>
      </w:r>
      <w:r w:rsidRPr="00843EC4">
        <w:rPr>
          <w:rFonts w:ascii="Times New Roman" w:hAnsi="Times New Roman" w:cs="Times New Roman"/>
          <w:i/>
          <w:iCs/>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69</w:t>
      </w:r>
      <w:r w:rsidRPr="00843EC4">
        <w:rPr>
          <w:rFonts w:ascii="Times New Roman" w:hAnsi="Times New Roman" w:cs="Times New Roman"/>
          <w:noProof/>
          <w:lang w:val="en-US"/>
        </w:rPr>
        <w:t>, 440–449.</w:t>
      </w:r>
    </w:p>
    <w:p w14:paraId="3E3554FE" w14:textId="7D0822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14.</w:t>
      </w:r>
      <w:r w:rsidRPr="00843EC4">
        <w:rPr>
          <w:rFonts w:ascii="Times New Roman" w:hAnsi="Times New Roman" w:cs="Times New Roman"/>
          <w:noProof/>
          <w:lang w:val="en-US"/>
        </w:rPr>
        <w:tab/>
        <w:t xml:space="preserve">Yakub M, Tiffin P. 2016 Living in the city: urban environments shape the evolution of a native annual plant. </w:t>
      </w:r>
      <w:r w:rsidRPr="00843EC4">
        <w:rPr>
          <w:rFonts w:ascii="Times New Roman" w:hAnsi="Times New Roman" w:cs="Times New Roman"/>
          <w:i/>
          <w:iCs/>
          <w:noProof/>
          <w:lang w:val="en-US"/>
        </w:rPr>
        <w:t>Glob. Chang.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2082–2089.</w:t>
      </w:r>
    </w:p>
    <w:p w14:paraId="1F0A62E0" w14:textId="4D5991E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15.</w:t>
      </w:r>
      <w:r w:rsidRPr="00843EC4">
        <w:rPr>
          <w:rFonts w:ascii="Times New Roman" w:hAnsi="Times New Roman" w:cs="Times New Roman"/>
          <w:noProof/>
          <w:lang w:val="en-US"/>
        </w:rPr>
        <w:tab/>
        <w:t xml:space="preserve">Reid NM </w:t>
      </w:r>
      <w:r w:rsidRPr="00843EC4">
        <w:rPr>
          <w:rFonts w:ascii="Times New Roman" w:hAnsi="Times New Roman" w:cs="Times New Roman"/>
          <w:i/>
          <w:iCs/>
          <w:noProof/>
          <w:lang w:val="en-US"/>
        </w:rPr>
        <w:t>et al.</w:t>
      </w:r>
      <w:r w:rsidRPr="00843EC4">
        <w:rPr>
          <w:rFonts w:ascii="Times New Roman" w:hAnsi="Times New Roman" w:cs="Times New Roman"/>
          <w:noProof/>
          <w:lang w:val="en-US"/>
        </w:rPr>
        <w:t xml:space="preserve"> 2016 The genomic landscape of rapid repeated evolutionary adaptation to toxic pollution in wild fish.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354</w:t>
      </w:r>
      <w:r w:rsidRPr="00843EC4">
        <w:rPr>
          <w:rFonts w:ascii="Times New Roman" w:hAnsi="Times New Roman" w:cs="Times New Roman"/>
          <w:noProof/>
          <w:lang w:val="en-US"/>
        </w:rPr>
        <w:t>, 1305 LP-1308.</w:t>
      </w:r>
    </w:p>
    <w:p w14:paraId="6C7FF39A" w14:textId="5FA5947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16.</w:t>
      </w:r>
      <w:r w:rsidRPr="00843EC4">
        <w:rPr>
          <w:rFonts w:ascii="Times New Roman" w:hAnsi="Times New Roman" w:cs="Times New Roman"/>
          <w:noProof/>
          <w:lang w:val="en-US"/>
        </w:rPr>
        <w:tab/>
        <w:t xml:space="preserve">Winchell KM, Reynolds RG, Prado-Irwin SR, Puente-Rolón AR, Revell LJ. 2016 Phenotypic shifts in urban areas in the tropical lizard </w:t>
      </w:r>
      <w:r w:rsidRPr="00843EC4">
        <w:rPr>
          <w:rFonts w:ascii="Times New Roman" w:hAnsi="Times New Roman" w:cs="Times New Roman"/>
          <w:i/>
          <w:iCs/>
          <w:noProof/>
          <w:lang w:val="en-US"/>
        </w:rPr>
        <w:t>Anolis cristatellus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70</w:t>
      </w:r>
      <w:r w:rsidRPr="00843EC4">
        <w:rPr>
          <w:rFonts w:ascii="Times New Roman" w:hAnsi="Times New Roman" w:cs="Times New Roman"/>
          <w:noProof/>
          <w:lang w:val="en-US"/>
        </w:rPr>
        <w:t>, 1009–1022.</w:t>
      </w:r>
    </w:p>
    <w:p w14:paraId="03B15F0C" w14:textId="5E115B3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17.</w:t>
      </w:r>
      <w:r w:rsidRPr="00843EC4">
        <w:rPr>
          <w:rFonts w:ascii="Times New Roman" w:hAnsi="Times New Roman" w:cs="Times New Roman"/>
          <w:noProof/>
          <w:lang w:val="en-US"/>
        </w:rPr>
        <w:tab/>
        <w:t xml:space="preserve">Mueller JC, Partecke J, Hatchwell BJ, Gaston KJ, Evans KL. 2013 Candidate gene polymorphisms for behavioural adaptations during urbanization in blackbirds.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3629–3637.</w:t>
      </w:r>
    </w:p>
    <w:p w14:paraId="46980B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18.</w:t>
      </w:r>
      <w:r w:rsidRPr="00843EC4">
        <w:rPr>
          <w:rFonts w:ascii="Times New Roman" w:hAnsi="Times New Roman" w:cs="Times New Roman"/>
          <w:noProof/>
          <w:lang w:val="en-US"/>
        </w:rPr>
        <w:tab/>
        <w:t xml:space="preserve">Diamond SE, Chick L, Perez A, Strickler SA, Martin RA. 2018 Parallel evolution of thermal limits and sub-lethal performance in acorn ants—a test across multiple cities.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520A8DE5" w14:textId="569B214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19.</w:t>
      </w:r>
      <w:r w:rsidRPr="00843EC4">
        <w:rPr>
          <w:rFonts w:ascii="Times New Roman" w:hAnsi="Times New Roman" w:cs="Times New Roman"/>
          <w:noProof/>
          <w:lang w:val="en-US"/>
        </w:rPr>
        <w:tab/>
        <w:t xml:space="preserve">Barnes I, Duda A, Pybus OG, Thomas MG. 2011 Ancient urbanization predicts genetic resistance to tuberculosis.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65</w:t>
      </w:r>
      <w:r w:rsidRPr="00843EC4">
        <w:rPr>
          <w:rFonts w:ascii="Times New Roman" w:hAnsi="Times New Roman" w:cs="Times New Roman"/>
          <w:noProof/>
          <w:lang w:val="en-US"/>
        </w:rPr>
        <w:t>, 842–848.</w:t>
      </w:r>
    </w:p>
    <w:p w14:paraId="79F267C6" w14:textId="1BC3413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20.</w:t>
      </w:r>
      <w:r w:rsidRPr="00843EC4">
        <w:rPr>
          <w:rFonts w:ascii="Times New Roman" w:hAnsi="Times New Roman" w:cs="Times New Roman"/>
          <w:noProof/>
          <w:lang w:val="en-US"/>
        </w:rPr>
        <w:tab/>
        <w:t>Munshi-South J, Kharchenko K. 2010 Rapid, pervasive genetic differentiation of urban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4242–4254. </w:t>
      </w:r>
    </w:p>
    <w:p w14:paraId="6384121C" w14:textId="2CA8F81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21.</w:t>
      </w:r>
      <w:r w:rsidRPr="00843EC4">
        <w:rPr>
          <w:rFonts w:ascii="Times New Roman" w:hAnsi="Times New Roman" w:cs="Times New Roman"/>
          <w:noProof/>
          <w:lang w:val="en-US"/>
        </w:rPr>
        <w:tab/>
        <w:t xml:space="preserve">Munshi-South J, Zolnik CP, Harris SE. 2016 Population genomics of the Anthropocene: urbanization is negatively associated with genome-wide variation in white-footed mouse populations. </w:t>
      </w:r>
      <w:r w:rsidRPr="00843EC4">
        <w:rPr>
          <w:rFonts w:ascii="Times New Roman" w:hAnsi="Times New Roman" w:cs="Times New Roman"/>
          <w:i/>
          <w:iCs/>
          <w:noProof/>
          <w:lang w:val="en-US"/>
        </w:rPr>
        <w:t>Evol. Appl.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9</w:t>
      </w:r>
      <w:r w:rsidRPr="00843EC4">
        <w:rPr>
          <w:rFonts w:ascii="Times New Roman" w:hAnsi="Times New Roman" w:cs="Times New Roman"/>
          <w:noProof/>
          <w:lang w:val="en-US"/>
        </w:rPr>
        <w:t xml:space="preserve">, 546–564. </w:t>
      </w:r>
    </w:p>
    <w:p w14:paraId="5CB7ADB0" w14:textId="6941D3B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22.</w:t>
      </w:r>
      <w:r w:rsidRPr="00843EC4">
        <w:rPr>
          <w:rFonts w:ascii="Times New Roman" w:hAnsi="Times New Roman" w:cs="Times New Roman"/>
          <w:noProof/>
          <w:lang w:val="en-US"/>
        </w:rPr>
        <w:tab/>
        <w:t xml:space="preserve">Noël S, Ouellet M, Galois P, Lapointe FJ. 2007 Impact of urban fragmentation on the genetic structure of the eastern red-backed salamander. </w:t>
      </w:r>
      <w:r w:rsidRPr="00843EC4">
        <w:rPr>
          <w:rFonts w:ascii="Times New Roman" w:hAnsi="Times New Roman" w:cs="Times New Roman"/>
          <w:i/>
          <w:iCs/>
          <w:noProof/>
          <w:lang w:val="en-US"/>
        </w:rPr>
        <w:t>Conserv.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599–606. </w:t>
      </w:r>
    </w:p>
    <w:p w14:paraId="0D8F19E6" w14:textId="1D649D2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23.</w:t>
      </w:r>
      <w:r w:rsidRPr="00843EC4">
        <w:rPr>
          <w:rFonts w:ascii="Times New Roman" w:hAnsi="Times New Roman" w:cs="Times New Roman"/>
          <w:noProof/>
          <w:lang w:val="en-US"/>
        </w:rPr>
        <w:tab/>
        <w:t xml:space="preserve">Thompson KA, Renaudin M, Johnson MTJ. 2016 Urbanization drives the evolution of parallel clines in plant populations.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283</w:t>
      </w:r>
      <w:r w:rsidRPr="00843EC4">
        <w:rPr>
          <w:rFonts w:ascii="Times New Roman" w:hAnsi="Times New Roman" w:cs="Times New Roman"/>
          <w:noProof/>
          <w:lang w:val="en-US"/>
        </w:rPr>
        <w:t xml:space="preserve">, 20162180. </w:t>
      </w:r>
    </w:p>
    <w:p w14:paraId="45E141AE" w14:textId="37EEA4E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lastRenderedPageBreak/>
        <w:t>24.</w:t>
      </w:r>
      <w:r w:rsidRPr="00843EC4">
        <w:rPr>
          <w:rFonts w:ascii="Times New Roman" w:hAnsi="Times New Roman" w:cs="Times New Roman"/>
          <w:noProof/>
          <w:lang w:val="en-US"/>
        </w:rPr>
        <w:tab/>
        <w:t xml:space="preserve">Alleaume-Benharira M, Pen IR, Ronce O. 2006 Geographical patterns of adaptation within a species’ range: interactions between drift and gene flow. </w:t>
      </w:r>
      <w:r w:rsidRPr="00843EC4">
        <w:rPr>
          <w:rFonts w:ascii="Times New Roman" w:hAnsi="Times New Roman" w:cs="Times New Roman"/>
          <w:i/>
          <w:iCs/>
          <w:noProof/>
          <w:lang w:val="en-US"/>
        </w:rPr>
        <w:t>J. Evol.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203–215. </w:t>
      </w:r>
    </w:p>
    <w:p w14:paraId="6DA181BB" w14:textId="1B3B8BA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25.</w:t>
      </w:r>
      <w:r w:rsidRPr="00843EC4">
        <w:rPr>
          <w:rFonts w:ascii="Times New Roman" w:hAnsi="Times New Roman" w:cs="Times New Roman"/>
          <w:noProof/>
          <w:lang w:val="en-US"/>
        </w:rPr>
        <w:tab/>
        <w:t xml:space="preserve">Lewontin RC, Kojima K. 1960 The evolutionary dynamics of complex polymorphisms. </w:t>
      </w:r>
      <w:r w:rsidRPr="00843EC4">
        <w:rPr>
          <w:rFonts w:ascii="Times New Roman" w:hAnsi="Times New Roman" w:cs="Times New Roman"/>
          <w:i/>
          <w:iCs/>
          <w:noProof/>
          <w:lang w:val="en-US"/>
        </w:rPr>
        <w:t>Evolution</w:t>
      </w:r>
      <w:r w:rsidR="00DD20C5">
        <w:rPr>
          <w:rFonts w:ascii="Times New Roman" w:hAnsi="Times New Roman" w:cs="Times New Roman"/>
          <w:i/>
          <w:iCs/>
          <w:noProof/>
          <w:lang w:val="en-US"/>
        </w:rPr>
        <w:t xml:space="preserve"> </w:t>
      </w:r>
      <w:r w:rsidRPr="00843EC4">
        <w:rPr>
          <w:rFonts w:ascii="Times New Roman" w:hAnsi="Times New Roman" w:cs="Times New Roman"/>
          <w:b/>
          <w:bCs/>
          <w:noProof/>
          <w:lang w:val="en-US"/>
        </w:rPr>
        <w:t>14</w:t>
      </w:r>
      <w:r w:rsidRPr="00843EC4">
        <w:rPr>
          <w:rFonts w:ascii="Times New Roman" w:hAnsi="Times New Roman" w:cs="Times New Roman"/>
          <w:noProof/>
          <w:lang w:val="en-US"/>
        </w:rPr>
        <w:t xml:space="preserve">, 458–472. </w:t>
      </w:r>
    </w:p>
    <w:p w14:paraId="67FAD4BF" w14:textId="0EF3858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26.</w:t>
      </w:r>
      <w:r w:rsidRPr="00843EC4">
        <w:rPr>
          <w:rFonts w:ascii="Times New Roman" w:hAnsi="Times New Roman" w:cs="Times New Roman"/>
          <w:noProof/>
          <w:lang w:val="en-US"/>
        </w:rPr>
        <w:tab/>
        <w:t>Johnson MTJ, Prashad C, Nelson A, Lavoignat M, Saini H. 2018 Contrasting the effects of natural selection, genetic drift and gene flow on urban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1CC0A04B" w14:textId="2F5578E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27.</w:t>
      </w:r>
      <w:r w:rsidRPr="00843EC4">
        <w:rPr>
          <w:rFonts w:ascii="Times New Roman" w:hAnsi="Times New Roman" w:cs="Times New Roman"/>
          <w:noProof/>
          <w:lang w:val="en-US"/>
        </w:rPr>
        <w:tab/>
        <w:t xml:space="preserve">Burdon JJ. 1983 Biological flora of the British Isles: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J.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71</w:t>
      </w:r>
      <w:r w:rsidRPr="00843EC4">
        <w:rPr>
          <w:rFonts w:ascii="Times New Roman" w:hAnsi="Times New Roman" w:cs="Times New Roman"/>
          <w:noProof/>
          <w:lang w:val="en-US"/>
        </w:rPr>
        <w:t xml:space="preserve">, 307–330. </w:t>
      </w:r>
    </w:p>
    <w:p w14:paraId="24D22F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28.</w:t>
      </w:r>
      <w:r w:rsidRPr="00843EC4">
        <w:rPr>
          <w:rFonts w:ascii="Times New Roman" w:hAnsi="Times New Roman" w:cs="Times New Roman"/>
          <w:noProof/>
          <w:lang w:val="en-US"/>
        </w:rPr>
        <w:tab/>
        <w:t xml:space="preserve">Felsenstein J. 1965 The effect of linkage on directional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52</w:t>
      </w:r>
      <w:r w:rsidRPr="00843EC4">
        <w:rPr>
          <w:rFonts w:ascii="Times New Roman" w:hAnsi="Times New Roman" w:cs="Times New Roman"/>
          <w:noProof/>
          <w:lang w:val="en-US"/>
        </w:rPr>
        <w:t xml:space="preserve">, 349–363. </w:t>
      </w:r>
    </w:p>
    <w:p w14:paraId="6BC86ED7" w14:textId="7D0B59D4" w:rsidR="00BE5076" w:rsidRPr="00BE5076" w:rsidRDefault="00843EC4"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29.</w:t>
      </w:r>
      <w:r w:rsidRPr="00843EC4">
        <w:rPr>
          <w:rFonts w:ascii="Times New Roman" w:hAnsi="Times New Roman" w:cs="Times New Roman"/>
          <w:noProof/>
          <w:lang w:val="en-US"/>
        </w:rPr>
        <w:tab/>
      </w:r>
      <w:r w:rsidR="00DD20C5">
        <w:rPr>
          <w:rFonts w:ascii="Times New Roman" w:hAnsi="Times New Roman" w:cs="Times New Roman"/>
          <w:noProof/>
          <w:lang w:val="en-US"/>
        </w:rPr>
        <w:t>R Core Team</w:t>
      </w:r>
      <w:r w:rsidRPr="00843EC4">
        <w:rPr>
          <w:rFonts w:ascii="Times New Roman" w:hAnsi="Times New Roman" w:cs="Times New Roman"/>
          <w:noProof/>
          <w:lang w:val="en-US"/>
        </w:rPr>
        <w:t xml:space="preserve">. 2017 R: A Language and Environment for Statistical Computing. </w:t>
      </w:r>
      <w:r w:rsidR="00BE5076" w:rsidRPr="00BE5076">
        <w:rPr>
          <w:rFonts w:ascii="Times New Roman" w:hAnsi="Times New Roman" w:cs="Times New Roman"/>
          <w:noProof/>
          <w:lang w:val="en-US"/>
        </w:rPr>
        <w:t>R</w:t>
      </w:r>
    </w:p>
    <w:p w14:paraId="2E6A463F" w14:textId="6B1F7F2B" w:rsidR="00843EC4" w:rsidRPr="00843EC4" w:rsidRDefault="00BE5076"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BE5076">
        <w:rPr>
          <w:rFonts w:ascii="Times New Roman" w:hAnsi="Times New Roman" w:cs="Times New Roman"/>
          <w:noProof/>
          <w:lang w:val="en-US"/>
        </w:rPr>
        <w:t xml:space="preserve">  </w:t>
      </w:r>
      <w:r>
        <w:rPr>
          <w:rFonts w:ascii="Times New Roman" w:hAnsi="Times New Roman" w:cs="Times New Roman"/>
          <w:noProof/>
          <w:lang w:val="en-US"/>
        </w:rPr>
        <w:tab/>
      </w:r>
      <w:r w:rsidRPr="00BE5076">
        <w:rPr>
          <w:rFonts w:ascii="Times New Roman" w:hAnsi="Times New Roman" w:cs="Times New Roman"/>
          <w:noProof/>
          <w:lang w:val="en-US"/>
        </w:rPr>
        <w:t>Foundation for Statistical Computing, Vienna, Austria. URL https://www.R-project.org/.</w:t>
      </w:r>
    </w:p>
    <w:p w14:paraId="3E159CA1" w14:textId="51AB132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30.</w:t>
      </w:r>
      <w:r w:rsidRPr="00843EC4">
        <w:rPr>
          <w:rFonts w:ascii="Times New Roman" w:hAnsi="Times New Roman" w:cs="Times New Roman"/>
          <w:noProof/>
          <w:lang w:val="en-US"/>
        </w:rPr>
        <w:tab/>
        <w:t xml:space="preserve">Daday H. 1958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III. World distribution. </w:t>
      </w:r>
      <w:r w:rsidRPr="00843EC4">
        <w:rPr>
          <w:rFonts w:ascii="Times New Roman" w:hAnsi="Times New Roman" w:cs="Times New Roman"/>
          <w:i/>
          <w:iCs/>
          <w:noProof/>
          <w:lang w:val="en-US"/>
        </w:rPr>
        <w:t>Heredity</w:t>
      </w:r>
      <w:r w:rsidR="00BE5076">
        <w:rPr>
          <w:rFonts w:ascii="Times New Roman" w:hAnsi="Times New Roman" w:cs="Times New Roman"/>
          <w:i/>
          <w:iCs/>
          <w:noProof/>
          <w:lang w:val="en-US"/>
        </w:rPr>
        <w:t xml:space="preserve"> </w:t>
      </w:r>
      <w:r w:rsidRPr="00843EC4">
        <w:rPr>
          <w:rFonts w:ascii="Times New Roman" w:hAnsi="Times New Roman" w:cs="Times New Roman"/>
          <w:b/>
          <w:bCs/>
          <w:noProof/>
          <w:lang w:val="en-US"/>
        </w:rPr>
        <w:t>12</w:t>
      </w:r>
      <w:r w:rsidRPr="00843EC4">
        <w:rPr>
          <w:rFonts w:ascii="Times New Roman" w:hAnsi="Times New Roman" w:cs="Times New Roman"/>
          <w:noProof/>
          <w:lang w:val="en-US"/>
        </w:rPr>
        <w:t>, 169–184.</w:t>
      </w:r>
    </w:p>
    <w:p w14:paraId="5E2699BD" w14:textId="71A4070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31.</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 Distribution by latitude.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61–78. </w:t>
      </w:r>
    </w:p>
    <w:p w14:paraId="09E4CBEB" w14:textId="06108A1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32.</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II. Distribution by altitude.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377–384. </w:t>
      </w:r>
    </w:p>
    <w:p w14:paraId="296FAB32" w14:textId="76CEFD5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33.</w:t>
      </w:r>
      <w:r w:rsidRPr="00843EC4">
        <w:rPr>
          <w:rFonts w:ascii="Times New Roman" w:hAnsi="Times New Roman" w:cs="Times New Roman"/>
          <w:noProof/>
          <w:lang w:val="en-US"/>
        </w:rPr>
        <w:tab/>
        <w:t>de Araújo AM. 1976 The relationship between altitude and cyanogenesis in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37</w:t>
      </w:r>
      <w:r w:rsidRPr="00843EC4">
        <w:rPr>
          <w:rFonts w:ascii="Times New Roman" w:hAnsi="Times New Roman" w:cs="Times New Roman"/>
          <w:noProof/>
          <w:lang w:val="en-US"/>
        </w:rPr>
        <w:t xml:space="preserve">, 291–293. </w:t>
      </w:r>
    </w:p>
    <w:p w14:paraId="3C07792D" w14:textId="522F033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34.</w:t>
      </w:r>
      <w:r w:rsidRPr="00843EC4">
        <w:rPr>
          <w:rFonts w:ascii="Times New Roman" w:hAnsi="Times New Roman" w:cs="Times New Roman"/>
          <w:noProof/>
          <w:lang w:val="en-US"/>
        </w:rPr>
        <w:tab/>
        <w:t xml:space="preserve">Ganders FR. 1990 Altitudinal clines for cyanogenesis in introduced populations of white clover.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64</w:t>
      </w:r>
      <w:r w:rsidRPr="00843EC4">
        <w:rPr>
          <w:rFonts w:ascii="Times New Roman" w:hAnsi="Times New Roman" w:cs="Times New Roman"/>
          <w:noProof/>
          <w:lang w:val="en-US"/>
        </w:rPr>
        <w:t>, 387–390.</w:t>
      </w:r>
    </w:p>
    <w:p w14:paraId="05C08F4A" w14:textId="709B5DA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35.</w:t>
      </w:r>
      <w:r w:rsidRPr="00843EC4">
        <w:rPr>
          <w:rFonts w:ascii="Times New Roman" w:hAnsi="Times New Roman" w:cs="Times New Roman"/>
          <w:noProof/>
          <w:lang w:val="en-US"/>
        </w:rPr>
        <w:tab/>
        <w:t>Kooyers NJ, Olsen KM. 2012 Rapid evolution of an adaptive cyanogenesis cline in introduced North American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2455–2468. </w:t>
      </w:r>
    </w:p>
    <w:p w14:paraId="4745B87D" w14:textId="4231E44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36.</w:t>
      </w:r>
      <w:r w:rsidRPr="00843EC4">
        <w:rPr>
          <w:rFonts w:ascii="Times New Roman" w:hAnsi="Times New Roman" w:cs="Times New Roman"/>
          <w:noProof/>
          <w:lang w:val="en-US"/>
        </w:rPr>
        <w:tab/>
        <w:t>Kooyers NJ, Olsen KM. 2013 Searching for the bull’s eye: agents and targets of selection vary among geographically disparate cyanogenesis clines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111</w:t>
      </w:r>
      <w:r w:rsidRPr="00843EC4">
        <w:rPr>
          <w:rFonts w:ascii="Times New Roman" w:hAnsi="Times New Roman" w:cs="Times New Roman"/>
          <w:noProof/>
          <w:lang w:val="en-US"/>
        </w:rPr>
        <w:t xml:space="preserve">, 495–504. </w:t>
      </w:r>
    </w:p>
    <w:p w14:paraId="58C36C80" w14:textId="0F103DA9"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37.</w:t>
      </w:r>
      <w:r w:rsidRPr="00843EC4">
        <w:rPr>
          <w:rFonts w:ascii="Times New Roman" w:hAnsi="Times New Roman" w:cs="Times New Roman"/>
          <w:noProof/>
          <w:lang w:val="en-US"/>
        </w:rPr>
        <w:tab/>
        <w:t>Kooyers NJ, Gage LR, Al-Lozi A, Olsen KM. 2014 Aridity shapes cyanogenesis cline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xml:space="preserve">, 1053–1070. </w:t>
      </w:r>
    </w:p>
    <w:p w14:paraId="5C264337" w14:textId="7D1A2E2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38.</w:t>
      </w:r>
      <w:r w:rsidRPr="00843EC4">
        <w:rPr>
          <w:rFonts w:ascii="Times New Roman" w:hAnsi="Times New Roman" w:cs="Times New Roman"/>
          <w:noProof/>
          <w:lang w:val="en-US"/>
        </w:rPr>
        <w:tab/>
        <w:t xml:space="preserve">Kakes P. 1989 An analysis of the costs and benefits of the cyanogenic system in </w:t>
      </w:r>
      <w:r w:rsidRPr="00BE5076">
        <w:rPr>
          <w:rFonts w:ascii="Times New Roman" w:hAnsi="Times New Roman" w:cs="Times New Roman"/>
          <w:i/>
          <w:noProof/>
          <w:lang w:val="en-US"/>
        </w:rPr>
        <w:t xml:space="preserve">Trifolium </w:t>
      </w:r>
      <w:r w:rsidRPr="00BE5076">
        <w:rPr>
          <w:rFonts w:ascii="Times New Roman" w:hAnsi="Times New Roman" w:cs="Times New Roman"/>
          <w:i/>
          <w:noProof/>
          <w:lang w:val="en-US"/>
        </w:rPr>
        <w:lastRenderedPageBreak/>
        <w:t>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Theor. Appl.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77</w:t>
      </w:r>
      <w:r w:rsidRPr="00843EC4">
        <w:rPr>
          <w:rFonts w:ascii="Times New Roman" w:hAnsi="Times New Roman" w:cs="Times New Roman"/>
          <w:noProof/>
          <w:lang w:val="en-US"/>
        </w:rPr>
        <w:t>, 111</w:t>
      </w:r>
      <w:bookmarkStart w:id="219" w:name="_GoBack"/>
      <w:bookmarkEnd w:id="219"/>
      <w:r w:rsidRPr="00843EC4">
        <w:rPr>
          <w:rFonts w:ascii="Times New Roman" w:hAnsi="Times New Roman" w:cs="Times New Roman"/>
          <w:noProof/>
          <w:lang w:val="en-US"/>
        </w:rPr>
        <w:t>–118.</w:t>
      </w:r>
    </w:p>
    <w:p w14:paraId="42ED7138" w14:textId="5A0B0E3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39.</w:t>
      </w:r>
      <w:r w:rsidRPr="00843EC4">
        <w:rPr>
          <w:rFonts w:ascii="Times New Roman" w:hAnsi="Times New Roman" w:cs="Times New Roman"/>
          <w:noProof/>
          <w:lang w:val="en-US"/>
        </w:rPr>
        <w:tab/>
        <w:t xml:space="preserve">Daday H. 1965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IV. Mechanism of natural selection.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20</w:t>
      </w:r>
      <w:r w:rsidRPr="00843EC4">
        <w:rPr>
          <w:rFonts w:ascii="Times New Roman" w:hAnsi="Times New Roman" w:cs="Times New Roman"/>
          <w:noProof/>
          <w:lang w:val="en-US"/>
        </w:rPr>
        <w:t xml:space="preserve">, 355–365. </w:t>
      </w:r>
    </w:p>
    <w:p w14:paraId="2A1D3BD3" w14:textId="3831C91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40.</w:t>
      </w:r>
      <w:r w:rsidRPr="00843EC4">
        <w:rPr>
          <w:rFonts w:ascii="Times New Roman" w:hAnsi="Times New Roman" w:cs="Times New Roman"/>
          <w:noProof/>
          <w:lang w:val="en-US"/>
        </w:rPr>
        <w:tab/>
        <w:t xml:space="preserve">Huey RB, Gilchrist GW, Carlson ML, Berrigan D, Serra L. 2000 Rapid evolution of a geographic cline in size in an introduced fly. </w:t>
      </w:r>
      <w:r w:rsidRPr="00843EC4">
        <w:rPr>
          <w:rFonts w:ascii="Times New Roman" w:hAnsi="Times New Roman" w:cs="Times New Roman"/>
          <w:i/>
          <w:iCs/>
          <w:noProof/>
          <w:lang w:val="en-US"/>
        </w:rPr>
        <w:t>Science</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287</w:t>
      </w:r>
      <w:r w:rsidRPr="00843EC4">
        <w:rPr>
          <w:rFonts w:ascii="Times New Roman" w:hAnsi="Times New Roman" w:cs="Times New Roman"/>
          <w:noProof/>
          <w:lang w:val="en-US"/>
        </w:rPr>
        <w:t xml:space="preserve">, 308–309. </w:t>
      </w:r>
    </w:p>
    <w:p w14:paraId="3E8CD642" w14:textId="68FD5C9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41.</w:t>
      </w:r>
      <w:r w:rsidRPr="00843EC4">
        <w:rPr>
          <w:rFonts w:ascii="Times New Roman" w:hAnsi="Times New Roman" w:cs="Times New Roman"/>
          <w:noProof/>
          <w:lang w:val="en-US"/>
        </w:rPr>
        <w:tab/>
        <w:t xml:space="preserve">Campitelli BE, Stinchcombe JR. 2013 Natural selection maintains a single-locus leaf shape cline in Ivyleaf morning glory, </w:t>
      </w:r>
      <w:r w:rsidRPr="00843EC4">
        <w:rPr>
          <w:rFonts w:ascii="Times New Roman" w:hAnsi="Times New Roman" w:cs="Times New Roman"/>
          <w:i/>
          <w:iCs/>
          <w:noProof/>
          <w:lang w:val="en-US"/>
        </w:rPr>
        <w:t>Ipomoea hederacea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xml:space="preserve">, 552–564. </w:t>
      </w:r>
    </w:p>
    <w:p w14:paraId="3C047C31" w14:textId="1A522F6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42.</w:t>
      </w:r>
      <w:r w:rsidRPr="00843EC4">
        <w:rPr>
          <w:rFonts w:ascii="Times New Roman" w:hAnsi="Times New Roman" w:cs="Times New Roman"/>
          <w:noProof/>
          <w:lang w:val="en-US"/>
        </w:rPr>
        <w:tab/>
        <w:t xml:space="preserve">Clausen J, Keck D, Hiesey W. 1948 </w:t>
      </w:r>
      <w:r w:rsidRPr="00BE5076">
        <w:rPr>
          <w:rFonts w:ascii="Times New Roman" w:hAnsi="Times New Roman" w:cs="Times New Roman"/>
          <w:iCs/>
          <w:noProof/>
          <w:lang w:val="en-US"/>
        </w:rPr>
        <w:t>Experimental studies on the nature of species. III. Environmental responses of climatic races of</w:t>
      </w:r>
      <w:r w:rsidRPr="00843EC4">
        <w:rPr>
          <w:rFonts w:ascii="Times New Roman" w:hAnsi="Times New Roman" w:cs="Times New Roman"/>
          <w:i/>
          <w:iCs/>
          <w:noProof/>
          <w:lang w:val="en-US"/>
        </w:rPr>
        <w:t xml:space="preserve"> Achillea</w:t>
      </w:r>
      <w:r w:rsidRPr="00843EC4">
        <w:rPr>
          <w:rFonts w:ascii="Times New Roman" w:hAnsi="Times New Roman" w:cs="Times New Roman"/>
          <w:noProof/>
          <w:lang w:val="en-US"/>
        </w:rPr>
        <w:t xml:space="preserve">. Washington, DC: Carnegie Institution of Washington. </w:t>
      </w:r>
    </w:p>
    <w:p w14:paraId="131D31F4" w14:textId="59F45EC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43.</w:t>
      </w:r>
      <w:r w:rsidRPr="00843EC4">
        <w:rPr>
          <w:rFonts w:ascii="Times New Roman" w:hAnsi="Times New Roman" w:cs="Times New Roman"/>
          <w:noProof/>
          <w:lang w:val="en-US"/>
        </w:rPr>
        <w:tab/>
        <w:t xml:space="preserve">Eckert CG, Samis KE, Lougheed SC. 2008 Genetic variation across species’ geographical ranges: </w:t>
      </w:r>
      <w:r w:rsidR="00BE5076">
        <w:rPr>
          <w:rFonts w:ascii="Times New Roman" w:hAnsi="Times New Roman" w:cs="Times New Roman"/>
          <w:noProof/>
          <w:lang w:val="en-US"/>
        </w:rPr>
        <w:t>t</w:t>
      </w:r>
      <w:r w:rsidRPr="00843EC4">
        <w:rPr>
          <w:rFonts w:ascii="Times New Roman" w:hAnsi="Times New Roman" w:cs="Times New Roman"/>
          <w:noProof/>
          <w:lang w:val="en-US"/>
        </w:rPr>
        <w:t xml:space="preserve">he central-marginal hypothesis and beyond.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w:t>
      </w:r>
      <w:r w:rsidRPr="00843EC4">
        <w:rPr>
          <w:rFonts w:ascii="Times New Roman" w:hAnsi="Times New Roman" w:cs="Times New Roman"/>
          <w:noProof/>
          <w:lang w:val="en-US"/>
        </w:rPr>
        <w:t xml:space="preserve">, 1170–1188. </w:t>
      </w:r>
    </w:p>
    <w:p w14:paraId="6212226C" w14:textId="1900467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44.</w:t>
      </w:r>
      <w:r w:rsidRPr="00843EC4">
        <w:rPr>
          <w:rFonts w:ascii="Times New Roman" w:hAnsi="Times New Roman" w:cs="Times New Roman"/>
          <w:noProof/>
          <w:lang w:val="en-US"/>
        </w:rPr>
        <w:tab/>
        <w:t xml:space="preserve">Johnson MTJ, Munshi-South J. 2017 Evolution of life in urban environments. </w:t>
      </w:r>
      <w:r w:rsidRPr="00843EC4">
        <w:rPr>
          <w:rFonts w:ascii="Times New Roman" w:hAnsi="Times New Roman" w:cs="Times New Roman"/>
          <w:i/>
          <w:iCs/>
          <w:noProof/>
          <w:lang w:val="en-US"/>
        </w:rPr>
        <w:t xml:space="preserve">Science </w:t>
      </w:r>
      <w:r w:rsidR="00BE5076">
        <w:rPr>
          <w:rFonts w:ascii="Times New Roman" w:hAnsi="Times New Roman" w:cs="Times New Roman"/>
          <w:b/>
          <w:iCs/>
          <w:noProof/>
          <w:lang w:val="en-US"/>
        </w:rPr>
        <w:t xml:space="preserve">358, </w:t>
      </w:r>
      <w:r w:rsidR="00BE5076" w:rsidRPr="00BE5076">
        <w:rPr>
          <w:rFonts w:ascii="Times New Roman" w:hAnsi="Times New Roman" w:cs="Times New Roman"/>
          <w:iCs/>
          <w:noProof/>
          <w:lang w:val="en-US"/>
        </w:rPr>
        <w:t>eeam</w:t>
      </w:r>
      <w:r w:rsidRPr="00BE5076">
        <w:rPr>
          <w:rFonts w:ascii="Times New Roman" w:hAnsi="Times New Roman" w:cs="Times New Roman"/>
          <w:bCs/>
          <w:noProof/>
          <w:lang w:val="en-US"/>
        </w:rPr>
        <w:t>8327</w:t>
      </w:r>
      <w:r w:rsidRPr="00843EC4">
        <w:rPr>
          <w:rFonts w:ascii="Times New Roman" w:hAnsi="Times New Roman" w:cs="Times New Roman"/>
          <w:noProof/>
          <w:lang w:val="en-US"/>
        </w:rPr>
        <w:t xml:space="preserve">. </w:t>
      </w:r>
    </w:p>
    <w:p w14:paraId="6CBF7FB2" w14:textId="3A9B7EA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45.</w:t>
      </w:r>
      <w:r w:rsidRPr="00843EC4">
        <w:rPr>
          <w:rFonts w:ascii="Times New Roman" w:hAnsi="Times New Roman" w:cs="Times New Roman"/>
          <w:noProof/>
          <w:lang w:val="en-US"/>
        </w:rPr>
        <w:tab/>
        <w:t xml:space="preserve">Lourenço A, Álvarez D, Wang IJ, Velo-Antón G. 2017 Trapped within the city: integrating demography, time since isolation and population-specific traits to assess the genetic effects of urbanization.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26</w:t>
      </w:r>
      <w:r w:rsidRPr="00843EC4">
        <w:rPr>
          <w:rFonts w:ascii="Times New Roman" w:hAnsi="Times New Roman" w:cs="Times New Roman"/>
          <w:noProof/>
          <w:lang w:val="en-US"/>
        </w:rPr>
        <w:t>, 1498–1514.</w:t>
      </w:r>
    </w:p>
    <w:p w14:paraId="0992B02D" w14:textId="7A575E9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46.</w:t>
      </w:r>
      <w:r w:rsidRPr="00843EC4">
        <w:rPr>
          <w:rFonts w:ascii="Times New Roman" w:hAnsi="Times New Roman" w:cs="Times New Roman"/>
          <w:noProof/>
          <w:lang w:val="en-US"/>
        </w:rPr>
        <w:tab/>
        <w:t>Munshi-South J. 2012 Urban landscape genetics: Canopy cover predicts gene flow between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1360–1378. </w:t>
      </w:r>
    </w:p>
    <w:p w14:paraId="5B7D6006" w14:textId="04D53D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47.</w:t>
      </w:r>
      <w:r w:rsidRPr="00843EC4">
        <w:rPr>
          <w:rFonts w:ascii="Times New Roman" w:hAnsi="Times New Roman" w:cs="Times New Roman"/>
          <w:noProof/>
          <w:lang w:val="en-US"/>
        </w:rPr>
        <w:tab/>
        <w:t xml:space="preserve">McKinney ML. 2006 Urbanization as a major cause of biotic homogenization. </w:t>
      </w:r>
      <w:r w:rsidRPr="00843EC4">
        <w:rPr>
          <w:rFonts w:ascii="Times New Roman" w:hAnsi="Times New Roman" w:cs="Times New Roman"/>
          <w:i/>
          <w:iCs/>
          <w:noProof/>
          <w:lang w:val="en-US"/>
        </w:rPr>
        <w:t>Biol. Conserv.</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127</w:t>
      </w:r>
      <w:r w:rsidRPr="00843EC4">
        <w:rPr>
          <w:rFonts w:ascii="Times New Roman" w:hAnsi="Times New Roman" w:cs="Times New Roman"/>
          <w:noProof/>
          <w:lang w:val="en-US"/>
        </w:rPr>
        <w:t xml:space="preserve">, 247–260. </w:t>
      </w:r>
    </w:p>
    <w:p w14:paraId="73D9B06D" w14:textId="2B4A005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48.</w:t>
      </w:r>
      <w:r w:rsidRPr="00843EC4">
        <w:rPr>
          <w:rFonts w:ascii="Times New Roman" w:hAnsi="Times New Roman" w:cs="Times New Roman"/>
          <w:noProof/>
          <w:lang w:val="en-US"/>
        </w:rPr>
        <w:tab/>
        <w:t xml:space="preserve">Slatkin M. 1987 Gene flow and the geographic structure of natural populations.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236</w:t>
      </w:r>
      <w:r w:rsidRPr="00843EC4">
        <w:rPr>
          <w:rFonts w:ascii="Times New Roman" w:hAnsi="Times New Roman" w:cs="Times New Roman"/>
          <w:noProof/>
          <w:lang w:val="en-US"/>
        </w:rPr>
        <w:t xml:space="preserve">, 787–792. </w:t>
      </w:r>
    </w:p>
    <w:p w14:paraId="0152352C" w14:textId="6FE5FDC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rPr>
      </w:pPr>
      <w:r w:rsidRPr="00843EC4">
        <w:rPr>
          <w:rFonts w:ascii="Times New Roman" w:hAnsi="Times New Roman" w:cs="Times New Roman"/>
          <w:noProof/>
          <w:lang w:val="en-US"/>
        </w:rPr>
        <w:t>49.</w:t>
      </w:r>
      <w:r w:rsidRPr="00843EC4">
        <w:rPr>
          <w:rFonts w:ascii="Times New Roman" w:hAnsi="Times New Roman" w:cs="Times New Roman"/>
          <w:noProof/>
          <w:lang w:val="en-US"/>
        </w:rPr>
        <w:tab/>
        <w:t xml:space="preserve">Sackton TB, Hartl DL. 2016 Genotypic context and epistasis in individuals and populations. </w:t>
      </w:r>
      <w:r w:rsidRPr="00843EC4">
        <w:rPr>
          <w:rFonts w:ascii="Times New Roman" w:hAnsi="Times New Roman" w:cs="Times New Roman"/>
          <w:i/>
          <w:iCs/>
          <w:noProof/>
          <w:lang w:val="en-US"/>
        </w:rPr>
        <w:t>Cell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166</w:t>
      </w:r>
      <w:r w:rsidRPr="00843EC4">
        <w:rPr>
          <w:rFonts w:ascii="Times New Roman" w:hAnsi="Times New Roman" w:cs="Times New Roman"/>
          <w:noProof/>
          <w:lang w:val="en-US"/>
        </w:rPr>
        <w:t>, 279–287.</w:t>
      </w:r>
    </w:p>
    <w:p w14:paraId="0AA76BE7" w14:textId="0D240417" w:rsidR="00695730" w:rsidRPr="00353D38" w:rsidRDefault="000A63E6" w:rsidP="00843EC4">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0B5307E1"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843EC4" w:rsidRPr="00843EC4">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0459CB72"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w:t>
      </w:r>
      <w:del w:id="220" w:author="James Santangelo" w:date="2018-03-14T18:16:00Z">
        <w:r w:rsidRPr="00CB0ADF" w:rsidDel="004F5B67">
          <w:rPr>
            <w:rFonts w:ascii="Times New Roman" w:hAnsi="Times New Roman" w:cs="Times New Roman"/>
          </w:rPr>
          <w:delText>diamonds</w:delText>
        </w:r>
        <w:r w:rsidR="004F5B67" w:rsidDel="004F5B67">
          <w:rPr>
            <w:rFonts w:ascii="Times New Roman" w:hAnsi="Times New Roman" w:cs="Times New Roman"/>
          </w:rPr>
          <w:delText xml:space="preserve"> </w:delText>
        </w:r>
      </w:del>
      <w:ins w:id="221" w:author="James Santangelo" w:date="2018-03-14T18:16:00Z">
        <w:r w:rsidR="004F5B67">
          <w:rPr>
            <w:rFonts w:ascii="Times New Roman" w:hAnsi="Times New Roman" w:cs="Times New Roman"/>
          </w:rPr>
          <w:t>circles with solid line</w:t>
        </w:r>
      </w:ins>
      <w:r w:rsidRPr="00CB0ADF">
        <w:rPr>
          <w:rFonts w:ascii="Times New Roman" w:hAnsi="Times New Roman" w:cs="Times New Roman"/>
        </w:rPr>
        <w:t xml:space="preserve">)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w:t>
      </w:r>
      <w:del w:id="222" w:author="James Santangelo" w:date="2018-03-14T18:17:00Z">
        <w:r w:rsidRPr="00CB0ADF" w:rsidDel="004F5B67">
          <w:rPr>
            <w:rFonts w:ascii="Times New Roman" w:hAnsi="Times New Roman" w:cs="Times New Roman"/>
          </w:rPr>
          <w:delText>triangle</w:delText>
        </w:r>
      </w:del>
      <w:ins w:id="223" w:author="James Santangelo" w:date="2018-03-14T18:17:00Z">
        <w:r w:rsidR="004F5B67">
          <w:rPr>
            <w:rFonts w:ascii="Times New Roman" w:hAnsi="Times New Roman" w:cs="Times New Roman"/>
          </w:rPr>
          <w:t xml:space="preserve">squares </w:t>
        </w:r>
      </w:ins>
      <w:ins w:id="224" w:author="James Santangelo" w:date="2018-03-14T18:16:00Z">
        <w:r w:rsidR="004F5B67">
          <w:rPr>
            <w:rFonts w:ascii="Times New Roman" w:hAnsi="Times New Roman" w:cs="Times New Roman"/>
          </w:rPr>
          <w:t xml:space="preserve">with </w:t>
        </w:r>
      </w:ins>
      <w:ins w:id="225" w:author="James Santangelo" w:date="2018-03-14T18:17:00Z">
        <w:r w:rsidR="004F5B67">
          <w:rPr>
            <w:rFonts w:ascii="Times New Roman" w:hAnsi="Times New Roman" w:cs="Times New Roman"/>
          </w:rPr>
          <w:t>dotted</w:t>
        </w:r>
      </w:ins>
      <w:ins w:id="226" w:author="James Santangelo" w:date="2018-03-14T18:16:00Z">
        <w:r w:rsidR="004F5B67">
          <w:rPr>
            <w:rFonts w:ascii="Times New Roman" w:hAnsi="Times New Roman" w:cs="Times New Roman"/>
          </w:rPr>
          <w:t xml:space="preserve"> line</w:t>
        </w:r>
      </w:ins>
      <w:r w:rsidRPr="00CB0ADF">
        <w:rPr>
          <w:rFonts w:ascii="Times New Roman" w:hAnsi="Times New Roman" w:cs="Times New Roman"/>
        </w:rPr>
        <w:t xml:space="preserve">) or </w:t>
      </w:r>
      <w:r w:rsidRPr="00CB0ADF">
        <w:rPr>
          <w:rFonts w:ascii="Times New Roman" w:hAnsi="Times New Roman" w:cs="Times New Roman"/>
          <w:i/>
        </w:rPr>
        <w:t xml:space="preserve">Li </w:t>
      </w:r>
      <w:r w:rsidRPr="00CB0ADF">
        <w:rPr>
          <w:rFonts w:ascii="Times New Roman" w:hAnsi="Times New Roman" w:cs="Times New Roman"/>
        </w:rPr>
        <w:t xml:space="preserve">(grey </w:t>
      </w:r>
      <w:del w:id="227" w:author="James Santangelo" w:date="2018-03-14T18:17:00Z">
        <w:r w:rsidRPr="00CB0ADF" w:rsidDel="004F5B67">
          <w:rPr>
            <w:rFonts w:ascii="Times New Roman" w:hAnsi="Times New Roman" w:cs="Times New Roman"/>
          </w:rPr>
          <w:delText xml:space="preserve">inverted </w:delText>
        </w:r>
      </w:del>
      <w:ins w:id="228" w:author="James Santangelo" w:date="2018-03-14T18:17:00Z">
        <w:r w:rsidR="004F5B67">
          <w:rPr>
            <w:rFonts w:ascii="Times New Roman" w:hAnsi="Times New Roman" w:cs="Times New Roman"/>
          </w:rPr>
          <w:t>diamond</w:t>
        </w:r>
        <w:r w:rsidR="004F5B67" w:rsidRPr="00CB0ADF">
          <w:rPr>
            <w:rFonts w:ascii="Times New Roman" w:hAnsi="Times New Roman" w:cs="Times New Roman"/>
          </w:rPr>
          <w:t xml:space="preserve"> </w:t>
        </w:r>
      </w:ins>
      <w:r w:rsidRPr="00CB0ADF">
        <w:rPr>
          <w:rFonts w:ascii="Times New Roman" w:hAnsi="Times New Roman" w:cs="Times New Roman"/>
        </w:rPr>
        <w:t>triangle</w:t>
      </w:r>
      <w:ins w:id="229" w:author="James Santangelo" w:date="2018-03-14T18:16:00Z">
        <w:r w:rsidR="004F5B67">
          <w:rPr>
            <w:rFonts w:ascii="Times New Roman" w:hAnsi="Times New Roman" w:cs="Times New Roman"/>
          </w:rPr>
          <w:t xml:space="preserve"> </w:t>
        </w:r>
      </w:ins>
      <w:ins w:id="230" w:author="James Santangelo" w:date="2018-03-14T18:17:00Z">
        <w:r w:rsidR="004F5B67">
          <w:rPr>
            <w:rFonts w:ascii="Times New Roman" w:hAnsi="Times New Roman" w:cs="Times New Roman"/>
          </w:rPr>
          <w:t>with dashed line</w:t>
        </w:r>
      </w:ins>
      <w:r w:rsidRPr="00CB0ADF">
        <w:rPr>
          <w:rFonts w:ascii="Times New Roman" w:hAnsi="Times New Roman" w:cs="Times New Roman"/>
        </w:rPr>
        <w:t>)</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ins w:id="231" w:author="James Santangelo" w:date="2018-03-14T18:17:00Z">
        <w:r w:rsidR="004F5B67">
          <w:rPr>
            <w:rFonts w:ascii="Times New Roman" w:hAnsi="Times New Roman" w:cs="Times New Roman"/>
          </w:rPr>
          <w:t xml:space="preserve"> with dashed line</w:t>
        </w:r>
      </w:ins>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ins w:id="232" w:author="James Santangelo" w:date="2018-03-14T18:17:00Z">
        <w:r w:rsidR="004F5B67">
          <w:rPr>
            <w:rFonts w:ascii="Times New Roman" w:hAnsi="Times New Roman" w:cs="Times New Roman"/>
          </w:rPr>
          <w:t xml:space="preserve"> with solid line</w:t>
        </w:r>
      </w:ins>
      <w:r w:rsidRPr="00CB0ADF">
        <w:rPr>
          <w:rFonts w:ascii="Times New Roman" w:hAnsi="Times New Roman" w:cs="Times New Roman"/>
        </w:rPr>
        <w:t>) clines</w:t>
      </w:r>
      <w:ins w:id="233" w:author="James Santangelo" w:date="2018-03-13T17:14:00Z">
        <w:r w:rsidR="0043520E">
          <w:rPr>
            <w:rFonts w:ascii="Times New Roman" w:hAnsi="Times New Roman" w:cs="Times New Roman"/>
          </w:rPr>
          <w:t xml:space="preserve"> under varying strengths of drift, simulated by varying the minimum urban population size</w:t>
        </w:r>
      </w:ins>
      <w:r w:rsidRPr="00CB0ADF">
        <w:rPr>
          <w:rFonts w:ascii="Times New Roman" w:hAnsi="Times New Roman" w:cs="Times New Roman"/>
        </w:rPr>
        <w:t xml:space="preserve">.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24858DB3"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w:t>
      </w:r>
      <w:ins w:id="234" w:author="James Santangelo" w:date="2018-03-14T16:20:00Z">
        <w:r w:rsidR="00301E34">
          <w:rPr>
            <w:rFonts w:ascii="Times New Roman" w:hAnsi="Times New Roman" w:cs="Times New Roman"/>
          </w:rPr>
          <w:t xml:space="preserve">(i.e. drift scenario 1) </w:t>
        </w:r>
      </w:ins>
      <w:r>
        <w:rPr>
          <w:rFonts w:ascii="Times New Roman" w:hAnsi="Times New Roman" w:cs="Times New Roman"/>
        </w:rPr>
        <w:t xml:space="preserve">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73593C08" w:rsidR="0044259C" w:rsidRPr="00CB0ADF"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4160EE40" wp14:editId="4BE42EF0">
            <wp:extent cx="5943600" cy="494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3310C73D" w:rsidR="0044259C" w:rsidRDefault="004F5B67" w:rsidP="0044259C">
      <w:pPr>
        <w:rPr>
          <w:rFonts w:ascii="Times New Roman" w:hAnsi="Times New Roman" w:cs="Times New Roman"/>
        </w:rPr>
      </w:pPr>
      <w:r w:rsidRPr="004F5B67">
        <w:rPr>
          <w:rFonts w:ascii="Times New Roman" w:hAnsi="Times New Roman" w:cs="Times New Roman"/>
          <w:noProof/>
          <w:lang w:val="en-US"/>
        </w:rPr>
        <w:drawing>
          <wp:inline distT="0" distB="0" distL="0" distR="0" wp14:anchorId="25B84D59" wp14:editId="3197B340">
            <wp:extent cx="6858000" cy="556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3-13T08:25:00Z" w:initials="MOU">
    <w:p w14:paraId="7881D8B7" w14:textId="636F43FC" w:rsidR="00A95C65" w:rsidRDefault="00A95C65">
      <w:pPr>
        <w:pStyle w:val="CommentText"/>
      </w:pPr>
      <w:r>
        <w:rPr>
          <w:rStyle w:val="CommentReference"/>
        </w:rPr>
        <w:annotationRef/>
      </w:r>
      <w:r>
        <w:t>Suggested by reviewer 1. Rob and I prefer “modern” over “contemporary”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81D8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81D8B7" w16cid:durableId="1E5209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EAFB0" w14:textId="77777777" w:rsidR="006C1456" w:rsidRDefault="006C1456">
      <w:r>
        <w:separator/>
      </w:r>
    </w:p>
  </w:endnote>
  <w:endnote w:type="continuationSeparator" w:id="0">
    <w:p w14:paraId="6686350B" w14:textId="77777777" w:rsidR="006C1456" w:rsidRDefault="006C1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4D"/>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B2A33">
      <w:rPr>
        <w:rStyle w:val="PageNumber"/>
        <w:noProof/>
      </w:rPr>
      <w:t>30</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344BB" w14:textId="77777777" w:rsidR="006C1456" w:rsidRDefault="006C1456">
      <w:r>
        <w:separator/>
      </w:r>
    </w:p>
  </w:footnote>
  <w:footnote w:type="continuationSeparator" w:id="0">
    <w:p w14:paraId="01F323D4" w14:textId="77777777" w:rsidR="006C1456" w:rsidRDefault="006C14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Rob Ness">
    <w15:presenceInfo w15:providerId="None" w15:userId="Rob Ness"/>
  </w15:person>
  <w15:person w15:author="Marc Johnson">
    <w15:presenceInfo w15:providerId="None" w15:userId="Marc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1509E"/>
    <w:rsid w:val="000357A5"/>
    <w:rsid w:val="00036664"/>
    <w:rsid w:val="00047612"/>
    <w:rsid w:val="00054EE3"/>
    <w:rsid w:val="00056C82"/>
    <w:rsid w:val="000571C8"/>
    <w:rsid w:val="00072389"/>
    <w:rsid w:val="0007354B"/>
    <w:rsid w:val="000766AE"/>
    <w:rsid w:val="00077F22"/>
    <w:rsid w:val="000A2FE1"/>
    <w:rsid w:val="000A63E6"/>
    <w:rsid w:val="000B2C50"/>
    <w:rsid w:val="000C6745"/>
    <w:rsid w:val="000D12D9"/>
    <w:rsid w:val="000D475F"/>
    <w:rsid w:val="000F0387"/>
    <w:rsid w:val="000F2B5C"/>
    <w:rsid w:val="00103111"/>
    <w:rsid w:val="00110B09"/>
    <w:rsid w:val="00116984"/>
    <w:rsid w:val="00161906"/>
    <w:rsid w:val="00173A47"/>
    <w:rsid w:val="001A1846"/>
    <w:rsid w:val="001A52DA"/>
    <w:rsid w:val="001B25B3"/>
    <w:rsid w:val="001B2A33"/>
    <w:rsid w:val="001C12AC"/>
    <w:rsid w:val="001D01D3"/>
    <w:rsid w:val="001D4BD2"/>
    <w:rsid w:val="001D70A4"/>
    <w:rsid w:val="001D7CF4"/>
    <w:rsid w:val="001F2457"/>
    <w:rsid w:val="00212AC5"/>
    <w:rsid w:val="0021527B"/>
    <w:rsid w:val="00216540"/>
    <w:rsid w:val="00233D29"/>
    <w:rsid w:val="00235FBD"/>
    <w:rsid w:val="002371A8"/>
    <w:rsid w:val="002404D6"/>
    <w:rsid w:val="00242F52"/>
    <w:rsid w:val="00245592"/>
    <w:rsid w:val="002506BF"/>
    <w:rsid w:val="00252BBB"/>
    <w:rsid w:val="00267FD9"/>
    <w:rsid w:val="00277F5A"/>
    <w:rsid w:val="002943C3"/>
    <w:rsid w:val="002B358D"/>
    <w:rsid w:val="002B6F09"/>
    <w:rsid w:val="002C413A"/>
    <w:rsid w:val="002C78BF"/>
    <w:rsid w:val="002D3E46"/>
    <w:rsid w:val="002D7CDD"/>
    <w:rsid w:val="002E5AF7"/>
    <w:rsid w:val="002F03F4"/>
    <w:rsid w:val="002F5234"/>
    <w:rsid w:val="002F6284"/>
    <w:rsid w:val="00301E34"/>
    <w:rsid w:val="00303AF0"/>
    <w:rsid w:val="003055F0"/>
    <w:rsid w:val="00306ADE"/>
    <w:rsid w:val="00312922"/>
    <w:rsid w:val="0031511F"/>
    <w:rsid w:val="00321401"/>
    <w:rsid w:val="003308BA"/>
    <w:rsid w:val="00332A41"/>
    <w:rsid w:val="00346BF9"/>
    <w:rsid w:val="003512CD"/>
    <w:rsid w:val="00352E2B"/>
    <w:rsid w:val="003534C8"/>
    <w:rsid w:val="00353D38"/>
    <w:rsid w:val="003558F2"/>
    <w:rsid w:val="00362C7E"/>
    <w:rsid w:val="003701E3"/>
    <w:rsid w:val="00377791"/>
    <w:rsid w:val="00383524"/>
    <w:rsid w:val="0038674C"/>
    <w:rsid w:val="0039649B"/>
    <w:rsid w:val="003970AC"/>
    <w:rsid w:val="003A35C7"/>
    <w:rsid w:val="003B5EBE"/>
    <w:rsid w:val="003D196E"/>
    <w:rsid w:val="003D41DE"/>
    <w:rsid w:val="003E44C9"/>
    <w:rsid w:val="003F6316"/>
    <w:rsid w:val="00405055"/>
    <w:rsid w:val="00407E5C"/>
    <w:rsid w:val="00407ED2"/>
    <w:rsid w:val="00434C91"/>
    <w:rsid w:val="0043520E"/>
    <w:rsid w:val="00435BB8"/>
    <w:rsid w:val="00436804"/>
    <w:rsid w:val="004406D0"/>
    <w:rsid w:val="0044259C"/>
    <w:rsid w:val="00445D63"/>
    <w:rsid w:val="00446275"/>
    <w:rsid w:val="004521E2"/>
    <w:rsid w:val="004529BF"/>
    <w:rsid w:val="00465BB6"/>
    <w:rsid w:val="00466723"/>
    <w:rsid w:val="00467E90"/>
    <w:rsid w:val="004725EB"/>
    <w:rsid w:val="004770F4"/>
    <w:rsid w:val="00480165"/>
    <w:rsid w:val="004853D4"/>
    <w:rsid w:val="00496AF0"/>
    <w:rsid w:val="004A230D"/>
    <w:rsid w:val="004A61DF"/>
    <w:rsid w:val="004B2EFD"/>
    <w:rsid w:val="004D176B"/>
    <w:rsid w:val="004D5022"/>
    <w:rsid w:val="004D5CA4"/>
    <w:rsid w:val="004D755B"/>
    <w:rsid w:val="004E05ED"/>
    <w:rsid w:val="004E21CE"/>
    <w:rsid w:val="004E764B"/>
    <w:rsid w:val="004F2227"/>
    <w:rsid w:val="004F5B67"/>
    <w:rsid w:val="0050190E"/>
    <w:rsid w:val="0050273E"/>
    <w:rsid w:val="00520BC4"/>
    <w:rsid w:val="00523777"/>
    <w:rsid w:val="005433A8"/>
    <w:rsid w:val="00550BDC"/>
    <w:rsid w:val="00557910"/>
    <w:rsid w:val="005608AF"/>
    <w:rsid w:val="005666C4"/>
    <w:rsid w:val="005A5196"/>
    <w:rsid w:val="005B3701"/>
    <w:rsid w:val="005C0BFE"/>
    <w:rsid w:val="005C2FA6"/>
    <w:rsid w:val="005C3CCD"/>
    <w:rsid w:val="005C3D9D"/>
    <w:rsid w:val="005E539D"/>
    <w:rsid w:val="005E6F78"/>
    <w:rsid w:val="005F31D4"/>
    <w:rsid w:val="005F6992"/>
    <w:rsid w:val="006042B3"/>
    <w:rsid w:val="00615F0A"/>
    <w:rsid w:val="00625027"/>
    <w:rsid w:val="00631F5F"/>
    <w:rsid w:val="006351F8"/>
    <w:rsid w:val="00640CA6"/>
    <w:rsid w:val="00643CC7"/>
    <w:rsid w:val="00655610"/>
    <w:rsid w:val="00655BB1"/>
    <w:rsid w:val="00664759"/>
    <w:rsid w:val="006653AE"/>
    <w:rsid w:val="00682A61"/>
    <w:rsid w:val="006937D2"/>
    <w:rsid w:val="00695730"/>
    <w:rsid w:val="006B2E94"/>
    <w:rsid w:val="006B622C"/>
    <w:rsid w:val="006C1456"/>
    <w:rsid w:val="006C381B"/>
    <w:rsid w:val="006C54A7"/>
    <w:rsid w:val="006C5BE3"/>
    <w:rsid w:val="006E7A34"/>
    <w:rsid w:val="006F371D"/>
    <w:rsid w:val="006F4CDC"/>
    <w:rsid w:val="007078B1"/>
    <w:rsid w:val="0072287E"/>
    <w:rsid w:val="00725A86"/>
    <w:rsid w:val="007353A4"/>
    <w:rsid w:val="007365FA"/>
    <w:rsid w:val="00752A5E"/>
    <w:rsid w:val="00753B7F"/>
    <w:rsid w:val="00771CE7"/>
    <w:rsid w:val="007804F0"/>
    <w:rsid w:val="007873F0"/>
    <w:rsid w:val="0079212B"/>
    <w:rsid w:val="007C21D0"/>
    <w:rsid w:val="007D228D"/>
    <w:rsid w:val="007D4EEA"/>
    <w:rsid w:val="007F05FF"/>
    <w:rsid w:val="007F2757"/>
    <w:rsid w:val="007F28C2"/>
    <w:rsid w:val="007F3C93"/>
    <w:rsid w:val="007F4F33"/>
    <w:rsid w:val="008054DC"/>
    <w:rsid w:val="00806596"/>
    <w:rsid w:val="00806E20"/>
    <w:rsid w:val="0081167C"/>
    <w:rsid w:val="008213BF"/>
    <w:rsid w:val="0082214D"/>
    <w:rsid w:val="00827DCD"/>
    <w:rsid w:val="008313B4"/>
    <w:rsid w:val="00843EC4"/>
    <w:rsid w:val="00855046"/>
    <w:rsid w:val="008653B9"/>
    <w:rsid w:val="00872AA9"/>
    <w:rsid w:val="00876386"/>
    <w:rsid w:val="00883F9A"/>
    <w:rsid w:val="00885D91"/>
    <w:rsid w:val="00890EFD"/>
    <w:rsid w:val="008A16E6"/>
    <w:rsid w:val="008A38F5"/>
    <w:rsid w:val="008D01B8"/>
    <w:rsid w:val="008D4447"/>
    <w:rsid w:val="008D7226"/>
    <w:rsid w:val="008D7D0A"/>
    <w:rsid w:val="008E3E1C"/>
    <w:rsid w:val="008F3750"/>
    <w:rsid w:val="0090389D"/>
    <w:rsid w:val="00911311"/>
    <w:rsid w:val="009130DF"/>
    <w:rsid w:val="009152C4"/>
    <w:rsid w:val="009160AF"/>
    <w:rsid w:val="00954EB0"/>
    <w:rsid w:val="00966896"/>
    <w:rsid w:val="00971DAE"/>
    <w:rsid w:val="00973284"/>
    <w:rsid w:val="00980F78"/>
    <w:rsid w:val="009921BB"/>
    <w:rsid w:val="00993BF2"/>
    <w:rsid w:val="00993D47"/>
    <w:rsid w:val="009948C3"/>
    <w:rsid w:val="00997DCC"/>
    <w:rsid w:val="009A063B"/>
    <w:rsid w:val="009A2CD2"/>
    <w:rsid w:val="009A30E9"/>
    <w:rsid w:val="009A611C"/>
    <w:rsid w:val="009A6339"/>
    <w:rsid w:val="009B7797"/>
    <w:rsid w:val="009C0825"/>
    <w:rsid w:val="009D1711"/>
    <w:rsid w:val="009E401A"/>
    <w:rsid w:val="009E5537"/>
    <w:rsid w:val="009E7701"/>
    <w:rsid w:val="009F0863"/>
    <w:rsid w:val="00A155B1"/>
    <w:rsid w:val="00A156A2"/>
    <w:rsid w:val="00A21108"/>
    <w:rsid w:val="00A218A0"/>
    <w:rsid w:val="00A21D7B"/>
    <w:rsid w:val="00A26F5F"/>
    <w:rsid w:val="00A33512"/>
    <w:rsid w:val="00A41B5C"/>
    <w:rsid w:val="00A43250"/>
    <w:rsid w:val="00A520EB"/>
    <w:rsid w:val="00A53CDE"/>
    <w:rsid w:val="00A71B8F"/>
    <w:rsid w:val="00A9094C"/>
    <w:rsid w:val="00A95C65"/>
    <w:rsid w:val="00A9689E"/>
    <w:rsid w:val="00A97F49"/>
    <w:rsid w:val="00AA400F"/>
    <w:rsid w:val="00AA4F85"/>
    <w:rsid w:val="00AB3D7F"/>
    <w:rsid w:val="00AD03D5"/>
    <w:rsid w:val="00AD34D9"/>
    <w:rsid w:val="00AD3965"/>
    <w:rsid w:val="00AD564B"/>
    <w:rsid w:val="00AD63B7"/>
    <w:rsid w:val="00AE2E2B"/>
    <w:rsid w:val="00AE4232"/>
    <w:rsid w:val="00AF0A54"/>
    <w:rsid w:val="00AF5606"/>
    <w:rsid w:val="00AF6265"/>
    <w:rsid w:val="00B00A07"/>
    <w:rsid w:val="00B01856"/>
    <w:rsid w:val="00B110A7"/>
    <w:rsid w:val="00B11715"/>
    <w:rsid w:val="00B12248"/>
    <w:rsid w:val="00B2004D"/>
    <w:rsid w:val="00B2487C"/>
    <w:rsid w:val="00B42BA8"/>
    <w:rsid w:val="00B66D5D"/>
    <w:rsid w:val="00B72990"/>
    <w:rsid w:val="00B80D94"/>
    <w:rsid w:val="00B86225"/>
    <w:rsid w:val="00BA1A65"/>
    <w:rsid w:val="00BA1ECA"/>
    <w:rsid w:val="00BB34F6"/>
    <w:rsid w:val="00BB3566"/>
    <w:rsid w:val="00BB3D0C"/>
    <w:rsid w:val="00BC447E"/>
    <w:rsid w:val="00BD3CB4"/>
    <w:rsid w:val="00BD792B"/>
    <w:rsid w:val="00BE5076"/>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965C7"/>
    <w:rsid w:val="00DB51FE"/>
    <w:rsid w:val="00DC14BA"/>
    <w:rsid w:val="00DC5993"/>
    <w:rsid w:val="00DC6D5C"/>
    <w:rsid w:val="00DD1F6F"/>
    <w:rsid w:val="00DD20C5"/>
    <w:rsid w:val="00DD240B"/>
    <w:rsid w:val="00DD5AC2"/>
    <w:rsid w:val="00DE412A"/>
    <w:rsid w:val="00DE7539"/>
    <w:rsid w:val="00DF2266"/>
    <w:rsid w:val="00E03818"/>
    <w:rsid w:val="00E122D6"/>
    <w:rsid w:val="00E12846"/>
    <w:rsid w:val="00E161FB"/>
    <w:rsid w:val="00E20869"/>
    <w:rsid w:val="00E246AC"/>
    <w:rsid w:val="00E27AE2"/>
    <w:rsid w:val="00E34B0F"/>
    <w:rsid w:val="00E37993"/>
    <w:rsid w:val="00E40FE9"/>
    <w:rsid w:val="00E43528"/>
    <w:rsid w:val="00E46181"/>
    <w:rsid w:val="00E5254F"/>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D5D72"/>
    <w:rsid w:val="00EE0034"/>
    <w:rsid w:val="00EE30A8"/>
    <w:rsid w:val="00EE45FF"/>
    <w:rsid w:val="00EF1820"/>
    <w:rsid w:val="00EF7216"/>
    <w:rsid w:val="00F06F22"/>
    <w:rsid w:val="00F104D9"/>
    <w:rsid w:val="00F15E24"/>
    <w:rsid w:val="00F4358A"/>
    <w:rsid w:val="00F47CA8"/>
    <w:rsid w:val="00F53E83"/>
    <w:rsid w:val="00F54E7B"/>
    <w:rsid w:val="00F62BB8"/>
    <w:rsid w:val="00F65D9A"/>
    <w:rsid w:val="00F663CD"/>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customStyle="1" w:styleId="UnresolvedMention1">
    <w:name w:val="Unresolved Mention1"/>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5013BBF-3D99-3640-AC0E-A9570A7BA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34047</Words>
  <Characters>194070</Characters>
  <Application>Microsoft Office Word</Application>
  <DocSecurity>0</DocSecurity>
  <Lines>1617</Lines>
  <Paragraphs>455</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227662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cp:revision>
  <dcterms:created xsi:type="dcterms:W3CDTF">2018-03-22T13:21:00Z</dcterms:created>
  <dcterms:modified xsi:type="dcterms:W3CDTF">2018-03-22T13:25:00Z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