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commentRangeStart w:id="0"/>
      <w:r w:rsidRPr="00F47CA8">
        <w:rPr>
          <w:rFonts w:ascii="Times New Roman" w:hAnsi="Times New Roman" w:cs="Times New Roman"/>
          <w:b/>
          <w:sz w:val="32"/>
          <w:szCs w:val="32"/>
        </w:rPr>
        <w:t xml:space="preserve">Urban </w:t>
      </w:r>
      <w:commentRangeEnd w:id="0"/>
      <w:r w:rsidR="005B3701">
        <w:rPr>
          <w:rStyle w:val="CommentReference"/>
        </w:rPr>
        <w:commentReference w:id="0"/>
      </w:r>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w:t>
      </w:r>
      <w:commentRangeStart w:id="1"/>
      <w:r w:rsidRPr="00353D38">
        <w:rPr>
          <w:rFonts w:ascii="Times New Roman" w:hAnsi="Times New Roman" w:cs="Times New Roman"/>
        </w:rPr>
        <w:t>Rob W. Ness</w:t>
      </w:r>
      <w:commentRangeEnd w:id="1"/>
      <w:r w:rsidRPr="00353D38">
        <w:rPr>
          <w:rStyle w:val="CommentReference"/>
          <w:rFonts w:ascii="Times New Roman" w:hAnsi="Times New Roman" w:cs="Times New Roman"/>
          <w:sz w:val="24"/>
          <w:szCs w:val="24"/>
        </w:rPr>
        <w:commentReference w:id="1"/>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2"/>
      <w:r w:rsidRPr="00353D38">
        <w:rPr>
          <w:rFonts w:ascii="Times New Roman" w:hAnsi="Times New Roman" w:cs="Times New Roman"/>
          <w:b/>
        </w:rPr>
        <w:lastRenderedPageBreak/>
        <w:t>Abstract</w:t>
      </w:r>
      <w:commentRangeEnd w:id="2"/>
      <w:r w:rsidR="00FF57DA">
        <w:rPr>
          <w:rStyle w:val="CommentReference"/>
        </w:rPr>
        <w:commentReference w:id="2"/>
      </w:r>
    </w:p>
    <w:p w14:paraId="0B984689" w14:textId="77777777" w:rsidR="00695730" w:rsidRPr="00353D38" w:rsidRDefault="00695730">
      <w:pPr>
        <w:rPr>
          <w:rFonts w:ascii="Times New Roman" w:hAnsi="Times New Roman" w:cs="Times New Roman"/>
          <w:b/>
        </w:rPr>
      </w:pPr>
    </w:p>
    <w:p w14:paraId="0F2D1481" w14:textId="1A997948" w:rsidR="00332A41" w:rsidRPr="00F218BC" w:rsidRDefault="003558F2" w:rsidP="00332A41">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Studying</w:t>
      </w:r>
      <w:r w:rsidR="00B42BA8">
        <w:rPr>
          <w:rFonts w:ascii="Times New Roman" w:eastAsia="Times New Roman" w:hAnsi="Times New Roman" w:cs="Times New Roman"/>
          <w:color w:val="000000" w:themeColor="text1"/>
        </w:rPr>
        <w:t xml:space="preserve"> evolution in urban environments </w:t>
      </w:r>
      <w:r w:rsidR="002C78BF">
        <w:rPr>
          <w:rFonts w:ascii="Times New Roman" w:eastAsia="Times New Roman" w:hAnsi="Times New Roman" w:cs="Times New Roman"/>
          <w:color w:val="000000" w:themeColor="text1"/>
        </w:rPr>
        <w:t>offers the opportunity to study the role of</w:t>
      </w:r>
      <w:r w:rsidR="00B42BA8">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sidR="00B42BA8">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r>
        <w:rPr>
          <w:rFonts w:ascii="Times New Roman" w:hAnsi="Times New Roman" w:cs="Times New Roman"/>
        </w:rPr>
        <w:t>A</w:t>
      </w:r>
      <w:r w:rsidRPr="007E56B0">
        <w:rPr>
          <w:rFonts w:ascii="Times New Roman" w:hAnsi="Times New Roman" w:cs="Times New Roman"/>
        </w:rPr>
        <w:t>cross eastern North American</w:t>
      </w:r>
      <w:r>
        <w:rPr>
          <w:rFonts w:ascii="Times New Roman" w:hAnsi="Times New Roman" w:cs="Times New Roman"/>
        </w:rPr>
        <w:t xml:space="preserve"> cities </w:t>
      </w:r>
      <w:r>
        <w:rPr>
          <w:rFonts w:ascii="Times New Roman" w:eastAsia="Times New Roman" w:hAnsi="Times New Roman" w:cs="Times New Roman"/>
          <w:color w:val="000000" w:themeColor="text1"/>
        </w:rPr>
        <w:t>w</w:t>
      </w:r>
      <w:r w:rsidRPr="00F218BC">
        <w:rPr>
          <w:rFonts w:ascii="Times New Roman" w:eastAsia="Times New Roman" w:hAnsi="Times New Roman" w:cs="Times New Roman"/>
          <w:color w:val="000000" w:themeColor="text1"/>
        </w:rPr>
        <w:t>hite clover (</w:t>
      </w:r>
      <w:r w:rsidRPr="00F218BC">
        <w:rPr>
          <w:rFonts w:ascii="Times New Roman" w:eastAsia="Times New Roman" w:hAnsi="Times New Roman" w:cs="Times New Roman"/>
          <w:i/>
          <w:iCs/>
          <w:color w:val="000000" w:themeColor="text1"/>
        </w:rPr>
        <w:t>Trifolium repens</w:t>
      </w:r>
      <w:r w:rsidRPr="00F218BC">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exhibits </w:t>
      </w:r>
      <w:r w:rsidRPr="007E56B0">
        <w:rPr>
          <w:rFonts w:ascii="Times New Roman" w:hAnsi="Times New Roman" w:cs="Times New Roman"/>
        </w:rPr>
        <w:t xml:space="preserve">parallel urban-rural clines in the frequency of </w:t>
      </w:r>
      <w:r w:rsidRPr="00F218BC">
        <w:rPr>
          <w:rFonts w:ascii="Times New Roman" w:eastAsia="Times New Roman" w:hAnsi="Times New Roman" w:cs="Times New Roman"/>
          <w:color w:val="000000" w:themeColor="text1"/>
        </w:rPr>
        <w:t xml:space="preserve">cyanogenesis </w:t>
      </w:r>
      <w:r>
        <w:rPr>
          <w:rFonts w:ascii="Times New Roman" w:eastAsia="Times New Roman" w:hAnsi="Times New Roman" w:cs="Times New Roman"/>
          <w:color w:val="000000" w:themeColor="text1"/>
        </w:rPr>
        <w:t xml:space="preserve">(HCN), which </w:t>
      </w:r>
      <w:r w:rsidRPr="00F218BC">
        <w:rPr>
          <w:rFonts w:ascii="Times New Roman" w:eastAsia="Times New Roman" w:hAnsi="Times New Roman" w:cs="Times New Roman"/>
          <w:color w:val="000000" w:themeColor="text1"/>
        </w:rPr>
        <w:t xml:space="preserve">results from an </w:t>
      </w:r>
      <w:r>
        <w:rPr>
          <w:rFonts w:ascii="Times New Roman" w:eastAsia="Times New Roman" w:hAnsi="Times New Roman" w:cs="Times New Roman"/>
          <w:color w:val="000000" w:themeColor="text1"/>
        </w:rPr>
        <w:t xml:space="preserve">epistatic </w:t>
      </w:r>
      <w:r w:rsidRPr="00F218BC">
        <w:rPr>
          <w:rFonts w:ascii="Times New Roman" w:eastAsia="Times New Roman" w:hAnsi="Times New Roman" w:cs="Times New Roman"/>
          <w:color w:val="000000" w:themeColor="text1"/>
        </w:rPr>
        <w:t>interaction between two Mendelian-inherited loci.</w:t>
      </w:r>
      <w:r w:rsidR="00A9689E">
        <w:rPr>
          <w:rFonts w:ascii="Times New Roman" w:hAnsi="Times New Roman" w:cs="Times New Roman"/>
        </w:rPr>
        <w:t xml:space="preserve"> 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 xml:space="preserve">he presence of </w:t>
      </w:r>
      <w:r>
        <w:rPr>
          <w:rFonts w:ascii="Times New Roman" w:eastAsia="Times New Roman" w:hAnsi="Times New Roman" w:cs="Times New Roman"/>
          <w:color w:val="000000" w:themeColor="text1"/>
        </w:rPr>
        <w:t>parallel and independent clines</w:t>
      </w:r>
      <w:r w:rsidR="00332A41" w:rsidRPr="00F218BC">
        <w:rPr>
          <w:rFonts w:ascii="Times New Roman" w:eastAsia="Times New Roman" w:hAnsi="Times New Roman" w:cs="Times New Roman"/>
          <w:color w:val="000000" w:themeColor="text1"/>
        </w:rPr>
        <w:t xml:space="preserve"> is often considered strong evidence for t</w:t>
      </w:r>
      <w:r w:rsidR="00A9689E">
        <w:rPr>
          <w:rFonts w:ascii="Times New Roman" w:eastAsia="Times New Roman" w:hAnsi="Times New Roman" w:cs="Times New Roman"/>
          <w:color w:val="000000" w:themeColor="text1"/>
        </w:rPr>
        <w:t>he role of natural selection, non-adaptive</w:t>
      </w:r>
      <w:r w:rsidR="00D14AB2">
        <w:rPr>
          <w:rFonts w:ascii="Times New Roman" w:eastAsia="Times New Roman" w:hAnsi="Times New Roman" w:cs="Times New Roman"/>
          <w:color w:val="000000" w:themeColor="text1"/>
        </w:rPr>
        <w:t xml:space="preserve"> processes</w:t>
      </w:r>
      <w:r w:rsidR="00A9689E">
        <w:rPr>
          <w:rFonts w:ascii="Times New Roman" w:eastAsia="Times New Roman" w:hAnsi="Times New Roman" w:cs="Times New Roman"/>
          <w:color w:val="000000" w:themeColor="text1"/>
        </w:rPr>
        <w:t xml:space="preserve"> </w:t>
      </w:r>
      <w:r w:rsidR="00D27A78">
        <w:rPr>
          <w:rFonts w:ascii="Times New Roman" w:eastAsia="Times New Roman" w:hAnsi="Times New Roman" w:cs="Times New Roman"/>
          <w:color w:val="000000" w:themeColor="text1"/>
        </w:rPr>
        <w:t xml:space="preserve">can also generate clines </w:t>
      </w:r>
      <w:r w:rsidR="00D6079A">
        <w:rPr>
          <w:rFonts w:ascii="Times New Roman" w:eastAsia="Times New Roman" w:hAnsi="Times New Roman" w:cs="Times New Roman"/>
          <w:color w:val="000000" w:themeColor="text1"/>
        </w:rPr>
        <w:t>and t</w:t>
      </w:r>
      <w:r w:rsidR="00D27A78">
        <w:rPr>
          <w:rFonts w:ascii="Times New Roman" w:eastAsia="Times New Roman" w:hAnsi="Times New Roman" w:cs="Times New Roman"/>
          <w:color w:val="000000" w:themeColor="text1"/>
        </w:rPr>
        <w:t>his may be more likely when traits have a non-additive genetic basis due to epistasis</w:t>
      </w:r>
      <w:r w:rsidR="00332A41" w:rsidRPr="00F218BC">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w:t>
      </w:r>
      <w:r w:rsidR="00332A41" w:rsidRPr="00F218BC">
        <w:rPr>
          <w:rFonts w:ascii="Times New Roman" w:eastAsia="Times New Roman" w:hAnsi="Times New Roman" w:cs="Times New Roman"/>
          <w:color w:val="000000" w:themeColor="text1"/>
        </w:rPr>
        <w:t>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to examine the formation of phenotypic clines </w:t>
      </w:r>
      <w:r w:rsidR="00D6079A">
        <w:rPr>
          <w:rFonts w:ascii="Times New Roman" w:eastAsia="Times New Roman" w:hAnsi="Times New Roman" w:cs="Times New Roman"/>
          <w:color w:val="000000" w:themeColor="text1"/>
        </w:rPr>
        <w:t xml:space="preserve">in HCN </w:t>
      </w:r>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 xml:space="preserve">under varying levels of drift, gene flow and selection. Our results demonstrate that the genetic architecture of this trait makes natural populations particularly susceptible to </w:t>
      </w:r>
      <w:r w:rsidR="00D6079A">
        <w:rPr>
          <w:rFonts w:ascii="Times New Roman" w:eastAsia="Times New Roman" w:hAnsi="Times New Roman" w:cs="Times New Roman"/>
          <w:color w:val="000000" w:themeColor="text1"/>
        </w:rPr>
        <w:t>parallel clines</w:t>
      </w:r>
      <w:r w:rsidR="00D6079A" w:rsidRPr="00F218BC">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in HCN frequencies via drift. We demonstrate that stochastic </w:t>
      </w:r>
      <w:r w:rsidR="00332A41" w:rsidRPr="007C21D0">
        <w:rPr>
          <w:rFonts w:ascii="Times New Roman" w:eastAsia="Times New Roman" w:hAnsi="Times New Roman" w:cs="Times New Roman"/>
          <w:color w:val="000000" w:themeColor="text1"/>
        </w:rPr>
        <w:t xml:space="preserve">changes in allele frequency can have the appearance of </w:t>
      </w:r>
      <w:r w:rsidR="00D6079A" w:rsidRPr="007C21D0">
        <w:rPr>
          <w:rFonts w:ascii="Times New Roman" w:eastAsia="Times New Roman" w:hAnsi="Times New Roman" w:cs="Times New Roman"/>
          <w:color w:val="000000" w:themeColor="text1"/>
        </w:rPr>
        <w:t xml:space="preserve">adaptive </w:t>
      </w:r>
      <w:r w:rsidR="00332A41" w:rsidRPr="007C21D0">
        <w:rPr>
          <w:rFonts w:ascii="Times New Roman" w:eastAsia="Times New Roman" w:hAnsi="Times New Roman" w:cs="Times New Roman"/>
          <w:color w:val="000000" w:themeColor="text1"/>
        </w:rPr>
        <w:t xml:space="preserve">changes in the phenotype and we argue that our result extends to many phenotypes that are controlled by multiple genes. </w:t>
      </w:r>
      <w:r w:rsidR="00D27A78" w:rsidRPr="007C21D0">
        <w:rPr>
          <w:rFonts w:ascii="Times New Roman" w:eastAsia="Times New Roman" w:hAnsi="Times New Roman" w:cs="Times New Roman"/>
          <w:color w:val="000000" w:themeColor="text1"/>
        </w:rPr>
        <w:t>We suggest that studies of phenotypic change in urban populations—where drift is likely to be particularly strong—take explicit consideration of the genetic archit</w:t>
      </w:r>
      <w:r w:rsidR="00FF57DA" w:rsidRPr="007C21D0">
        <w:rPr>
          <w:rFonts w:ascii="Times New Roman" w:eastAsia="Times New Roman" w:hAnsi="Times New Roman" w:cs="Times New Roman"/>
          <w:color w:val="000000" w:themeColor="text1"/>
        </w:rPr>
        <w:t xml:space="preserve">ecture underlying focal traits </w:t>
      </w:r>
      <w:r w:rsidR="00383524" w:rsidRPr="007C21D0">
        <w:rPr>
          <w:rFonts w:ascii="Times New Roman" w:hAnsi="Times New Roman" w:cs="Times New Roman"/>
        </w:rPr>
        <w:t>prior to invoking selection as the main evolutionary process responsible for adaptive differentiation</w:t>
      </w:r>
      <w:r w:rsidR="007C21D0">
        <w:rPr>
          <w:rFonts w:ascii="Times New Roman" w:hAnsi="Times New Roman" w:cs="Times New Roman"/>
        </w:rPr>
        <w:t>.</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19C7DC9B"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D6079A">
        <w:rPr>
          <w:rFonts w:ascii="Times New Roman" w:hAnsi="Times New Roman" w:cs="Times New Roman"/>
        </w:rPr>
        <w:t xml:space="preserve">Genetic drift;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0CB5E812"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D6079A">
        <w:rPr>
          <w:rFonts w:ascii="Times New Roman" w:hAnsi="Times New Roman" w:cs="Times New Roman"/>
        </w:rPr>
        <w:t>exploring</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A4BAAD2"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relative importance of stochastic and deterministic forces in the formation of clines is thus essential prior to invoking the role of selection in generating differentiation among populations.</w:t>
      </w:r>
    </w:p>
    <w:p w14:paraId="3046B036" w14:textId="4FF9DB3E"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 at single-loci or in quantitative traits arise by neutral processes, then</w:t>
      </w:r>
      <w:r w:rsidR="00695730" w:rsidRPr="007C21D0">
        <w:rPr>
          <w:rFonts w:ascii="Times New Roman" w:hAnsi="Times New Roman" w:cs="Times New Roman"/>
        </w:rPr>
        <w:t xml:space="preserve"> </w:t>
      </w:r>
      <w:commentRangeStart w:id="3"/>
      <w:commentRangeStart w:id="4"/>
      <w:r w:rsidR="00695730" w:rsidRPr="007C21D0">
        <w:rPr>
          <w:rFonts w:ascii="Times New Roman" w:hAnsi="Times New Roman" w:cs="Times New Roman"/>
        </w:rPr>
        <w:t xml:space="preserve">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proportion to the initial frequency of underlying alleles</w:t>
      </w:r>
      <w:commentRangeEnd w:id="3"/>
      <w:r w:rsidR="004770F4" w:rsidRPr="007C21D0">
        <w:rPr>
          <w:rStyle w:val="CommentReference"/>
          <w:rFonts w:ascii="Times New Roman" w:hAnsi="Times New Roman" w:cs="Times New Roman"/>
        </w:rPr>
        <w:commentReference w:id="3"/>
      </w:r>
      <w:commentRangeEnd w:id="4"/>
      <w:r w:rsidR="00ED5C27" w:rsidRPr="007C21D0">
        <w:rPr>
          <w:rStyle w:val="CommentReference"/>
          <w:rFonts w:ascii="Times New Roman" w:hAnsi="Times New Roman" w:cs="Times New Roman"/>
        </w:rPr>
        <w:commentReference w:id="4"/>
      </w:r>
      <w:r w:rsidR="00695730" w:rsidRPr="007C21D0">
        <w:rPr>
          <w:rFonts w:ascii="Times New Roman" w:hAnsi="Times New Roman" w:cs="Times New Roman"/>
        </w:rPr>
        <w:t xml:space="preserve">.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ins w:id="5" w:author="James Santangelo" w:date="2018-01-24T09:53:00Z">
        <w:r w:rsidR="00D14AB2">
          <w:rPr>
            <w:rFonts w:ascii="Times New Roman" w:hAnsi="Times New Roman" w:cs="Times New Roman"/>
          </w:rPr>
          <w:t>e</w:t>
        </w:r>
      </w:ins>
      <w:r w:rsidR="00467E90">
        <w:rPr>
          <w:rFonts w:ascii="Times New Roman" w:hAnsi="Times New Roman" w:cs="Times New Roman"/>
        </w:rPr>
        <w:t xml:space="preserve"> frequency when averaged across all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w:t>
      </w:r>
      <w:r w:rsidR="00695730" w:rsidRPr="00353D38">
        <w:rPr>
          <w:rFonts w:ascii="Times New Roman" w:hAnsi="Times New Roman" w:cs="Times New Roman"/>
        </w:rPr>
        <w:lastRenderedPageBreak/>
        <w:t xml:space="preserve">adaptations are unlikely to evolve repeatedly via stochastic forces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[12]</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00695730"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epistatically 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[13–17]</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16F2FA1E" w:rsidR="00695730" w:rsidRPr="00353D38" w:rsidRDefault="00695730" w:rsidP="00695730">
      <w:pPr>
        <w:spacing w:line="480" w:lineRule="auto"/>
        <w:ind w:firstLine="360"/>
        <w:rPr>
          <w:rFonts w:ascii="Times New Roman" w:hAnsi="Times New Roman" w:cs="Times New Roman"/>
        </w:rPr>
      </w:pPr>
      <w:commentRangeStart w:id="6"/>
      <w:commentRangeStart w:id="7"/>
      <w:r w:rsidRPr="00353D38">
        <w:rPr>
          <w:rFonts w:ascii="Times New Roman" w:hAnsi="Times New Roman" w:cs="Times New Roman"/>
        </w:rPr>
        <w:t>Urbanization</w:t>
      </w:r>
      <w:commentRangeEnd w:id="6"/>
      <w:r w:rsidRPr="00353D38">
        <w:rPr>
          <w:rStyle w:val="CommentReference"/>
          <w:rFonts w:ascii="Times New Roman" w:hAnsi="Times New Roman" w:cs="Times New Roman"/>
          <w:sz w:val="24"/>
          <w:szCs w:val="24"/>
        </w:rPr>
        <w:commentReference w:id="6"/>
      </w:r>
      <w:commentRangeEnd w:id="7"/>
      <w:r w:rsidRPr="00353D38">
        <w:rPr>
          <w:rStyle w:val="CommentReference"/>
          <w:rFonts w:ascii="Times New Roman" w:hAnsi="Times New Roman" w:cs="Times New Roman"/>
          <w:sz w:val="24"/>
          <w:szCs w:val="24"/>
        </w:rPr>
        <w:commentReference w:id="7"/>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The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among urban populations of white-footed 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7C21D0">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"[23]", "plainTextFormattedCitation" : "[23]", "previouslyFormattedCitation" : "[23]" }, "properties" : {  }, "schema" : "https://github.com/citation-style-language/schema/raw/master/csl-citation.json" }</w:instrText>
      </w:r>
      <w:r w:rsidR="007C21D0">
        <w:rPr>
          <w:rFonts w:ascii="Times New Roman" w:hAnsi="Times New Roman" w:cs="Times New Roman"/>
        </w:rPr>
        <w:fldChar w:fldCharType="separate"/>
      </w:r>
      <w:r w:rsidR="007C21D0" w:rsidRPr="007C21D0">
        <w:rPr>
          <w:rFonts w:ascii="Times New Roman" w:hAnsi="Times New Roman" w:cs="Times New Roman"/>
          <w:noProof/>
        </w:rPr>
        <w:t>[23]</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w:t>
      </w:r>
      <w:r w:rsidRPr="00353D38">
        <w:rPr>
          <w:rFonts w:ascii="Times New Roman" w:hAnsi="Times New Roman" w:cs="Times New Roman"/>
        </w:rPr>
        <w:lastRenderedPageBreak/>
        <w:t xml:space="preserve">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evidence is emerging that urban environments alter natural selection and species adaptation</w:t>
      </w:r>
      <w:r w:rsidR="00AA400F">
        <w:rPr>
          <w:rFonts w:ascii="Times New Roman" w:hAnsi="Times New Roman" w:cs="Times New Roman"/>
        </w:rPr>
        <w:t xml:space="preserve"> as well</w:t>
      </w:r>
      <w:r w:rsidRPr="00353D38">
        <w:rPr>
          <w:rFonts w:ascii="Times New Roman" w:hAnsi="Times New Roman" w:cs="Times New Roman"/>
        </w:rPr>
        <w:t xml:space="preserve">. </w:t>
      </w:r>
      <w:commentRangeStart w:id="8"/>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commentRangeEnd w:id="8"/>
      <w:r w:rsidR="00E122D6">
        <w:rPr>
          <w:rStyle w:val="CommentReference"/>
        </w:rPr>
        <w:commentReference w:id="8"/>
      </w:r>
    </w:p>
    <w:p w14:paraId="724C9591" w14:textId="1B5FAA04"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While 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(e.g. genetic drift, gene flow) and adaptive (e.g.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p>
    <w:p w14:paraId="7F12BE6E" w14:textId="4C2F711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006042B3">
        <w:rPr>
          <w:rFonts w:ascii="Times New Roman" w:hAnsi="Times New Roman" w:cs="Times New Roman"/>
        </w:rPr>
        <w:t xml:space="preserve"> ranges. In these studies, h</w:t>
      </w:r>
      <w:r w:rsidRPr="00353D38">
        <w:rPr>
          <w:rFonts w:ascii="Times New Roman" w:hAnsi="Times New Roman" w:cs="Times New Roman"/>
        </w:rPr>
        <w:t xml:space="preserve">igher frequencies of </w:t>
      </w:r>
      <w:r w:rsidRPr="00353D38">
        <w:rPr>
          <w:rFonts w:ascii="Times New Roman" w:hAnsi="Times New Roman" w:cs="Times New Roman"/>
        </w:rPr>
        <w:lastRenderedPageBreak/>
        <w:t xml:space="preserve">HCN </w:t>
      </w:r>
      <w:r w:rsidR="006042B3">
        <w:rPr>
          <w:rFonts w:ascii="Times New Roman" w:hAnsi="Times New Roman" w:cs="Times New Roman"/>
        </w:rPr>
        <w:t xml:space="preserve">are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xml:space="preserve">. HCN is controlled by two independently segregating </w:t>
      </w:r>
      <w:r w:rsidR="006042B3">
        <w:rPr>
          <w:rFonts w:ascii="Times New Roman" w:hAnsi="Times New Roman" w:cs="Times New Roman"/>
        </w:rPr>
        <w:t xml:space="preserve">(i.e. unlinked) </w:t>
      </w:r>
      <w:r w:rsidRPr="00353D38">
        <w:rPr>
          <w:rFonts w:ascii="Times New Roman" w:hAnsi="Times New Roman" w:cs="Times New Roman"/>
        </w:rPr>
        <w:t>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9"/>
      <w:commentRangeStart w:id="10"/>
      <w:r w:rsidRPr="00353D38">
        <w:rPr>
          <w:rFonts w:ascii="Times New Roman" w:hAnsi="Times New Roman" w:cs="Times New Roman"/>
        </w:rPr>
        <w:t xml:space="preserve">duplicate </w:t>
      </w:r>
      <w:commentRangeEnd w:id="9"/>
      <w:r w:rsidR="00520BC4">
        <w:rPr>
          <w:rStyle w:val="CommentReference"/>
        </w:rPr>
        <w:commentReference w:id="9"/>
      </w:r>
      <w:commentRangeEnd w:id="10"/>
      <w:r w:rsidR="008F3750">
        <w:rPr>
          <w:rStyle w:val="CommentReference"/>
        </w:rPr>
        <w:commentReference w:id="10"/>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w:t>
      </w:r>
      <w:r w:rsidR="006042B3">
        <w:rPr>
          <w:rFonts w:ascii="Times New Roman" w:hAnsi="Times New Roman" w:cs="Times New Roman"/>
        </w:rPr>
        <w:t>Therefore, population of white clover are expecially susceptible to a loss of HCN va to drift because a</w:t>
      </w:r>
      <w:r w:rsidRPr="00353D38">
        <w:rPr>
          <w:rFonts w:ascii="Times New Roman" w:hAnsi="Times New Roman" w:cs="Times New Roman"/>
        </w:rPr>
        <w:t>ny other combination of frequency changes in the dominant alleles result in decreases in the frequency of HCN</w:t>
      </w:r>
      <w:r w:rsidR="006042B3">
        <w:rPr>
          <w:rFonts w:ascii="Times New Roman" w:hAnsi="Times New Roman" w:cs="Times New Roman"/>
        </w:rPr>
        <w:t>.</w:t>
      </w:r>
      <w:r w:rsidRPr="00353D38">
        <w:rPr>
          <w:rFonts w:ascii="Times New Roman" w:hAnsi="Times New Roman" w:cs="Times New Roman"/>
        </w:rPr>
        <w:t xml:space="preserve"> </w:t>
      </w:r>
    </w:p>
    <w:p w14:paraId="0D206B63" w14:textId="63F5B2CB"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In this paper, we develop a series of spatially-explicit</w:t>
      </w:r>
      <w:r w:rsidR="00AA400F">
        <w:rPr>
          <w:rFonts w:ascii="Times New Roman" w:hAnsi="Times New Roman" w:cs="Times New Roman"/>
        </w:rPr>
        <w:t xml:space="preserve"> </w:t>
      </w:r>
      <w:r w:rsidRPr="00353D38">
        <w:rPr>
          <w:rFonts w:ascii="Times New Roman" w:hAnsi="Times New Roman" w:cs="Times New Roman"/>
        </w:rPr>
        <w:t xml:space="preserve">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w:t>
      </w:r>
      <w:r w:rsidR="00AA400F">
        <w:rPr>
          <w:rFonts w:ascii="Times New Roman" w:hAnsi="Times New Roman" w:cs="Times New Roman"/>
        </w:rPr>
        <w:t>gene flow and selection</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11"/>
      <w:r w:rsidR="00AA400F">
        <w:rPr>
          <w:rFonts w:ascii="Times New Roman" w:hAnsi="Times New Roman" w:cs="Times New Roman"/>
        </w:rPr>
        <w:t>We discuss our results in the context of the evolution of cyanogenesis clines in white clover and mor</w:t>
      </w:r>
      <w:r w:rsidR="006042B3">
        <w:rPr>
          <w:rFonts w:ascii="Times New Roman" w:hAnsi="Times New Roman" w:cs="Times New Roman"/>
        </w:rPr>
        <w:t xml:space="preserve">e broadly with respect to the role of genetic drift in the formation of parallel clines. </w:t>
      </w:r>
      <w:commentRangeEnd w:id="11"/>
      <w:r w:rsidR="006042B3">
        <w:rPr>
          <w:rStyle w:val="CommentReference"/>
        </w:rPr>
        <w:commentReference w:id="11"/>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2B10D10E" w:rsidR="00AD564B" w:rsidRDefault="00695730" w:rsidP="003970AC">
      <w:pPr>
        <w:spacing w:line="480" w:lineRule="auto"/>
        <w:rPr>
          <w:rFonts w:ascii="Times New Roman" w:hAnsi="Times New Roman" w:cs="Times New Roman"/>
        </w:rPr>
      </w:pPr>
      <w:r w:rsidRPr="00353D38">
        <w:rPr>
          <w:rFonts w:ascii="Times New Roman" w:hAnsi="Times New Roman" w:cs="Times New Roman"/>
        </w:rPr>
        <w:lastRenderedPageBreak/>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clines in cyanogenesis</w:t>
      </w:r>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We focus our results on cases where the initial frequency of dominant alleles was 0.5, which resulted in the strongest clines, and consider the effects of initial allele frequency in the electronic supplementary material (text S1</w:t>
      </w:r>
      <w:r w:rsidR="00CE561F">
        <w:rPr>
          <w:rFonts w:ascii="Times New Roman" w:hAnsi="Times New Roman" w:cs="Times New Roman"/>
        </w:rPr>
        <w:t>, figure S1</w:t>
      </w:r>
      <w:r w:rsidR="000F0387">
        <w:rPr>
          <w:rFonts w:ascii="Times New Roman" w:hAnsi="Times New Roman" w:cs="Times New Roman"/>
        </w:rPr>
        <w:t>).</w:t>
      </w:r>
      <w:r w:rsidR="00FC1F6A">
        <w:rPr>
          <w:rFonts w:ascii="Times New Roman" w:hAnsi="Times New Roman" w:cs="Times New Roman"/>
        </w:rPr>
        <w:t xml:space="preserve">We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3F30C3D4" w14:textId="77777777" w:rsidR="002C413A" w:rsidRDefault="002C413A" w:rsidP="003970AC">
      <w:pPr>
        <w:spacing w:line="480" w:lineRule="auto"/>
        <w:rPr>
          <w:rFonts w:ascii="Times New Roman" w:hAnsi="Times New Roman" w:cs="Times New Roman"/>
        </w:rPr>
      </w:pPr>
    </w:p>
    <w:p w14:paraId="7A9024CE" w14:textId="5F14AA18"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figure 2</w:t>
      </w:r>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1673AB98"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E651B1">
        <w:rPr>
          <w:rFonts w:ascii="Times New Roman" w:hAnsi="Times New Roman" w:cs="Times New Roman"/>
        </w:rPr>
        <w:t>In 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w:t>
      </w:r>
      <w:r w:rsidR="002E5AF7" w:rsidRPr="00353D38">
        <w:rPr>
          <w:rFonts w:ascii="Times New Roman" w:hAnsi="Times New Roman" w:cs="Times New Roman"/>
        </w:rPr>
        <w:lastRenderedPageBreak/>
        <w:t xml:space="preserve">decreases in the strength of clines in </w:t>
      </w:r>
      <w:r w:rsidR="002E5AF7">
        <w:rPr>
          <w:rFonts w:ascii="Times New Roman" w:hAnsi="Times New Roman" w:cs="Times New Roman"/>
        </w:rPr>
        <w:t>drift in the scenario described here. Specific details on how we modelled gene flow are described in the “</w:t>
      </w:r>
      <w:r w:rsidR="002E5AF7" w:rsidRPr="002E5AF7">
        <w:rPr>
          <w:rFonts w:ascii="Times New Roman" w:hAnsi="Times New Roman" w:cs="Times New Roman"/>
          <w:i/>
        </w:rPr>
        <w:t>Gene flow</w:t>
      </w:r>
      <w:r w:rsidR="002E5AF7">
        <w:rPr>
          <w:rFonts w:ascii="Times New Roman" w:hAnsi="Times New Roman" w:cs="Times New Roman"/>
        </w:rPr>
        <w:t xml:space="preserve">” section below. </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14F2A47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respectively</w:t>
      </w:r>
      <w:r w:rsidR="002E5AF7">
        <w:rPr>
          <w:rFonts w:ascii="Times New Roman" w:hAnsi="Times New Roman" w:cs="Times New Roman"/>
        </w:rPr>
        <w:t>.</w:t>
      </w:r>
    </w:p>
    <w:p w14:paraId="63FEEA20" w14:textId="4C3C2122"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Simulations were run for 500 </w:t>
      </w:r>
      <w:r w:rsidR="009130DF">
        <w:rPr>
          <w:rFonts w:ascii="Times New Roman" w:hAnsi="Times New Roman" w:cs="Times New Roman"/>
        </w:rPr>
        <w:t xml:space="preserve">non-overlapping </w:t>
      </w:r>
      <w:r w:rsidRPr="00353D38">
        <w:rPr>
          <w:rFonts w:ascii="Times New Roman" w:hAnsi="Times New Roman" w:cs="Times New Roman"/>
        </w:rPr>
        <w:t xml:space="preserve">generations </w:t>
      </w:r>
      <w:r w:rsidR="001D7CF4">
        <w:rPr>
          <w:rFonts w:ascii="Times New Roman" w:hAnsi="Times New Roman" w:cs="Times New Roman"/>
        </w:rPr>
        <w:t>beyond</w:t>
      </w:r>
      <w:r w:rsidR="001D7CF4" w:rsidRPr="00353D38">
        <w:rPr>
          <w:rFonts w:ascii="Times New Roman" w:hAnsi="Times New Roman" w:cs="Times New Roman"/>
        </w:rPr>
        <w:t xml:space="preserve"> </w:t>
      </w:r>
      <w:r w:rsidRPr="00353D38">
        <w:rPr>
          <w:rFonts w:ascii="Times New Roman" w:hAnsi="Times New Roman" w:cs="Times New Roman"/>
        </w:rPr>
        <w:t>when all patches on the landscape contained populations.</w:t>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of spatial clines in HCN?</w:t>
      </w:r>
    </w:p>
    <w:p w14:paraId="1C233390" w14:textId="0752844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8EC0050"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w:t>
      </w:r>
      <w:r w:rsidRPr="00353D38">
        <w:rPr>
          <w:rFonts w:ascii="Times New Roman" w:hAnsi="Times New Roman" w:cs="Times New Roman"/>
        </w:rPr>
        <w:lastRenderedPageBreak/>
        <w:t xml:space="preserve">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commentRangeStart w:id="12"/>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12"/>
      <w:r w:rsidR="00CB2BAD">
        <w:rPr>
          <w:rStyle w:val="CommentReference"/>
        </w:rPr>
        <w:commentReference w:id="12"/>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 xml:space="preserve">(see </w:t>
      </w:r>
      <w:r w:rsidR="00CE561F">
        <w:rPr>
          <w:rFonts w:ascii="Times New Roman" w:hAnsi="Times New Roman" w:cs="Times New Roman"/>
        </w:rPr>
        <w:t xml:space="preserve">online </w:t>
      </w:r>
      <w:r w:rsidRPr="00353D38">
        <w:rPr>
          <w:rFonts w:ascii="Times New Roman" w:hAnsi="Times New Roman" w:cs="Times New Roman"/>
        </w:rPr>
        <w:t>supplementary materials</w:t>
      </w:r>
      <w:r w:rsidR="00A71B8F">
        <w:rPr>
          <w:rFonts w:ascii="Times New Roman" w:hAnsi="Times New Roman" w:cs="Times New Roman"/>
        </w:rPr>
        <w:t xml:space="preserve"> text S</w:t>
      </w:r>
      <w:r w:rsidR="00303AF0">
        <w:rPr>
          <w:rFonts w:ascii="Times New Roman" w:hAnsi="Times New Roman" w:cs="Times New Roman"/>
        </w:rPr>
        <w:t>2</w:t>
      </w:r>
      <w:r w:rsidR="00CE561F">
        <w:rPr>
          <w:rFonts w:ascii="Times New Roman" w:hAnsi="Times New Roman" w:cs="Times New Roman"/>
        </w:rPr>
        <w:t>, figure S2</w:t>
      </w:r>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2CDD4ACF"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 xml:space="preserve">HCN+ genotypes in rural populations and HCN– genotypes in urban </w:t>
      </w:r>
      <w:r>
        <w:rPr>
          <w:rFonts w:ascii="Times New Roman" w:hAnsi="Times New Roman" w:cs="Times New Roman"/>
        </w:rPr>
        <w:lastRenderedPageBreak/>
        <w:t>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 xml:space="preserve">focus on </w:t>
      </w:r>
      <w:r w:rsidR="002C413A">
        <w:rPr>
          <w:rFonts w:ascii="Times New Roman" w:hAnsi="Times New Roman" w:cs="Times New Roman"/>
        </w:rPr>
        <w:t>our results on</w:t>
      </w:r>
      <w:r w:rsidR="00EC4594">
        <w:rPr>
          <w:rFonts w:ascii="Times New Roman" w:hAnsi="Times New Roman" w:cs="Times New Roman"/>
        </w:rPr>
        <w:t xml:space="preserve">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text S</w:t>
      </w:r>
      <w:r w:rsidR="00303AF0">
        <w:rPr>
          <w:rFonts w:ascii="Times New Roman" w:hAnsi="Times New Roman" w:cs="Times New Roman"/>
        </w:rPr>
        <w:t>3</w:t>
      </w:r>
      <w:r w:rsidR="00CE561F">
        <w:rPr>
          <w:rFonts w:ascii="Times New Roman" w:hAnsi="Times New Roman" w:cs="Times New Roman"/>
        </w:rPr>
        <w:t>, figure S3</w:t>
      </w:r>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27B85FF8" w:rsidR="00695730" w:rsidRPr="00353D38" w:rsidRDefault="002C413A" w:rsidP="00353D38">
      <w:pPr>
        <w:spacing w:line="480" w:lineRule="auto"/>
        <w:rPr>
          <w:rFonts w:ascii="Times New Roman" w:hAnsi="Times New Roman" w:cs="Times New Roman"/>
        </w:rPr>
      </w:pPr>
      <w:r>
        <w:rPr>
          <w:rFonts w:ascii="Times New Roman" w:hAnsi="Times New Roman" w:cs="Times New Roman"/>
        </w:rPr>
        <w:t>M</w:t>
      </w:r>
      <w:r w:rsidR="00DF2266" w:rsidRPr="00353D38">
        <w:rPr>
          <w:rFonts w:ascii="Times New Roman" w:hAnsi="Times New Roman" w:cs="Times New Roman"/>
        </w:rPr>
        <w:t>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w:t>
      </w:r>
      <w:r>
        <w:rPr>
          <w:rFonts w:ascii="Times New Roman" w:hAnsi="Times New Roman" w:cs="Times New Roman"/>
        </w:rPr>
        <w:t>landscape</w:t>
      </w:r>
      <w:r w:rsidR="00695730" w:rsidRPr="00353D38">
        <w:rPr>
          <w:rFonts w:ascii="Times New Roman" w:hAnsi="Times New Roman" w:cs="Times New Roman"/>
        </w:rPr>
        <w:t xml:space="preserve">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sidR="00E651B1">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00695730" w:rsidRPr="002C413A">
        <w:rPr>
          <w:rFonts w:ascii="Times New Roman" w:hAnsi="Times New Roman" w:cs="Times New Roman"/>
        </w:rPr>
        <w:t>Specifically</w:t>
      </w:r>
      <w:r w:rsidR="00695730" w:rsidRPr="00353D38">
        <w:rPr>
          <w:rFonts w:ascii="Times New Roman" w:hAnsi="Times New Roman" w:cs="Times New Roman"/>
        </w:rPr>
        <w:t>,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B11715"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B11715"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B11715"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570CA767"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S4</w:t>
      </w:r>
      <w:r w:rsidR="00CE561F">
        <w:rPr>
          <w:rFonts w:ascii="Times New Roman" w:hAnsi="Times New Roman" w:cs="Times New Roman"/>
        </w:rPr>
        <w:t>, figure S4</w:t>
      </w:r>
      <w:r w:rsidR="00303AF0">
        <w:rPr>
          <w:rFonts w:ascii="Times New Roman" w:hAnsi="Times New Roman" w:cs="Times New Roman"/>
        </w:rPr>
        <w:t>)</w:t>
      </w:r>
      <w:r w:rsidRPr="00353D38">
        <w:rPr>
          <w:rFonts w:ascii="Times New Roman" w:hAnsi="Times New Roman" w:cs="Times New Roman"/>
        </w:rPr>
        <w:t xml:space="preserve">.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To anserwer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lastRenderedPageBreak/>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50FA032D"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Pr="002E5AF7">
        <w:rPr>
          <w:rFonts w:ascii="Times New Roman" w:hAnsi="Times New Roman" w:cs="Times New Roman"/>
        </w:rPr>
        <w:t>preferentially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02127D85"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0BA6F15C"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lastRenderedPageBreak/>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w:t>
      </w:r>
      <w:r w:rsidR="00B2004D">
        <w:rPr>
          <w:rFonts w:ascii="Times New Roman" w:hAnsi="Times New Roman" w:cs="Times New Roman"/>
        </w:rPr>
        <w:t xml:space="preserve">β ≈ </w:t>
      </w:r>
      <w:r>
        <w:rPr>
          <w:rFonts w:ascii="Times New Roman" w:hAnsi="Times New Roman" w:cs="Times New Roman"/>
        </w:rPr>
        <w:t xml:space="preserve">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w:t>
      </w:r>
      <w:r w:rsidR="00B2004D">
        <w:rPr>
          <w:rFonts w:ascii="Times New Roman" w:hAnsi="Times New Roman" w:cs="Times New Roman"/>
        </w:rPr>
        <w:t xml:space="preserve">β ≈ </w:t>
      </w:r>
      <w:r>
        <w:rPr>
          <w:rFonts w:ascii="Times New Roman" w:hAnsi="Times New Roman" w:cs="Times New Roman"/>
        </w:rPr>
        <w:t xml:space="preserve">0.0016 when drift was strong (0.01 ≤ founder proportion ≤ 0.035) to </w:t>
      </w:r>
      <w:r w:rsidR="00B2004D">
        <w:rPr>
          <w:rFonts w:ascii="Times New Roman" w:hAnsi="Times New Roman" w:cs="Times New Roman"/>
        </w:rPr>
        <w:t xml:space="preserve">β ≈ </w:t>
      </w:r>
      <w:r>
        <w:rPr>
          <w:rFonts w:ascii="Times New Roman" w:hAnsi="Times New Roman" w:cs="Times New Roman"/>
        </w:rPr>
        <w:t xml:space="preserve">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drift was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In 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575B0BD4"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linear</w:t>
      </w:r>
      <w:r w:rsidR="00277F5A">
        <w:rPr>
          <w:rFonts w:ascii="Times New Roman" w:hAnsi="Times New Roman" w:cs="Times New Roman"/>
        </w:rPr>
        <w:t xml:space="preserve"> </w:t>
      </w:r>
      <w:r w:rsidR="00277F5A" w:rsidRPr="00CB0ADF">
        <w:rPr>
          <w:rFonts w:ascii="Times New Roman" w:hAnsi="Times New Roman" w:cs="Times New Roman"/>
        </w:rPr>
        <w:t>(</w:t>
      </w:r>
      <w:r w:rsidR="00277F5A">
        <w:rPr>
          <w:rFonts w:ascii="Times New Roman" w:hAnsi="Times New Roman" w:cs="Times New Roman"/>
        </w:rPr>
        <w:t>figure 6</w:t>
      </w:r>
      <w:r w:rsidR="00277F5A" w:rsidRPr="00EE0034">
        <w:rPr>
          <w:rFonts w:ascii="Times New Roman" w:hAnsi="Times New Roman" w:cs="Times New Roman"/>
          <w:i/>
        </w:rPr>
        <w:t>a</w:t>
      </w:r>
      <w:r w:rsidR="00277F5A"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figure 6</w:t>
      </w:r>
      <w:r w:rsidR="00EE0034" w:rsidRPr="00EE0034">
        <w:rPr>
          <w:rFonts w:ascii="Times New Roman" w:hAnsi="Times New Roman" w:cs="Times New Roman"/>
          <w:i/>
        </w:rPr>
        <w:t>b</w:t>
      </w:r>
      <w:r w:rsidR="003534C8">
        <w:rPr>
          <w:rFonts w:ascii="Times New Roman" w:hAnsi="Times New Roman" w:cs="Times New Roman"/>
        </w:rPr>
        <w:t>). By</w:t>
      </w:r>
      <w:r w:rsidRPr="00CB0ADF">
        <w:rPr>
          <w:rFonts w:ascii="Times New Roman" w:hAnsi="Times New Roman" w:cs="Times New Roman"/>
        </w:rPr>
        <w:t xml:space="preserve"> contrast, when founder effects are absent (e.g. proportion of founding alleles = 1.0), HCN is 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0D7C7909"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E8623C5"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 xml:space="preserve">0) to </w:t>
      </w:r>
      <w:r w:rsidR="00A218A0">
        <w:rPr>
          <w:rFonts w:ascii="Times New Roman" w:hAnsi="Times New Roman" w:cs="Times New Roman"/>
        </w:rPr>
        <w:t xml:space="preserve">β ≈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84F3E0D"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 xml:space="preserve">Tha is, </w:t>
      </w:r>
      <w:r>
        <w:rPr>
          <w:rFonts w:ascii="Times New Roman" w:hAnsi="Times New Roman" w:cs="Times New Roman"/>
        </w:rPr>
        <w:t xml:space="preserve">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9C619D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Below, we begin by discussing the relevance of our results for the evolution of cyanogenesis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41811A18"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w:t>
      </w:r>
      <w:r w:rsidRPr="007E56B0">
        <w:rPr>
          <w:rFonts w:ascii="Times New Roman" w:hAnsi="Times New Roman" w:cs="Times New Roman"/>
        </w:rPr>
        <w:lastRenderedPageBreak/>
        <w:t xml:space="preserve">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35958866"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w:t>
      </w:r>
      <w:r w:rsidRPr="007E56B0">
        <w:rPr>
          <w:rFonts w:ascii="Times New Roman" w:hAnsi="Times New Roman" w:cs="Times New Roman"/>
        </w:rPr>
        <w:lastRenderedPageBreak/>
        <w:t>estimates of expected proportions. Unfortunately, we lack these data for white clover populations making it difficult to compare the clines observed across cities to the proportions estimated in these simulations.</w:t>
      </w:r>
    </w:p>
    <w:p w14:paraId="631385FF" w14:textId="27CC65AC"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commentRangeStart w:id="13"/>
      <w:r w:rsidR="00A218A0">
        <w:rPr>
          <w:rFonts w:ascii="Times New Roman" w:hAnsi="Times New Roman" w:cs="Times New Roman"/>
        </w:rPr>
        <w:t xml:space="preserve">A possible explanation for this is that </w:t>
      </w:r>
      <w:r w:rsidRPr="007E56B0">
        <w:rPr>
          <w:rFonts w:ascii="Times New Roman" w:hAnsi="Times New Roman" w:cs="Times New Roman"/>
        </w:rPr>
        <w:t>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w:t>
      </w:r>
      <w:commentRangeEnd w:id="13"/>
      <w:r w:rsidR="00A218A0">
        <w:rPr>
          <w:rStyle w:val="CommentReference"/>
        </w:rPr>
        <w:commentReference w:id="13"/>
      </w:r>
      <w:r w:rsidRPr="007E56B0">
        <w:rPr>
          <w:rFonts w:ascii="Times New Roman" w:hAnsi="Times New Roman" w:cs="Times New Roman"/>
        </w:rPr>
        <w:t xml:space="preserve">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 xml:space="preserve">between 0 (urban) and 1 (rural) for all regressions (see </w:t>
      </w:r>
      <w:r w:rsidR="00CE561F">
        <w:rPr>
          <w:rFonts w:ascii="Times New Roman" w:hAnsi="Times New Roman" w:cs="Times New Roman"/>
        </w:rPr>
        <w:t xml:space="preserve">online </w:t>
      </w:r>
      <w:r w:rsidRPr="007E56B0">
        <w:rPr>
          <w:rFonts w:ascii="Times New Roman" w:hAnsi="Times New Roman" w:cs="Times New Roman"/>
        </w:rPr>
        <w:t>supplementary material</w:t>
      </w:r>
      <w:r w:rsidR="004E21CE">
        <w:rPr>
          <w:rFonts w:ascii="Times New Roman" w:hAnsi="Times New Roman" w:cs="Times New Roman"/>
        </w:rPr>
        <w:t xml:space="preserve"> text S</w:t>
      </w:r>
      <w:r w:rsidR="00303AF0">
        <w:rPr>
          <w:rFonts w:ascii="Times New Roman" w:hAnsi="Times New Roman" w:cs="Times New Roman"/>
        </w:rPr>
        <w:t>5</w:t>
      </w:r>
      <w:r w:rsidR="00CE561F">
        <w:rPr>
          <w:rFonts w:ascii="Times New Roman" w:hAnsi="Times New Roman" w:cs="Times New Roman"/>
        </w:rPr>
        <w:t>, figure S5</w:t>
      </w:r>
      <w:r w:rsidRPr="007E56B0">
        <w:rPr>
          <w:rFonts w:ascii="Times New Roman" w:hAnsi="Times New Roman" w:cs="Times New Roman"/>
        </w:rPr>
        <w:t xml:space="preserve">). </w:t>
      </w:r>
      <w:r>
        <w:rPr>
          <w:rFonts w:ascii="Times New Roman" w:hAnsi="Times New Roman" w:cs="Times New Roman"/>
        </w:rPr>
        <w:t>Even under a 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suggesting drift can generate clines as strong as those observed across cities. However,</w:t>
      </w:r>
      <w:r w:rsidR="00A218A0">
        <w:rPr>
          <w:rFonts w:ascii="Times New Roman" w:hAnsi="Times New Roman" w:cs="Times New Roman"/>
        </w:rPr>
        <w:t xml:space="preserve"> recent empirical work found no decrease</w:t>
      </w:r>
      <w:r w:rsidRPr="007E56B0">
        <w:rPr>
          <w:rFonts w:ascii="Times New Roman" w:hAnsi="Times New Roman" w:cs="Times New Roman"/>
        </w:rPr>
        <w:t xml:space="preserve"> in neutral genetic diversity in urban </w:t>
      </w:r>
      <w:r w:rsidR="00A218A0">
        <w:rPr>
          <w:rFonts w:ascii="Times New Roman" w:hAnsi="Times New Roman" w:cs="Times New Roman"/>
        </w:rPr>
        <w:t>populations suggesting</w:t>
      </w:r>
      <w:r w:rsidRPr="007E56B0">
        <w:rPr>
          <w:rFonts w:ascii="Times New Roman" w:hAnsi="Times New Roman" w:cs="Times New Roman"/>
        </w:rPr>
        <w:t xml:space="preserve"> that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w:t>
      </w:r>
      <w:commentRangeStart w:id="14"/>
      <w:r w:rsidRPr="007E56B0">
        <w:rPr>
          <w:rFonts w:ascii="Times New Roman" w:hAnsi="Times New Roman" w:cs="Times New Roman"/>
        </w:rPr>
        <w:t xml:space="preserve">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w:t>
      </w:r>
      <w:commentRangeEnd w:id="14"/>
      <w:r w:rsidR="0031511F">
        <w:rPr>
          <w:rStyle w:val="CommentReference"/>
        </w:rPr>
        <w:commentReference w:id="14"/>
      </w:r>
      <w:r w:rsidRPr="007E56B0">
        <w:rPr>
          <w:rFonts w:ascii="Times New Roman" w:hAnsi="Times New Roman" w:cs="Times New Roman"/>
        </w:rPr>
        <w:t xml:space="preserve"> in North American clover populations suggests that </w:t>
      </w:r>
      <w:r w:rsidRPr="007E56B0">
        <w:rPr>
          <w:rFonts w:ascii="Times New Roman" w:hAnsi="Times New Roman" w:cs="Times New Roman"/>
        </w:rPr>
        <w:lastRenderedPageBreak/>
        <w:t xml:space="preserve">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537C35E3"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00DC6D5C">
        <w:rPr>
          <w:rFonts w:ascii="Times New Roman" w:hAnsi="Times New Roman" w:cs="Times New Roman"/>
        </w:rPr>
        <w:t xml:space="preserve">(e.g.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r w:rsidR="00DC6D5C">
        <w:rPr>
          <w:rFonts w:ascii="Times New Roman" w:hAnsi="Times New Roman" w:cs="Times New Roman"/>
        </w:rPr>
        <w:t>)</w:t>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0A9EF583"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xml:space="preserve">, and </w:t>
      </w:r>
      <w:r w:rsidR="001A52DA">
        <w:rPr>
          <w:rFonts w:ascii="Times New Roman" w:hAnsi="Times New Roman" w:cs="Times New Roman"/>
        </w:rPr>
        <w:lastRenderedPageBreak/>
        <w:t>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xml:space="preserve">. </w:t>
      </w:r>
      <w:commentRangeStart w:id="15"/>
      <w:r>
        <w:rPr>
          <w:rFonts w:ascii="Times New Roman" w:hAnsi="Times New Roman" w:cs="Times New Roman"/>
        </w:rPr>
        <w:t>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commentRangeEnd w:id="15"/>
      <w:r w:rsidR="00771CE7">
        <w:rPr>
          <w:rStyle w:val="CommentReference"/>
        </w:rPr>
        <w:commentReference w:id="15"/>
      </w:r>
    </w:p>
    <w:p w14:paraId="76ECC873" w14:textId="1F128196"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7C21D0">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7C21D0" w:rsidRPr="007C21D0">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7C21D0">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7C21D0" w:rsidRPr="007C21D0">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w:t>
      </w:r>
      <w:r>
        <w:rPr>
          <w:rFonts w:ascii="Times New Roman" w:hAnsi="Times New Roman" w:cs="Times New Roman"/>
        </w:rPr>
        <w:lastRenderedPageBreak/>
        <w:t xml:space="preserve">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63CBEC91"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 xml:space="preserve">contrast, clines in HCN were overwhelmingly positive,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59471559"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16"/>
      <w:r>
        <w:rPr>
          <w:rFonts w:ascii="Times New Roman" w:hAnsi="Times New Roman" w:cs="Times New Roman"/>
        </w:rPr>
        <w:t xml:space="preserve">While </w:t>
      </w:r>
      <w:commentRangeEnd w:id="16"/>
      <w:r w:rsidR="00C51007">
        <w:rPr>
          <w:rStyle w:val="CommentReference"/>
        </w:rPr>
        <w:commentReference w:id="16"/>
      </w:r>
      <w:r>
        <w:rPr>
          <w:rFonts w:ascii="Times New Roman" w:hAnsi="Times New Roman" w:cs="Times New Roman"/>
        </w:rPr>
        <w:t xml:space="preserve">genetic drift is sufficient to generate clines in non-additive traits, it is insufficient on its own to maintain them. </w:t>
      </w:r>
      <w:commentRangeStart w:id="17"/>
      <w:r>
        <w:rPr>
          <w:rFonts w:ascii="Times New Roman" w:hAnsi="Times New Roman" w:cs="Times New Roman"/>
        </w:rPr>
        <w:t>We have simulated cases where genetic drift leads to the formation of clines on contemporary time scales under non-equilibrium conditions as these are the conditions most likely to occur in urbanizing areas</w:t>
      </w:r>
      <w:commentRangeEnd w:id="17"/>
      <w:r w:rsidR="00F06F22">
        <w:rPr>
          <w:rStyle w:val="CommentReference"/>
        </w:rPr>
        <w:commentReference w:id="17"/>
      </w:r>
      <w:r>
        <w:rPr>
          <w:rFonts w:ascii="Times New Roman" w:hAnsi="Times New Roman" w:cs="Times New Roman"/>
        </w:rPr>
        <w:t xml:space="preserve">. </w:t>
      </w:r>
      <w:commentRangeStart w:id="18"/>
      <w:r w:rsidR="00346BF9">
        <w:rPr>
          <w:rFonts w:ascii="Times New Roman" w:hAnsi="Times New Roman" w:cs="Times New Roman"/>
        </w:rPr>
        <w:t>Eventually</w:t>
      </w:r>
      <w:commentRangeEnd w:id="18"/>
      <w:r w:rsidR="00615F0A">
        <w:rPr>
          <w:rStyle w:val="CommentReference"/>
        </w:rPr>
        <w:commentReference w:id="18"/>
      </w:r>
      <w:r w:rsidR="00346BF9">
        <w:rPr>
          <w:rFonts w:ascii="Times New Roman" w:hAnsi="Times New Roman" w:cs="Times New Roman"/>
        </w:rPr>
        <w:t>,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w:t>
      </w:r>
      <w:r>
        <w:rPr>
          <w:rFonts w:ascii="Times New Roman" w:hAnsi="Times New Roman" w:cs="Times New Roman"/>
        </w:rPr>
        <w:lastRenderedPageBreak/>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 and allow for more long-term maintenance of clines. Selection, on the other hand, can maintain clines indefinitely</w:t>
      </w:r>
      <w:r w:rsidR="0031511F">
        <w:rPr>
          <w:rFonts w:ascii="Times New Roman" w:hAnsi="Times New Roman" w:cs="Times New Roman"/>
        </w:rPr>
        <w:t xml:space="preserve"> </w:t>
      </w:r>
      <w:r w:rsidR="0031511F">
        <w:rPr>
          <w:rFonts w:ascii="Times New Roman" w:hAnsi="Times New Roman" w:cs="Times New Roman"/>
        </w:rPr>
        <w:t>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19"/>
      <w:r>
        <w:rPr>
          <w:rFonts w:ascii="Times New Roman" w:hAnsi="Times New Roman" w:cs="Times New Roman"/>
        </w:rPr>
        <w:t>The presence of gradients in the strength of drift has important consequences for the ability of selection to generate clines in non-additive traits</w:t>
      </w:r>
      <w:commentRangeEnd w:id="19"/>
      <w:r w:rsidR="00C51007">
        <w:rPr>
          <w:rStyle w:val="CommentReference"/>
        </w:rPr>
        <w:commentReference w:id="19"/>
      </w:r>
      <w:r>
        <w:rPr>
          <w:rFonts w:ascii="Times New Roman" w:hAnsi="Times New Roman" w:cs="Times New Roman"/>
        </w:rPr>
        <w:t xml:space="preserve">.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traits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w:t>
      </w:r>
      <w:commentRangeStart w:id="20"/>
      <w:r>
        <w:rPr>
          <w:rFonts w:ascii="Times New Roman" w:hAnsi="Times New Roman" w:cs="Times New Roman"/>
        </w:rPr>
        <w:t>The maintenance of clines in non-additive traits under drift-selection equilibrium represents an interesting avenue for future research</w:t>
      </w:r>
      <w:commentRangeEnd w:id="20"/>
      <w:r w:rsidR="00615F0A">
        <w:rPr>
          <w:rStyle w:val="CommentReference"/>
        </w:rPr>
        <w:commentReference w:id="20"/>
      </w:r>
      <w:r>
        <w:rPr>
          <w:rFonts w:ascii="Times New Roman" w:hAnsi="Times New Roman" w:cs="Times New Roman"/>
        </w:rPr>
        <w:t xml:space="preserve">. </w:t>
      </w:r>
    </w:p>
    <w:p w14:paraId="6F2B1750" w14:textId="6214BA3F"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w:t>
      </w:r>
      <w:del w:id="21" w:author="James Santangelo" w:date="2018-01-24T11:49:00Z">
        <w:r w:rsidDel="00F06F22">
          <w:rPr>
            <w:rFonts w:ascii="Times New Roman" w:hAnsi="Times New Roman" w:cs="Times New Roman"/>
          </w:rPr>
          <w:delText xml:space="preserve">to be </w:delText>
        </w:r>
      </w:del>
      <w:r>
        <w:rPr>
          <w:rFonts w:ascii="Times New Roman" w:hAnsi="Times New Roman" w:cs="Times New Roman"/>
        </w:rPr>
        <w:t xml:space="preserve">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w:t>
      </w:r>
      <w:r>
        <w:rPr>
          <w:rFonts w:ascii="Times New Roman" w:hAnsi="Times New Roman" w:cs="Times New Roman"/>
        </w:rPr>
        <w:lastRenderedPageBreak/>
        <w:t xml:space="preserve">deterministic phenotypic clines in HCN. This, together with predictable changes in other </w:t>
      </w:r>
      <w:r w:rsidRPr="0031511F">
        <w:rPr>
          <w:rFonts w:ascii="Times New Roman" w:hAnsi="Times New Roman" w:cs="Times New Roman"/>
        </w:rPr>
        <w:t xml:space="preserve">epistatically-determined phenotypes due to stochastic processes </w:t>
      </w:r>
      <w:r w:rsidRPr="0031511F">
        <w:rPr>
          <w:rFonts w:ascii="Times New Roman" w:hAnsi="Times New Roman" w:cs="Times New Roman"/>
        </w:rPr>
        <w:fldChar w:fldCharType="begin" w:fldLock="1"/>
      </w:r>
      <w:r w:rsidR="00DC6D5C" w:rsidRPr="0031511F">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sidRPr="0031511F">
        <w:rPr>
          <w:rFonts w:ascii="Times New Roman" w:hAnsi="Times New Roman" w:cs="Times New Roman"/>
        </w:rPr>
        <w:fldChar w:fldCharType="separate"/>
      </w:r>
      <w:r w:rsidRPr="0031511F">
        <w:rPr>
          <w:rFonts w:ascii="Times New Roman" w:hAnsi="Times New Roman" w:cs="Times New Roman"/>
          <w:noProof/>
        </w:rPr>
        <w:t xml:space="preserve">(e.g. </w:t>
      </w:r>
      <w:r w:rsidRPr="0031511F">
        <w:rPr>
          <w:rFonts w:ascii="Times New Roman" w:hAnsi="Times New Roman" w:cs="Times New Roman"/>
          <w:i/>
          <w:noProof/>
        </w:rPr>
        <w:t>Eichhornia paniculata</w:t>
      </w:r>
      <w:r w:rsidRPr="0031511F">
        <w:rPr>
          <w:rFonts w:ascii="Times New Roman" w:hAnsi="Times New Roman" w:cs="Times New Roman"/>
          <w:noProof/>
        </w:rPr>
        <w:t>, Barrett et al. 2009)</w:t>
      </w:r>
      <w:r w:rsidRPr="0031511F">
        <w:rPr>
          <w:rFonts w:ascii="Times New Roman" w:hAnsi="Times New Roman" w:cs="Times New Roman"/>
        </w:rPr>
        <w:fldChar w:fldCharType="end"/>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w:t>
      </w:r>
      <w:r w:rsidR="0031511F" w:rsidRPr="0031511F">
        <w:rPr>
          <w:rFonts w:ascii="Times New Roman" w:hAnsi="Times New Roman" w:cs="Times New Roman"/>
        </w:rPr>
        <w: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53CCC10"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cyanogenesis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r w:rsidR="00DC6D5C">
        <w:rPr>
          <w:rFonts w:ascii="Times New Roman" w:hAnsi="Times New Roman" w:cs="Times New Roman"/>
        </w:rPr>
        <w:t xml:space="preserve">(e.g.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r w:rsidR="00DC6D5C">
        <w:rPr>
          <w:rFonts w:ascii="Times New Roman" w:hAnsi="Times New Roman" w:cs="Times New Roman"/>
        </w:rPr>
        <w:t>)</w:t>
      </w:r>
      <w:r>
        <w:rPr>
          <w:rFonts w:ascii="Times New Roman" w:hAnsi="Times New Roman" w:cs="Times New Roman"/>
        </w:rPr>
        <w:t xml:space="preserve">. Second, showing that more </w:t>
      </w:r>
      <w:r>
        <w:rPr>
          <w:rFonts w:ascii="Times New Roman" w:hAnsi="Times New Roman" w:cs="Times New Roman"/>
        </w:rPr>
        <w:lastRenderedPageBreak/>
        <w:t>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lastRenderedPageBreak/>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w:t>
      </w:r>
      <w:r w:rsidR="00B80D94">
        <w:rPr>
          <w:rFonts w:ascii="Times New Roman" w:hAnsi="Times New Roman" w:cs="Times New Roman"/>
        </w:rPr>
        <w:t>V. Nhan</w:t>
      </w:r>
      <w:r w:rsidR="00B80D94">
        <w:rPr>
          <w:rFonts w:ascii="Times New Roman" w:hAnsi="Times New Roman" w:cs="Times New Roman"/>
        </w:rPr>
        <w:t xml:space="preserve">, </w:t>
      </w:r>
      <w:r w:rsidR="0031511F">
        <w:rPr>
          <w:rFonts w:ascii="Times New Roman" w:hAnsi="Times New Roman" w:cs="Times New Roman"/>
        </w:rPr>
        <w:t>R. R</w:t>
      </w:r>
      <w:r w:rsidR="00B80D94">
        <w:rPr>
          <w:rFonts w:ascii="Times New Roman" w:hAnsi="Times New Roman" w:cs="Times New Roman"/>
        </w:rPr>
        <w:t>ivkin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5CACFEF5" w14:textId="546780DD" w:rsidR="007C21D0" w:rsidRPr="007C21D0" w:rsidRDefault="000A63E6" w:rsidP="007C21D0">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7C21D0" w:rsidRPr="007C21D0">
        <w:rPr>
          <w:rFonts w:ascii="Times New Roman" w:hAnsi="Times New Roman" w:cs="Times New Roman"/>
          <w:noProof/>
        </w:rPr>
        <w:t>1.</w:t>
      </w:r>
      <w:r w:rsidR="007C21D0" w:rsidRPr="007C21D0">
        <w:rPr>
          <w:rFonts w:ascii="Times New Roman" w:hAnsi="Times New Roman" w:cs="Times New Roman"/>
          <w:noProof/>
        </w:rPr>
        <w:tab/>
        <w:t xml:space="preserve">Huxley JS. 1939 Clines: an auxiliary method in taxonomy. </w:t>
      </w:r>
      <w:r w:rsidR="007C21D0" w:rsidRPr="007C21D0">
        <w:rPr>
          <w:rFonts w:ascii="Times New Roman" w:hAnsi="Times New Roman" w:cs="Times New Roman"/>
          <w:i/>
          <w:iCs/>
          <w:noProof/>
        </w:rPr>
        <w:t>Bijdr. tot Dierkd.</w:t>
      </w:r>
      <w:r w:rsidR="007C21D0" w:rsidRPr="007C21D0">
        <w:rPr>
          <w:rFonts w:ascii="Times New Roman" w:hAnsi="Times New Roman" w:cs="Times New Roman"/>
          <w:noProof/>
        </w:rPr>
        <w:t xml:space="preserve"> </w:t>
      </w:r>
      <w:r w:rsidR="007C21D0" w:rsidRPr="007C21D0">
        <w:rPr>
          <w:rFonts w:ascii="Times New Roman" w:hAnsi="Times New Roman" w:cs="Times New Roman"/>
          <w:b/>
          <w:bCs/>
          <w:noProof/>
        </w:rPr>
        <w:t>27</w:t>
      </w:r>
      <w:r w:rsidR="007C21D0" w:rsidRPr="007C21D0">
        <w:rPr>
          <w:rFonts w:ascii="Times New Roman" w:hAnsi="Times New Roman" w:cs="Times New Roman"/>
          <w:noProof/>
        </w:rPr>
        <w:t xml:space="preserve">, 491–520. </w:t>
      </w:r>
    </w:p>
    <w:p w14:paraId="73BDD68A"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w:t>
      </w:r>
      <w:r w:rsidRPr="007C21D0">
        <w:rPr>
          <w:rFonts w:ascii="Times New Roman" w:hAnsi="Times New Roman" w:cs="Times New Roman"/>
          <w:noProof/>
        </w:rPr>
        <w:tab/>
        <w:t xml:space="preserve">Huxley J. 1938 Clines: an auxiliary taxonomic principle. </w:t>
      </w:r>
      <w:r w:rsidRPr="007C21D0">
        <w:rPr>
          <w:rFonts w:ascii="Times New Roman" w:hAnsi="Times New Roman" w:cs="Times New Roman"/>
          <w:i/>
          <w:iCs/>
          <w:noProof/>
        </w:rPr>
        <w:t>Nature</w:t>
      </w:r>
      <w:r w:rsidRPr="007C21D0">
        <w:rPr>
          <w:rFonts w:ascii="Times New Roman" w:hAnsi="Times New Roman" w:cs="Times New Roman"/>
          <w:noProof/>
        </w:rPr>
        <w:t xml:space="preserve"> </w:t>
      </w:r>
      <w:r w:rsidRPr="007C21D0">
        <w:rPr>
          <w:rFonts w:ascii="Times New Roman" w:hAnsi="Times New Roman" w:cs="Times New Roman"/>
          <w:b/>
          <w:bCs/>
          <w:noProof/>
        </w:rPr>
        <w:t>142</w:t>
      </w:r>
      <w:r w:rsidRPr="007C21D0">
        <w:rPr>
          <w:rFonts w:ascii="Times New Roman" w:hAnsi="Times New Roman" w:cs="Times New Roman"/>
          <w:noProof/>
        </w:rPr>
        <w:t>, 219–220. (doi:10.1038/142219a0)</w:t>
      </w:r>
    </w:p>
    <w:p w14:paraId="54DC6EA8"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w:t>
      </w:r>
      <w:r w:rsidRPr="007C21D0">
        <w:rPr>
          <w:rFonts w:ascii="Times New Roman" w:hAnsi="Times New Roman" w:cs="Times New Roman"/>
          <w:noProof/>
        </w:rPr>
        <w:tab/>
        <w:t xml:space="preserve">Endler JA. 1977 </w:t>
      </w:r>
      <w:r w:rsidRPr="007C21D0">
        <w:rPr>
          <w:rFonts w:ascii="Times New Roman" w:hAnsi="Times New Roman" w:cs="Times New Roman"/>
          <w:i/>
          <w:iCs/>
          <w:noProof/>
        </w:rPr>
        <w:t>Geographic variation, speciation, and clines</w:t>
      </w:r>
      <w:r w:rsidRPr="007C21D0">
        <w:rPr>
          <w:rFonts w:ascii="Times New Roman" w:hAnsi="Times New Roman" w:cs="Times New Roman"/>
          <w:noProof/>
        </w:rPr>
        <w:t xml:space="preserve">. Princeton University Press. </w:t>
      </w:r>
    </w:p>
    <w:p w14:paraId="278E0D0E"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w:t>
      </w:r>
      <w:r w:rsidRPr="007C21D0">
        <w:rPr>
          <w:rFonts w:ascii="Times New Roman" w:hAnsi="Times New Roman" w:cs="Times New Roman"/>
          <w:noProof/>
        </w:rPr>
        <w:tab/>
        <w:t xml:space="preserve">Felsenstein J. 1975 Genetic drift in clines which are maintained by migration and natural selection. </w:t>
      </w:r>
      <w:r w:rsidRPr="007C21D0">
        <w:rPr>
          <w:rFonts w:ascii="Times New Roman" w:hAnsi="Times New Roman" w:cs="Times New Roman"/>
          <w:i/>
          <w:iCs/>
          <w:noProof/>
        </w:rPr>
        <w:t>Genetics</w:t>
      </w:r>
      <w:r w:rsidRPr="007C21D0">
        <w:rPr>
          <w:rFonts w:ascii="Times New Roman" w:hAnsi="Times New Roman" w:cs="Times New Roman"/>
          <w:noProof/>
        </w:rPr>
        <w:t xml:space="preserve"> </w:t>
      </w:r>
      <w:r w:rsidRPr="007C21D0">
        <w:rPr>
          <w:rFonts w:ascii="Times New Roman" w:hAnsi="Times New Roman" w:cs="Times New Roman"/>
          <w:b/>
          <w:bCs/>
          <w:noProof/>
        </w:rPr>
        <w:t>81</w:t>
      </w:r>
      <w:r w:rsidRPr="007C21D0">
        <w:rPr>
          <w:rFonts w:ascii="Times New Roman" w:hAnsi="Times New Roman" w:cs="Times New Roman"/>
          <w:noProof/>
        </w:rPr>
        <w:t xml:space="preserve">, 191–207. </w:t>
      </w:r>
    </w:p>
    <w:p w14:paraId="0F97ACC1"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lastRenderedPageBreak/>
        <w:t>5.</w:t>
      </w:r>
      <w:r w:rsidRPr="007C21D0">
        <w:rPr>
          <w:rFonts w:ascii="Times New Roman" w:hAnsi="Times New Roman" w:cs="Times New Roman"/>
          <w:noProof/>
        </w:rPr>
        <w:tab/>
        <w:t xml:space="preserve">Saccheri IJ, Rousset F, Watts PC, Brakefield PM, Cook LM. 2008 Selection and gene flow on a diminishing cline of melanic peppered moths. </w:t>
      </w:r>
      <w:r w:rsidRPr="007C21D0">
        <w:rPr>
          <w:rFonts w:ascii="Times New Roman" w:hAnsi="Times New Roman" w:cs="Times New Roman"/>
          <w:i/>
          <w:iCs/>
          <w:noProof/>
        </w:rPr>
        <w:t>Proc. Natl. Acad. Sci. U. S. A.</w:t>
      </w:r>
      <w:r w:rsidRPr="007C21D0">
        <w:rPr>
          <w:rFonts w:ascii="Times New Roman" w:hAnsi="Times New Roman" w:cs="Times New Roman"/>
          <w:noProof/>
        </w:rPr>
        <w:t xml:space="preserve"> </w:t>
      </w:r>
      <w:r w:rsidRPr="007C21D0">
        <w:rPr>
          <w:rFonts w:ascii="Times New Roman" w:hAnsi="Times New Roman" w:cs="Times New Roman"/>
          <w:b/>
          <w:bCs/>
          <w:noProof/>
        </w:rPr>
        <w:t>105</w:t>
      </w:r>
      <w:r w:rsidRPr="007C21D0">
        <w:rPr>
          <w:rFonts w:ascii="Times New Roman" w:hAnsi="Times New Roman" w:cs="Times New Roman"/>
          <w:noProof/>
        </w:rPr>
        <w:t>, 16212–16217. (doi:10.1073/pnas.0803785105)</w:t>
      </w:r>
    </w:p>
    <w:p w14:paraId="48CB1359"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6.</w:t>
      </w:r>
      <w:r w:rsidRPr="007C21D0">
        <w:rPr>
          <w:rFonts w:ascii="Times New Roman" w:hAnsi="Times New Roman" w:cs="Times New Roman"/>
          <w:noProof/>
        </w:rPr>
        <w:tab/>
        <w:t xml:space="preserve">Haldane JBS. 1948 The theory of a cline. </w:t>
      </w:r>
      <w:r w:rsidRPr="007C21D0">
        <w:rPr>
          <w:rFonts w:ascii="Times New Roman" w:hAnsi="Times New Roman" w:cs="Times New Roman"/>
          <w:i/>
          <w:iCs/>
          <w:noProof/>
        </w:rPr>
        <w:t>J. Genet.</w:t>
      </w:r>
      <w:r w:rsidRPr="007C21D0">
        <w:rPr>
          <w:rFonts w:ascii="Times New Roman" w:hAnsi="Times New Roman" w:cs="Times New Roman"/>
          <w:noProof/>
        </w:rPr>
        <w:t xml:space="preserve"> </w:t>
      </w:r>
      <w:r w:rsidRPr="007C21D0">
        <w:rPr>
          <w:rFonts w:ascii="Times New Roman" w:hAnsi="Times New Roman" w:cs="Times New Roman"/>
          <w:b/>
          <w:bCs/>
          <w:noProof/>
        </w:rPr>
        <w:t>48</w:t>
      </w:r>
      <w:r w:rsidRPr="007C21D0">
        <w:rPr>
          <w:rFonts w:ascii="Times New Roman" w:hAnsi="Times New Roman" w:cs="Times New Roman"/>
          <w:noProof/>
        </w:rPr>
        <w:t>, 277–284. (doi:10.1007/BF02986626)</w:t>
      </w:r>
    </w:p>
    <w:p w14:paraId="31B20FC1"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7.</w:t>
      </w:r>
      <w:r w:rsidRPr="007C21D0">
        <w:rPr>
          <w:rFonts w:ascii="Times New Roman" w:hAnsi="Times New Roman" w:cs="Times New Roman"/>
          <w:noProof/>
        </w:rPr>
        <w:tab/>
        <w:t xml:space="preserve">Takahashi Y. 2015 Mechanisms and tests for geographic clines in genetic polymorphisms. </w:t>
      </w:r>
      <w:r w:rsidRPr="007C21D0">
        <w:rPr>
          <w:rFonts w:ascii="Times New Roman" w:hAnsi="Times New Roman" w:cs="Times New Roman"/>
          <w:i/>
          <w:iCs/>
          <w:noProof/>
        </w:rPr>
        <w:t>Popul. Ecol.</w:t>
      </w:r>
      <w:r w:rsidRPr="007C21D0">
        <w:rPr>
          <w:rFonts w:ascii="Times New Roman" w:hAnsi="Times New Roman" w:cs="Times New Roman"/>
          <w:noProof/>
        </w:rPr>
        <w:t xml:space="preserve"> </w:t>
      </w:r>
      <w:r w:rsidRPr="007C21D0">
        <w:rPr>
          <w:rFonts w:ascii="Times New Roman" w:hAnsi="Times New Roman" w:cs="Times New Roman"/>
          <w:b/>
          <w:bCs/>
          <w:noProof/>
        </w:rPr>
        <w:t>57</w:t>
      </w:r>
      <w:r w:rsidRPr="007C21D0">
        <w:rPr>
          <w:rFonts w:ascii="Times New Roman" w:hAnsi="Times New Roman" w:cs="Times New Roman"/>
          <w:noProof/>
        </w:rPr>
        <w:t>, 355–362. (doi:10.1007/s10144-014-0474-x)</w:t>
      </w:r>
    </w:p>
    <w:p w14:paraId="1713317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8.</w:t>
      </w:r>
      <w:r w:rsidRPr="007C21D0">
        <w:rPr>
          <w:rFonts w:ascii="Times New Roman" w:hAnsi="Times New Roman" w:cs="Times New Roman"/>
          <w:noProof/>
        </w:rPr>
        <w:tab/>
        <w:t xml:space="preserve">Wright S. 1943 Isolation by Distance. </w:t>
      </w:r>
      <w:r w:rsidRPr="007C21D0">
        <w:rPr>
          <w:rFonts w:ascii="Times New Roman" w:hAnsi="Times New Roman" w:cs="Times New Roman"/>
          <w:i/>
          <w:iCs/>
          <w:noProof/>
        </w:rPr>
        <w:t>Genetics</w:t>
      </w:r>
      <w:r w:rsidRPr="007C21D0">
        <w:rPr>
          <w:rFonts w:ascii="Times New Roman" w:hAnsi="Times New Roman" w:cs="Times New Roman"/>
          <w:noProof/>
        </w:rPr>
        <w:t xml:space="preserve"> </w:t>
      </w:r>
      <w:r w:rsidRPr="007C21D0">
        <w:rPr>
          <w:rFonts w:ascii="Times New Roman" w:hAnsi="Times New Roman" w:cs="Times New Roman"/>
          <w:b/>
          <w:bCs/>
          <w:noProof/>
        </w:rPr>
        <w:t>28</w:t>
      </w:r>
      <w:r w:rsidRPr="007C21D0">
        <w:rPr>
          <w:rFonts w:ascii="Times New Roman" w:hAnsi="Times New Roman" w:cs="Times New Roman"/>
          <w:noProof/>
        </w:rPr>
        <w:t>, 114–138. (doi:Article)</w:t>
      </w:r>
    </w:p>
    <w:p w14:paraId="565D473E"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9.</w:t>
      </w:r>
      <w:r w:rsidRPr="007C21D0">
        <w:rPr>
          <w:rFonts w:ascii="Times New Roman" w:hAnsi="Times New Roman" w:cs="Times New Roman"/>
          <w:noProof/>
        </w:rPr>
        <w:tab/>
        <w:t xml:space="preserve">Vasemägi A. 2006 The adaptive hypothesis of clinal variation revisited:single-locus clines as a result of spatially restricted gene flow. </w:t>
      </w:r>
      <w:r w:rsidRPr="007C21D0">
        <w:rPr>
          <w:rFonts w:ascii="Times New Roman" w:hAnsi="Times New Roman" w:cs="Times New Roman"/>
          <w:i/>
          <w:iCs/>
          <w:noProof/>
        </w:rPr>
        <w:t>Genetics</w:t>
      </w:r>
      <w:r w:rsidRPr="007C21D0">
        <w:rPr>
          <w:rFonts w:ascii="Times New Roman" w:hAnsi="Times New Roman" w:cs="Times New Roman"/>
          <w:noProof/>
        </w:rPr>
        <w:t xml:space="preserve"> </w:t>
      </w:r>
      <w:r w:rsidRPr="007C21D0">
        <w:rPr>
          <w:rFonts w:ascii="Times New Roman" w:hAnsi="Times New Roman" w:cs="Times New Roman"/>
          <w:b/>
          <w:bCs/>
          <w:noProof/>
        </w:rPr>
        <w:t>173</w:t>
      </w:r>
      <w:r w:rsidRPr="007C21D0">
        <w:rPr>
          <w:rFonts w:ascii="Times New Roman" w:hAnsi="Times New Roman" w:cs="Times New Roman"/>
          <w:noProof/>
        </w:rPr>
        <w:t>, 2411–2414. (doi:10.1534/genetics.106.059881)</w:t>
      </w:r>
    </w:p>
    <w:p w14:paraId="53830B63"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10.</w:t>
      </w:r>
      <w:r w:rsidRPr="007C21D0">
        <w:rPr>
          <w:rFonts w:ascii="Times New Roman" w:hAnsi="Times New Roman" w:cs="Times New Roman"/>
          <w:noProof/>
        </w:rPr>
        <w:tab/>
        <w:t xml:space="preserve">Colautti RI, Lau JA. 2015 Contemporary evolution during invasion: Evidence for differentiation, natural selection, and local adaptation.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24</w:t>
      </w:r>
      <w:r w:rsidRPr="007C21D0">
        <w:rPr>
          <w:rFonts w:ascii="Times New Roman" w:hAnsi="Times New Roman" w:cs="Times New Roman"/>
          <w:noProof/>
        </w:rPr>
        <w:t>, 1999–2017. (doi:10.1111/mec.13162)</w:t>
      </w:r>
    </w:p>
    <w:p w14:paraId="6558A41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11.</w:t>
      </w:r>
      <w:r w:rsidRPr="007C21D0">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7C21D0">
        <w:rPr>
          <w:rFonts w:ascii="Times New Roman" w:hAnsi="Times New Roman" w:cs="Times New Roman"/>
          <w:i/>
          <w:iCs/>
          <w:noProof/>
        </w:rPr>
        <w:t>New Phytol.</w:t>
      </w:r>
      <w:r w:rsidRPr="007C21D0">
        <w:rPr>
          <w:rFonts w:ascii="Times New Roman" w:hAnsi="Times New Roman" w:cs="Times New Roman"/>
          <w:noProof/>
        </w:rPr>
        <w:t xml:space="preserve"> </w:t>
      </w:r>
      <w:r w:rsidRPr="007C21D0">
        <w:rPr>
          <w:rFonts w:ascii="Times New Roman" w:hAnsi="Times New Roman" w:cs="Times New Roman"/>
          <w:b/>
          <w:bCs/>
          <w:noProof/>
        </w:rPr>
        <w:t>183</w:t>
      </w:r>
      <w:r w:rsidRPr="007C21D0">
        <w:rPr>
          <w:rFonts w:ascii="Times New Roman" w:hAnsi="Times New Roman" w:cs="Times New Roman"/>
          <w:noProof/>
        </w:rPr>
        <w:t>, 678–690. (doi:10.1111/j.1469-8137.2009.02892.x)</w:t>
      </w:r>
    </w:p>
    <w:p w14:paraId="149BD901"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12.</w:t>
      </w:r>
      <w:r w:rsidRPr="007C21D0">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7C21D0">
        <w:rPr>
          <w:rFonts w:ascii="Times New Roman" w:hAnsi="Times New Roman" w:cs="Times New Roman"/>
          <w:i/>
          <w:iCs/>
          <w:noProof/>
        </w:rPr>
        <w:t>Arabidopsis thaliana</w:t>
      </w:r>
      <w:r w:rsidRPr="007C21D0">
        <w:rPr>
          <w:rFonts w:ascii="Times New Roman" w:hAnsi="Times New Roman" w:cs="Times New Roman"/>
          <w:noProof/>
        </w:rPr>
        <w:t xml:space="preserve">. </w:t>
      </w:r>
      <w:r w:rsidRPr="007C21D0">
        <w:rPr>
          <w:rFonts w:ascii="Times New Roman" w:hAnsi="Times New Roman" w:cs="Times New Roman"/>
          <w:i/>
          <w:iCs/>
          <w:noProof/>
        </w:rPr>
        <w:t>Ecol. Evol.</w:t>
      </w:r>
      <w:r w:rsidRPr="007C21D0">
        <w:rPr>
          <w:rFonts w:ascii="Times New Roman" w:hAnsi="Times New Roman" w:cs="Times New Roman"/>
          <w:noProof/>
        </w:rPr>
        <w:t xml:space="preserve"> </w:t>
      </w:r>
      <w:r w:rsidRPr="007C21D0">
        <w:rPr>
          <w:rFonts w:ascii="Times New Roman" w:hAnsi="Times New Roman" w:cs="Times New Roman"/>
          <w:b/>
          <w:bCs/>
          <w:noProof/>
        </w:rPr>
        <w:t>2</w:t>
      </w:r>
      <w:r w:rsidRPr="007C21D0">
        <w:rPr>
          <w:rFonts w:ascii="Times New Roman" w:hAnsi="Times New Roman" w:cs="Times New Roman"/>
          <w:noProof/>
        </w:rPr>
        <w:t>, 1162–1180. (doi:10.1002/ece3.262)</w:t>
      </w:r>
    </w:p>
    <w:p w14:paraId="39E0BC40"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13.</w:t>
      </w:r>
      <w:r w:rsidRPr="007C21D0">
        <w:rPr>
          <w:rFonts w:ascii="Times New Roman" w:hAnsi="Times New Roman" w:cs="Times New Roman"/>
          <w:noProof/>
        </w:rPr>
        <w:tab/>
        <w:t xml:space="preserve">Husband BC, Barrett SCH. 1992 Genetic drift and the maintenance of the style length polymorphism in tristylous populations of </w:t>
      </w:r>
      <w:r w:rsidRPr="007C21D0">
        <w:rPr>
          <w:rFonts w:ascii="Times New Roman" w:hAnsi="Times New Roman" w:cs="Times New Roman"/>
          <w:i/>
          <w:iCs/>
          <w:noProof/>
        </w:rPr>
        <w:t>Eichhornia paniculata</w:t>
      </w:r>
      <w:r w:rsidRPr="007C21D0">
        <w:rPr>
          <w:rFonts w:ascii="Times New Roman" w:hAnsi="Times New Roman" w:cs="Times New Roman"/>
          <w:noProof/>
        </w:rPr>
        <w:t xml:space="preserve"> (Pontederiaceae).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69</w:t>
      </w:r>
      <w:r w:rsidRPr="007C21D0">
        <w:rPr>
          <w:rFonts w:ascii="Times New Roman" w:hAnsi="Times New Roman" w:cs="Times New Roman"/>
          <w:noProof/>
        </w:rPr>
        <w:t>, 440–449. (doi:10.1038/hdy.1992.148)</w:t>
      </w:r>
    </w:p>
    <w:p w14:paraId="7DA2C8A0"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14.</w:t>
      </w:r>
      <w:r w:rsidRPr="007C21D0">
        <w:rPr>
          <w:rFonts w:ascii="Times New Roman" w:hAnsi="Times New Roman" w:cs="Times New Roman"/>
          <w:noProof/>
        </w:rPr>
        <w:tab/>
        <w:t xml:space="preserve">Husband BC, Barrett SCH. 1992 Effective population size and genetic drift in tristylous </w:t>
      </w:r>
      <w:r w:rsidRPr="007C21D0">
        <w:rPr>
          <w:rFonts w:ascii="Times New Roman" w:hAnsi="Times New Roman" w:cs="Times New Roman"/>
          <w:i/>
          <w:iCs/>
          <w:noProof/>
        </w:rPr>
        <w:t>Eichhornia paniculata</w:t>
      </w:r>
      <w:r w:rsidRPr="007C21D0">
        <w:rPr>
          <w:rFonts w:ascii="Times New Roman" w:hAnsi="Times New Roman" w:cs="Times New Roman"/>
          <w:noProof/>
        </w:rPr>
        <w:t xml:space="preserve">.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46</w:t>
      </w:r>
      <w:r w:rsidRPr="007C21D0">
        <w:rPr>
          <w:rFonts w:ascii="Times New Roman" w:hAnsi="Times New Roman" w:cs="Times New Roman"/>
          <w:noProof/>
        </w:rPr>
        <w:t xml:space="preserve">, 1875–1890. </w:t>
      </w:r>
    </w:p>
    <w:p w14:paraId="68F7991C"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15.</w:t>
      </w:r>
      <w:r w:rsidRPr="007C21D0">
        <w:rPr>
          <w:rFonts w:ascii="Times New Roman" w:hAnsi="Times New Roman" w:cs="Times New Roman"/>
          <w:noProof/>
        </w:rPr>
        <w:tab/>
        <w:t xml:space="preserve">Barrett SCH, Morgan MT, Husband BC. 1989 The dissolution of a complex genetic polymorphism: the evolution of self-fertilization in tristylous Eichhornia paniculata (Pontederiaceae).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43</w:t>
      </w:r>
      <w:r w:rsidRPr="007C21D0">
        <w:rPr>
          <w:rFonts w:ascii="Times New Roman" w:hAnsi="Times New Roman" w:cs="Times New Roman"/>
          <w:noProof/>
        </w:rPr>
        <w:t>, 1398–1416. (doi:10.2307/2409456)</w:t>
      </w:r>
    </w:p>
    <w:p w14:paraId="7DB9B217"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16.</w:t>
      </w:r>
      <w:r w:rsidRPr="007C21D0">
        <w:rPr>
          <w:rFonts w:ascii="Times New Roman" w:hAnsi="Times New Roman" w:cs="Times New Roman"/>
          <w:noProof/>
        </w:rPr>
        <w:tab/>
        <w:t xml:space="preserve">Barrett SCH, Ness RW, Vallejo-Marín M. 2009 Evolutionary pathways to self- fertilization in a tristylous plant species. </w:t>
      </w:r>
      <w:r w:rsidRPr="007C21D0">
        <w:rPr>
          <w:rFonts w:ascii="Times New Roman" w:hAnsi="Times New Roman" w:cs="Times New Roman"/>
          <w:i/>
          <w:iCs/>
          <w:noProof/>
        </w:rPr>
        <w:t>New Phytol.</w:t>
      </w:r>
      <w:r w:rsidRPr="007C21D0">
        <w:rPr>
          <w:rFonts w:ascii="Times New Roman" w:hAnsi="Times New Roman" w:cs="Times New Roman"/>
          <w:noProof/>
        </w:rPr>
        <w:t xml:space="preserve"> </w:t>
      </w:r>
      <w:r w:rsidRPr="007C21D0">
        <w:rPr>
          <w:rFonts w:ascii="Times New Roman" w:hAnsi="Times New Roman" w:cs="Times New Roman"/>
          <w:b/>
          <w:bCs/>
          <w:noProof/>
        </w:rPr>
        <w:t>183</w:t>
      </w:r>
      <w:r w:rsidRPr="007C21D0">
        <w:rPr>
          <w:rFonts w:ascii="Times New Roman" w:hAnsi="Times New Roman" w:cs="Times New Roman"/>
          <w:noProof/>
        </w:rPr>
        <w:t>, 546–556. (doi:10.1111/j.1469-8137.2009.02937.x)</w:t>
      </w:r>
    </w:p>
    <w:p w14:paraId="57F2244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lastRenderedPageBreak/>
        <w:t>17.</w:t>
      </w:r>
      <w:r w:rsidRPr="007C21D0">
        <w:rPr>
          <w:rFonts w:ascii="Times New Roman" w:hAnsi="Times New Roman" w:cs="Times New Roman"/>
          <w:noProof/>
        </w:rPr>
        <w:tab/>
        <w:t xml:space="preserve">Barrett SCH. 1993 The evolutionary biology of tristyly. In </w:t>
      </w:r>
      <w:r w:rsidRPr="007C21D0">
        <w:rPr>
          <w:rFonts w:ascii="Times New Roman" w:hAnsi="Times New Roman" w:cs="Times New Roman"/>
          <w:i/>
          <w:iCs/>
          <w:noProof/>
        </w:rPr>
        <w:t>Oxford Surveys in Evolutionary Biology</w:t>
      </w:r>
      <w:r w:rsidRPr="007C21D0">
        <w:rPr>
          <w:rFonts w:ascii="Times New Roman" w:hAnsi="Times New Roman" w:cs="Times New Roman"/>
          <w:noProof/>
        </w:rPr>
        <w:t>, pp. 283–326.</w:t>
      </w:r>
    </w:p>
    <w:p w14:paraId="7F667E7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18.</w:t>
      </w:r>
      <w:r w:rsidRPr="007C21D0">
        <w:rPr>
          <w:rFonts w:ascii="Times New Roman" w:hAnsi="Times New Roman" w:cs="Times New Roman"/>
          <w:noProof/>
        </w:rPr>
        <w:tab/>
        <w:t xml:space="preserve">Seto KC, Sánchez-Rodríguez R, Fragkias M. 2010 The new geography of contemporary urbanization and the environment. </w:t>
      </w:r>
      <w:r w:rsidRPr="007C21D0">
        <w:rPr>
          <w:rFonts w:ascii="Times New Roman" w:hAnsi="Times New Roman" w:cs="Times New Roman"/>
          <w:i/>
          <w:iCs/>
          <w:noProof/>
        </w:rPr>
        <w:t>Annu. Rev. Environ. Resour.</w:t>
      </w:r>
      <w:r w:rsidRPr="007C21D0">
        <w:rPr>
          <w:rFonts w:ascii="Times New Roman" w:hAnsi="Times New Roman" w:cs="Times New Roman"/>
          <w:noProof/>
        </w:rPr>
        <w:t xml:space="preserve"> </w:t>
      </w:r>
      <w:r w:rsidRPr="007C21D0">
        <w:rPr>
          <w:rFonts w:ascii="Times New Roman" w:hAnsi="Times New Roman" w:cs="Times New Roman"/>
          <w:b/>
          <w:bCs/>
          <w:noProof/>
        </w:rPr>
        <w:t>35</w:t>
      </w:r>
      <w:r w:rsidRPr="007C21D0">
        <w:rPr>
          <w:rFonts w:ascii="Times New Roman" w:hAnsi="Times New Roman" w:cs="Times New Roman"/>
          <w:noProof/>
        </w:rPr>
        <w:t>, 167–194. (doi:10.1146/annurev-environ-100809-125336)</w:t>
      </w:r>
    </w:p>
    <w:p w14:paraId="1A0DE6A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19.</w:t>
      </w:r>
      <w:r w:rsidRPr="007C21D0">
        <w:rPr>
          <w:rFonts w:ascii="Times New Roman" w:hAnsi="Times New Roman" w:cs="Times New Roman"/>
          <w:noProof/>
        </w:rPr>
        <w:tab/>
        <w:t xml:space="preserve">McKinney ML. 2006 Urbanization as a major cause of biotic homogenization. </w:t>
      </w:r>
      <w:r w:rsidRPr="007C21D0">
        <w:rPr>
          <w:rFonts w:ascii="Times New Roman" w:hAnsi="Times New Roman" w:cs="Times New Roman"/>
          <w:i/>
          <w:iCs/>
          <w:noProof/>
        </w:rPr>
        <w:t>Biol. Conserv.</w:t>
      </w:r>
      <w:r w:rsidRPr="007C21D0">
        <w:rPr>
          <w:rFonts w:ascii="Times New Roman" w:hAnsi="Times New Roman" w:cs="Times New Roman"/>
          <w:noProof/>
        </w:rPr>
        <w:t xml:space="preserve"> </w:t>
      </w:r>
      <w:r w:rsidRPr="007C21D0">
        <w:rPr>
          <w:rFonts w:ascii="Times New Roman" w:hAnsi="Times New Roman" w:cs="Times New Roman"/>
          <w:b/>
          <w:bCs/>
          <w:noProof/>
        </w:rPr>
        <w:t>127</w:t>
      </w:r>
      <w:r w:rsidRPr="007C21D0">
        <w:rPr>
          <w:rFonts w:ascii="Times New Roman" w:hAnsi="Times New Roman" w:cs="Times New Roman"/>
          <w:noProof/>
        </w:rPr>
        <w:t>, 247–260. (doi:10.1016/j.biocon.2005.09.005)</w:t>
      </w:r>
    </w:p>
    <w:p w14:paraId="22559B3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20.</w:t>
      </w:r>
      <w:r w:rsidRPr="007C21D0">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7C21D0">
        <w:rPr>
          <w:rFonts w:ascii="Times New Roman" w:hAnsi="Times New Roman" w:cs="Times New Roman"/>
          <w:i/>
          <w:iCs/>
          <w:noProof/>
        </w:rPr>
        <w:t>Evol. Appl.</w:t>
      </w:r>
      <w:r w:rsidRPr="007C21D0">
        <w:rPr>
          <w:rFonts w:ascii="Times New Roman" w:hAnsi="Times New Roman" w:cs="Times New Roman"/>
          <w:noProof/>
        </w:rPr>
        <w:t xml:space="preserve"> </w:t>
      </w:r>
      <w:r w:rsidRPr="007C21D0">
        <w:rPr>
          <w:rFonts w:ascii="Times New Roman" w:hAnsi="Times New Roman" w:cs="Times New Roman"/>
          <w:b/>
          <w:bCs/>
          <w:noProof/>
        </w:rPr>
        <w:t>9</w:t>
      </w:r>
      <w:r w:rsidRPr="007C21D0">
        <w:rPr>
          <w:rFonts w:ascii="Times New Roman" w:hAnsi="Times New Roman" w:cs="Times New Roman"/>
          <w:noProof/>
        </w:rPr>
        <w:t>, 546–564. (doi:10.1111/eva.12357)</w:t>
      </w:r>
    </w:p>
    <w:p w14:paraId="49302F99"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21.</w:t>
      </w:r>
      <w:r w:rsidRPr="007C21D0">
        <w:rPr>
          <w:rFonts w:ascii="Times New Roman" w:hAnsi="Times New Roman" w:cs="Times New Roman"/>
          <w:noProof/>
        </w:rPr>
        <w:tab/>
        <w:t>Munshi-South J. 2012 Urban landscape genetics: Canopy cover predicts gene flow between white-footed mouse (</w:t>
      </w:r>
      <w:r w:rsidRPr="007C21D0">
        <w:rPr>
          <w:rFonts w:ascii="Times New Roman" w:hAnsi="Times New Roman" w:cs="Times New Roman"/>
          <w:i/>
          <w:iCs/>
          <w:noProof/>
        </w:rPr>
        <w:t>Peromyscus leucopus</w:t>
      </w:r>
      <w:r w:rsidRPr="007C21D0">
        <w:rPr>
          <w:rFonts w:ascii="Times New Roman" w:hAnsi="Times New Roman" w:cs="Times New Roman"/>
          <w:noProof/>
        </w:rPr>
        <w:t xml:space="preserve">) populations in New York City.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21</w:t>
      </w:r>
      <w:r w:rsidRPr="007C21D0">
        <w:rPr>
          <w:rFonts w:ascii="Times New Roman" w:hAnsi="Times New Roman" w:cs="Times New Roman"/>
          <w:noProof/>
        </w:rPr>
        <w:t>, 1360–1378. (doi:10.1111/j.1365-294X.2012.05476.x)</w:t>
      </w:r>
    </w:p>
    <w:p w14:paraId="589ED74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22.</w:t>
      </w:r>
      <w:r w:rsidRPr="007C21D0">
        <w:rPr>
          <w:rFonts w:ascii="Times New Roman" w:hAnsi="Times New Roman" w:cs="Times New Roman"/>
          <w:noProof/>
        </w:rPr>
        <w:tab/>
        <w:t>Munshi-South J, Kharchenko K. 2010 Rapid, pervasive genetic differentiation of urban white-footed mouse (</w:t>
      </w:r>
      <w:r w:rsidRPr="007C21D0">
        <w:rPr>
          <w:rFonts w:ascii="Times New Roman" w:hAnsi="Times New Roman" w:cs="Times New Roman"/>
          <w:i/>
          <w:iCs/>
          <w:noProof/>
        </w:rPr>
        <w:t>Peromyscus leucopus</w:t>
      </w:r>
      <w:r w:rsidRPr="007C21D0">
        <w:rPr>
          <w:rFonts w:ascii="Times New Roman" w:hAnsi="Times New Roman" w:cs="Times New Roman"/>
          <w:noProof/>
        </w:rPr>
        <w:t xml:space="preserve">) populations in New York City.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19Munshi-S</w:t>
      </w:r>
      <w:r w:rsidRPr="007C21D0">
        <w:rPr>
          <w:rFonts w:ascii="Times New Roman" w:hAnsi="Times New Roman" w:cs="Times New Roman"/>
          <w:noProof/>
        </w:rPr>
        <w:t>, 4242–4254. (doi:10.1111/j.1365-294X.2010.04816.x)</w:t>
      </w:r>
    </w:p>
    <w:p w14:paraId="60B5785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23.</w:t>
      </w:r>
      <w:r w:rsidRPr="007C21D0">
        <w:rPr>
          <w:rFonts w:ascii="Times New Roman" w:hAnsi="Times New Roman" w:cs="Times New Roman"/>
          <w:noProof/>
        </w:rPr>
        <w:tab/>
        <w:t xml:space="preserve">Noël S, Ouellet M, Galois P, Lapointe FJ. 2007 Impact of urban fragmentation on the genetic structure of the eastern red-backed salamander. </w:t>
      </w:r>
      <w:r w:rsidRPr="007C21D0">
        <w:rPr>
          <w:rFonts w:ascii="Times New Roman" w:hAnsi="Times New Roman" w:cs="Times New Roman"/>
          <w:i/>
          <w:iCs/>
          <w:noProof/>
        </w:rPr>
        <w:t>Conserv. Genet.</w:t>
      </w:r>
      <w:r w:rsidRPr="007C21D0">
        <w:rPr>
          <w:rFonts w:ascii="Times New Roman" w:hAnsi="Times New Roman" w:cs="Times New Roman"/>
          <w:noProof/>
        </w:rPr>
        <w:t xml:space="preserve"> </w:t>
      </w:r>
      <w:r w:rsidRPr="007C21D0">
        <w:rPr>
          <w:rFonts w:ascii="Times New Roman" w:hAnsi="Times New Roman" w:cs="Times New Roman"/>
          <w:b/>
          <w:bCs/>
          <w:noProof/>
        </w:rPr>
        <w:t>8</w:t>
      </w:r>
      <w:r w:rsidRPr="007C21D0">
        <w:rPr>
          <w:rFonts w:ascii="Times New Roman" w:hAnsi="Times New Roman" w:cs="Times New Roman"/>
          <w:noProof/>
        </w:rPr>
        <w:t>, 599–606. (doi:10.1007/s10592-006-9202-1)</w:t>
      </w:r>
    </w:p>
    <w:p w14:paraId="2CD66844"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24.</w:t>
      </w:r>
      <w:r w:rsidRPr="007C21D0">
        <w:rPr>
          <w:rFonts w:ascii="Times New Roman" w:hAnsi="Times New Roman" w:cs="Times New Roman"/>
          <w:noProof/>
        </w:rPr>
        <w:tab/>
        <w:t xml:space="preserve">Johnson MTJ, Munshi-South J. 2017 Evolution of life in urban environments. </w:t>
      </w:r>
      <w:r w:rsidRPr="007C21D0">
        <w:rPr>
          <w:rFonts w:ascii="Times New Roman" w:hAnsi="Times New Roman" w:cs="Times New Roman"/>
          <w:i/>
          <w:iCs/>
          <w:noProof/>
        </w:rPr>
        <w:t>Science (80-. ).</w:t>
      </w:r>
      <w:r w:rsidRPr="007C21D0">
        <w:rPr>
          <w:rFonts w:ascii="Times New Roman" w:hAnsi="Times New Roman" w:cs="Times New Roman"/>
          <w:noProof/>
        </w:rPr>
        <w:t xml:space="preserve"> </w:t>
      </w:r>
      <w:r w:rsidRPr="007C21D0">
        <w:rPr>
          <w:rFonts w:ascii="Times New Roman" w:hAnsi="Times New Roman" w:cs="Times New Roman"/>
          <w:b/>
          <w:bCs/>
          <w:noProof/>
        </w:rPr>
        <w:t>8327</w:t>
      </w:r>
      <w:r w:rsidRPr="007C21D0">
        <w:rPr>
          <w:rFonts w:ascii="Times New Roman" w:hAnsi="Times New Roman" w:cs="Times New Roman"/>
          <w:noProof/>
        </w:rPr>
        <w:t>. (doi:10.1126/science.aam8327)</w:t>
      </w:r>
    </w:p>
    <w:p w14:paraId="386AB73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25.</w:t>
      </w:r>
      <w:r w:rsidRPr="007C21D0">
        <w:rPr>
          <w:rFonts w:ascii="Times New Roman" w:hAnsi="Times New Roman" w:cs="Times New Roman"/>
          <w:noProof/>
        </w:rPr>
        <w:tab/>
        <w:t xml:space="preserve">Johnson MTJ, Thompson KA, Saini HS. 2015 Plant evolution in the urban jungle. </w:t>
      </w:r>
      <w:r w:rsidRPr="007C21D0">
        <w:rPr>
          <w:rFonts w:ascii="Times New Roman" w:hAnsi="Times New Roman" w:cs="Times New Roman"/>
          <w:i/>
          <w:iCs/>
          <w:noProof/>
        </w:rPr>
        <w:t>Am. J. Bot.</w:t>
      </w:r>
      <w:r w:rsidRPr="007C21D0">
        <w:rPr>
          <w:rFonts w:ascii="Times New Roman" w:hAnsi="Times New Roman" w:cs="Times New Roman"/>
          <w:noProof/>
        </w:rPr>
        <w:t xml:space="preserve"> </w:t>
      </w:r>
      <w:r w:rsidRPr="007C21D0">
        <w:rPr>
          <w:rFonts w:ascii="Times New Roman" w:hAnsi="Times New Roman" w:cs="Times New Roman"/>
          <w:b/>
          <w:bCs/>
          <w:noProof/>
        </w:rPr>
        <w:t>102</w:t>
      </w:r>
      <w:r w:rsidRPr="007C21D0">
        <w:rPr>
          <w:rFonts w:ascii="Times New Roman" w:hAnsi="Times New Roman" w:cs="Times New Roman"/>
          <w:noProof/>
        </w:rPr>
        <w:t>, 1951–1953. (doi:10.3732/ajb.1500386)</w:t>
      </w:r>
    </w:p>
    <w:p w14:paraId="7102BF5F"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26.</w:t>
      </w:r>
      <w:r w:rsidRPr="007C21D0">
        <w:rPr>
          <w:rFonts w:ascii="Times New Roman" w:hAnsi="Times New Roman" w:cs="Times New Roman"/>
          <w:noProof/>
        </w:rPr>
        <w:tab/>
        <w:t xml:space="preserve">Reid NM </w:t>
      </w:r>
      <w:r w:rsidRPr="007C21D0">
        <w:rPr>
          <w:rFonts w:ascii="Times New Roman" w:hAnsi="Times New Roman" w:cs="Times New Roman"/>
          <w:i/>
          <w:iCs/>
          <w:noProof/>
        </w:rPr>
        <w:t>et al.</w:t>
      </w:r>
      <w:r w:rsidRPr="007C21D0">
        <w:rPr>
          <w:rFonts w:ascii="Times New Roman" w:hAnsi="Times New Roman" w:cs="Times New Roman"/>
          <w:noProof/>
        </w:rPr>
        <w:t xml:space="preserve"> 2016 The genomic landscape of rapid repeated evolutionary adaptation to toxic pollution in wild fish. </w:t>
      </w:r>
      <w:r w:rsidRPr="007C21D0">
        <w:rPr>
          <w:rFonts w:ascii="Times New Roman" w:hAnsi="Times New Roman" w:cs="Times New Roman"/>
          <w:i/>
          <w:iCs/>
          <w:noProof/>
        </w:rPr>
        <w:t>Science (80-. ).</w:t>
      </w:r>
      <w:r w:rsidRPr="007C21D0">
        <w:rPr>
          <w:rFonts w:ascii="Times New Roman" w:hAnsi="Times New Roman" w:cs="Times New Roman"/>
          <w:noProof/>
        </w:rPr>
        <w:t xml:space="preserve"> </w:t>
      </w:r>
      <w:r w:rsidRPr="007C21D0">
        <w:rPr>
          <w:rFonts w:ascii="Times New Roman" w:hAnsi="Times New Roman" w:cs="Times New Roman"/>
          <w:b/>
          <w:bCs/>
          <w:noProof/>
        </w:rPr>
        <w:t>354</w:t>
      </w:r>
      <w:r w:rsidRPr="007C21D0">
        <w:rPr>
          <w:rFonts w:ascii="Times New Roman" w:hAnsi="Times New Roman" w:cs="Times New Roman"/>
          <w:noProof/>
        </w:rPr>
        <w:t>, 1305 LP-1308. (doi:10.1126/science.aah4993)</w:t>
      </w:r>
    </w:p>
    <w:p w14:paraId="117480EC"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27.</w:t>
      </w:r>
      <w:r w:rsidRPr="007C21D0">
        <w:rPr>
          <w:rFonts w:ascii="Times New Roman" w:hAnsi="Times New Roman" w:cs="Times New Roman"/>
          <w:noProof/>
        </w:rPr>
        <w:tab/>
        <w:t xml:space="preserve">Diamond SE, Chick L, Perez ABE, Strickler SA, Martin RA. 2017 Rapid evolution of ant thermal tolerance across an urban-rural temperature cline. </w:t>
      </w:r>
      <w:r w:rsidRPr="007C21D0">
        <w:rPr>
          <w:rFonts w:ascii="Times New Roman" w:hAnsi="Times New Roman" w:cs="Times New Roman"/>
          <w:i/>
          <w:iCs/>
          <w:noProof/>
        </w:rPr>
        <w:t>Biol. J. Linn. Soc.</w:t>
      </w:r>
      <w:r w:rsidRPr="007C21D0">
        <w:rPr>
          <w:rFonts w:ascii="Times New Roman" w:hAnsi="Times New Roman" w:cs="Times New Roman"/>
          <w:noProof/>
        </w:rPr>
        <w:t xml:space="preserve"> </w:t>
      </w:r>
      <w:r w:rsidRPr="007C21D0">
        <w:rPr>
          <w:rFonts w:ascii="Times New Roman" w:hAnsi="Times New Roman" w:cs="Times New Roman"/>
          <w:b/>
          <w:bCs/>
          <w:noProof/>
        </w:rPr>
        <w:t>121</w:t>
      </w:r>
      <w:r w:rsidRPr="007C21D0">
        <w:rPr>
          <w:rFonts w:ascii="Times New Roman" w:hAnsi="Times New Roman" w:cs="Times New Roman"/>
          <w:noProof/>
        </w:rPr>
        <w:t>, 248–257. (doi:10.1093/biolinnean/blw047)</w:t>
      </w:r>
    </w:p>
    <w:p w14:paraId="3D82964E"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28.</w:t>
      </w:r>
      <w:r w:rsidRPr="007C21D0">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7C21D0">
        <w:rPr>
          <w:rFonts w:ascii="Times New Roman" w:hAnsi="Times New Roman" w:cs="Times New Roman"/>
          <w:i/>
          <w:iCs/>
          <w:noProof/>
        </w:rPr>
        <w:lastRenderedPageBreak/>
        <w:t>Proc. R. Soc. B Biol. Sci.</w:t>
      </w:r>
      <w:r w:rsidRPr="007C21D0">
        <w:rPr>
          <w:rFonts w:ascii="Times New Roman" w:hAnsi="Times New Roman" w:cs="Times New Roman"/>
          <w:noProof/>
        </w:rPr>
        <w:t xml:space="preserve"> </w:t>
      </w:r>
    </w:p>
    <w:p w14:paraId="55CD0D7E"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29.</w:t>
      </w:r>
      <w:r w:rsidRPr="007C21D0">
        <w:rPr>
          <w:rFonts w:ascii="Times New Roman" w:hAnsi="Times New Roman" w:cs="Times New Roman"/>
          <w:noProof/>
        </w:rPr>
        <w:tab/>
        <w:t xml:space="preserve">Thompson KA, Renaudin M, Johnson MTJ. 2016 Urbanization drives parallel adaptive clines in plant populations. </w:t>
      </w:r>
      <w:r w:rsidRPr="007C21D0">
        <w:rPr>
          <w:rFonts w:ascii="Times New Roman" w:hAnsi="Times New Roman" w:cs="Times New Roman"/>
          <w:i/>
          <w:iCs/>
          <w:noProof/>
        </w:rPr>
        <w:t>Proc. R. Soc. B Biol. Sci.</w:t>
      </w:r>
      <w:r w:rsidRPr="007C21D0">
        <w:rPr>
          <w:rFonts w:ascii="Times New Roman" w:hAnsi="Times New Roman" w:cs="Times New Roman"/>
          <w:noProof/>
        </w:rPr>
        <w:t xml:space="preserve"> </w:t>
      </w:r>
      <w:r w:rsidRPr="007C21D0">
        <w:rPr>
          <w:rFonts w:ascii="Times New Roman" w:hAnsi="Times New Roman" w:cs="Times New Roman"/>
          <w:b/>
          <w:bCs/>
          <w:noProof/>
        </w:rPr>
        <w:t>283</w:t>
      </w:r>
      <w:r w:rsidRPr="007C21D0">
        <w:rPr>
          <w:rFonts w:ascii="Times New Roman" w:hAnsi="Times New Roman" w:cs="Times New Roman"/>
          <w:noProof/>
        </w:rPr>
        <w:t>, 20162180. (doi:10.1111/j.1574-6941.2012.01443.x)</w:t>
      </w:r>
    </w:p>
    <w:p w14:paraId="368B8ED7"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30.</w:t>
      </w:r>
      <w:r w:rsidRPr="007C21D0">
        <w:rPr>
          <w:rFonts w:ascii="Times New Roman" w:hAnsi="Times New Roman" w:cs="Times New Roman"/>
          <w:noProof/>
        </w:rPr>
        <w:tab/>
        <w:t xml:space="preserve">Burdon JJ. 1983 Biological flora of the British Isles: Trifolium repens L. </w:t>
      </w:r>
      <w:r w:rsidRPr="007C21D0">
        <w:rPr>
          <w:rFonts w:ascii="Times New Roman" w:hAnsi="Times New Roman" w:cs="Times New Roman"/>
          <w:i/>
          <w:iCs/>
          <w:noProof/>
        </w:rPr>
        <w:t>J. Ecol.</w:t>
      </w:r>
      <w:r w:rsidRPr="007C21D0">
        <w:rPr>
          <w:rFonts w:ascii="Times New Roman" w:hAnsi="Times New Roman" w:cs="Times New Roman"/>
          <w:noProof/>
        </w:rPr>
        <w:t xml:space="preserve"> </w:t>
      </w:r>
      <w:r w:rsidRPr="007C21D0">
        <w:rPr>
          <w:rFonts w:ascii="Times New Roman" w:hAnsi="Times New Roman" w:cs="Times New Roman"/>
          <w:b/>
          <w:bCs/>
          <w:noProof/>
        </w:rPr>
        <w:t>71</w:t>
      </w:r>
      <w:r w:rsidRPr="007C21D0">
        <w:rPr>
          <w:rFonts w:ascii="Times New Roman" w:hAnsi="Times New Roman" w:cs="Times New Roman"/>
          <w:noProof/>
        </w:rPr>
        <w:t>, 307–330. (doi:10.2307/2259979)</w:t>
      </w:r>
    </w:p>
    <w:p w14:paraId="22F38F7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31.</w:t>
      </w:r>
      <w:r w:rsidRPr="007C21D0">
        <w:rPr>
          <w:rFonts w:ascii="Times New Roman" w:hAnsi="Times New Roman" w:cs="Times New Roman"/>
          <w:noProof/>
        </w:rPr>
        <w:tab/>
        <w:t xml:space="preserve">Kjærgaard T. 2003 A plant that changed the world: the rise and fall of clover 1000-2000. </w:t>
      </w:r>
      <w:r w:rsidRPr="007C21D0">
        <w:rPr>
          <w:rFonts w:ascii="Times New Roman" w:hAnsi="Times New Roman" w:cs="Times New Roman"/>
          <w:i/>
          <w:iCs/>
          <w:noProof/>
        </w:rPr>
        <w:t>Landsc. Res.</w:t>
      </w:r>
      <w:r w:rsidRPr="007C21D0">
        <w:rPr>
          <w:rFonts w:ascii="Times New Roman" w:hAnsi="Times New Roman" w:cs="Times New Roman"/>
          <w:noProof/>
        </w:rPr>
        <w:t xml:space="preserve"> </w:t>
      </w:r>
      <w:r w:rsidRPr="007C21D0">
        <w:rPr>
          <w:rFonts w:ascii="Times New Roman" w:hAnsi="Times New Roman" w:cs="Times New Roman"/>
          <w:b/>
          <w:bCs/>
          <w:noProof/>
        </w:rPr>
        <w:t>28</w:t>
      </w:r>
      <w:r w:rsidRPr="007C21D0">
        <w:rPr>
          <w:rFonts w:ascii="Times New Roman" w:hAnsi="Times New Roman" w:cs="Times New Roman"/>
          <w:noProof/>
        </w:rPr>
        <w:t>, 41–49. (doi:10.1080/01426390306531)</w:t>
      </w:r>
    </w:p>
    <w:p w14:paraId="74D2CADF"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32.</w:t>
      </w:r>
      <w:r w:rsidRPr="007C21D0">
        <w:rPr>
          <w:rFonts w:ascii="Times New Roman" w:hAnsi="Times New Roman" w:cs="Times New Roman"/>
          <w:noProof/>
        </w:rPr>
        <w:tab/>
        <w:t xml:space="preserve">Daday H. 1954 Gene frequencies in wild populations of </w:t>
      </w:r>
      <w:r w:rsidRPr="007C21D0">
        <w:rPr>
          <w:rFonts w:ascii="Times New Roman" w:hAnsi="Times New Roman" w:cs="Times New Roman"/>
          <w:i/>
          <w:iCs/>
          <w:noProof/>
        </w:rPr>
        <w:t>Trifolium repens</w:t>
      </w:r>
      <w:r w:rsidRPr="007C21D0">
        <w:rPr>
          <w:rFonts w:ascii="Times New Roman" w:hAnsi="Times New Roman" w:cs="Times New Roman"/>
          <w:noProof/>
        </w:rPr>
        <w:t xml:space="preserve"> I. Distribution by latitude.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8</w:t>
      </w:r>
      <w:r w:rsidRPr="007C21D0">
        <w:rPr>
          <w:rFonts w:ascii="Times New Roman" w:hAnsi="Times New Roman" w:cs="Times New Roman"/>
          <w:noProof/>
        </w:rPr>
        <w:t>, 61–78. (doi:10.1038/hdy.1954.5)</w:t>
      </w:r>
    </w:p>
    <w:p w14:paraId="55BDD1A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33.</w:t>
      </w:r>
      <w:r w:rsidRPr="007C21D0">
        <w:rPr>
          <w:rFonts w:ascii="Times New Roman" w:hAnsi="Times New Roman" w:cs="Times New Roman"/>
          <w:noProof/>
        </w:rPr>
        <w:tab/>
        <w:t xml:space="preserve">Daday H. 1954 Gene frequencies in wild populations of </w:t>
      </w:r>
      <w:r w:rsidRPr="007C21D0">
        <w:rPr>
          <w:rFonts w:ascii="Times New Roman" w:hAnsi="Times New Roman" w:cs="Times New Roman"/>
          <w:i/>
          <w:iCs/>
          <w:noProof/>
        </w:rPr>
        <w:t>Trifolium repens</w:t>
      </w:r>
      <w:r w:rsidRPr="007C21D0">
        <w:rPr>
          <w:rFonts w:ascii="Times New Roman" w:hAnsi="Times New Roman" w:cs="Times New Roman"/>
          <w:noProof/>
        </w:rPr>
        <w:t xml:space="preserve"> II. Distribution by altitude.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8</w:t>
      </w:r>
      <w:r w:rsidRPr="007C21D0">
        <w:rPr>
          <w:rFonts w:ascii="Times New Roman" w:hAnsi="Times New Roman" w:cs="Times New Roman"/>
          <w:noProof/>
        </w:rPr>
        <w:t>, 377–384. (doi:10.1038/hdy.1954.40)</w:t>
      </w:r>
    </w:p>
    <w:p w14:paraId="6E20212B"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34.</w:t>
      </w:r>
      <w:r w:rsidRPr="007C21D0">
        <w:rPr>
          <w:rFonts w:ascii="Times New Roman" w:hAnsi="Times New Roman" w:cs="Times New Roman"/>
          <w:noProof/>
        </w:rPr>
        <w:tab/>
        <w:t>de Araújo AM. 1976 The relationship between altitude and cyanogenesis in white clover (</w:t>
      </w:r>
      <w:r w:rsidRPr="007C21D0">
        <w:rPr>
          <w:rFonts w:ascii="Times New Roman" w:hAnsi="Times New Roman" w:cs="Times New Roman"/>
          <w:i/>
          <w:iCs/>
          <w:noProof/>
        </w:rPr>
        <w:t>Trifolium repens</w:t>
      </w:r>
      <w:r w:rsidRPr="007C21D0">
        <w:rPr>
          <w:rFonts w:ascii="Times New Roman" w:hAnsi="Times New Roman" w:cs="Times New Roman"/>
          <w:noProof/>
        </w:rPr>
        <w:t xml:space="preserve">, L.).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37</w:t>
      </w:r>
      <w:r w:rsidRPr="007C21D0">
        <w:rPr>
          <w:rFonts w:ascii="Times New Roman" w:hAnsi="Times New Roman" w:cs="Times New Roman"/>
          <w:noProof/>
        </w:rPr>
        <w:t>, 291–293. (doi:10.1038/hdy.1976.89)</w:t>
      </w:r>
    </w:p>
    <w:p w14:paraId="61A56F59"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35.</w:t>
      </w:r>
      <w:r w:rsidRPr="007C21D0">
        <w:rPr>
          <w:rFonts w:ascii="Times New Roman" w:hAnsi="Times New Roman" w:cs="Times New Roman"/>
          <w:noProof/>
        </w:rPr>
        <w:tab/>
        <w:t xml:space="preserve">Daday H. 1958 Gene frequencies in wild populations of Trifolium repens L III. World distribution.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12</w:t>
      </w:r>
      <w:r w:rsidRPr="007C21D0">
        <w:rPr>
          <w:rFonts w:ascii="Times New Roman" w:hAnsi="Times New Roman" w:cs="Times New Roman"/>
          <w:noProof/>
        </w:rPr>
        <w:t>, 169–184. (doi:10.1038/hdy.1958.22)</w:t>
      </w:r>
    </w:p>
    <w:p w14:paraId="22AD859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36.</w:t>
      </w:r>
      <w:r w:rsidRPr="007C21D0">
        <w:rPr>
          <w:rFonts w:ascii="Times New Roman" w:hAnsi="Times New Roman" w:cs="Times New Roman"/>
          <w:noProof/>
        </w:rPr>
        <w:tab/>
        <w:t xml:space="preserve">Ganders FR. 1990 Altitudinal clines for cyanogenesis in introduced populations of white clover.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64</w:t>
      </w:r>
      <w:r w:rsidRPr="007C21D0">
        <w:rPr>
          <w:rFonts w:ascii="Times New Roman" w:hAnsi="Times New Roman" w:cs="Times New Roman"/>
          <w:noProof/>
        </w:rPr>
        <w:t>, 387–390. (doi:10.1038/hdy.1990.48)</w:t>
      </w:r>
    </w:p>
    <w:p w14:paraId="75E9FC84"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37.</w:t>
      </w:r>
      <w:r w:rsidRPr="007C21D0">
        <w:rPr>
          <w:rFonts w:ascii="Times New Roman" w:hAnsi="Times New Roman" w:cs="Times New Roman"/>
          <w:noProof/>
        </w:rPr>
        <w:tab/>
        <w:t>Kooyers NJ, Olsen KM. 2012 Rapid evolution of an adaptive cyanogenesis cline in introduced North American white clover (</w:t>
      </w:r>
      <w:r w:rsidRPr="007C21D0">
        <w:rPr>
          <w:rFonts w:ascii="Times New Roman" w:hAnsi="Times New Roman" w:cs="Times New Roman"/>
          <w:i/>
          <w:iCs/>
          <w:noProof/>
        </w:rPr>
        <w:t>Trifolium repens</w:t>
      </w:r>
      <w:r w:rsidRPr="007C21D0">
        <w:rPr>
          <w:rFonts w:ascii="Times New Roman" w:hAnsi="Times New Roman" w:cs="Times New Roman"/>
          <w:noProof/>
        </w:rPr>
        <w:t xml:space="preserve"> L.).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21</w:t>
      </w:r>
      <w:r w:rsidRPr="007C21D0">
        <w:rPr>
          <w:rFonts w:ascii="Times New Roman" w:hAnsi="Times New Roman" w:cs="Times New Roman"/>
          <w:noProof/>
        </w:rPr>
        <w:t>, 2455–2468. (doi:10.1111/j.1365-294X.2012.05486.x)</w:t>
      </w:r>
    </w:p>
    <w:p w14:paraId="2C8942EC"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38.</w:t>
      </w:r>
      <w:r w:rsidRPr="007C21D0">
        <w:rPr>
          <w:rFonts w:ascii="Times New Roman" w:hAnsi="Times New Roman" w:cs="Times New Roman"/>
          <w:noProof/>
        </w:rPr>
        <w:tab/>
        <w:t xml:space="preserve">Daday H. 1965 Gene frequencies in wild populations of Trifolium repens L IV. Mechanism of natural selection.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20</w:t>
      </w:r>
      <w:r w:rsidRPr="007C21D0">
        <w:rPr>
          <w:rFonts w:ascii="Times New Roman" w:hAnsi="Times New Roman" w:cs="Times New Roman"/>
          <w:noProof/>
        </w:rPr>
        <w:t>, 355–365. (doi:10.1038/hdy.1965.49)</w:t>
      </w:r>
    </w:p>
    <w:p w14:paraId="28D9320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39.</w:t>
      </w:r>
      <w:r w:rsidRPr="007C21D0">
        <w:rPr>
          <w:rFonts w:ascii="Times New Roman" w:hAnsi="Times New Roman" w:cs="Times New Roman"/>
          <w:noProof/>
        </w:rPr>
        <w:tab/>
        <w:t xml:space="preserve">Kooyers NJ, Gage LR, Al-Lozi A, Olsen KM. 2014 Aridity shapes cyanogenesis cline evolution in white clover (Trifolium repens L.).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23</w:t>
      </w:r>
      <w:r w:rsidRPr="007C21D0">
        <w:rPr>
          <w:rFonts w:ascii="Times New Roman" w:hAnsi="Times New Roman" w:cs="Times New Roman"/>
          <w:noProof/>
        </w:rPr>
        <w:t>, 1053–1070. (doi:10.1111/mec.12666)</w:t>
      </w:r>
    </w:p>
    <w:p w14:paraId="2F60E54D"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40.</w:t>
      </w:r>
      <w:r w:rsidRPr="007C21D0">
        <w:rPr>
          <w:rFonts w:ascii="Times New Roman" w:hAnsi="Times New Roman" w:cs="Times New Roman"/>
          <w:noProof/>
        </w:rPr>
        <w:tab/>
        <w:t xml:space="preserve">Sackton TB, Hartl DL. 2016 Genotypic context and epistasis in individuals and populations. </w:t>
      </w:r>
      <w:r w:rsidRPr="007C21D0">
        <w:rPr>
          <w:rFonts w:ascii="Times New Roman" w:hAnsi="Times New Roman" w:cs="Times New Roman"/>
          <w:i/>
          <w:iCs/>
          <w:noProof/>
        </w:rPr>
        <w:t>Cell</w:t>
      </w:r>
      <w:r w:rsidRPr="007C21D0">
        <w:rPr>
          <w:rFonts w:ascii="Times New Roman" w:hAnsi="Times New Roman" w:cs="Times New Roman"/>
          <w:noProof/>
        </w:rPr>
        <w:t xml:space="preserve"> </w:t>
      </w:r>
      <w:r w:rsidRPr="007C21D0">
        <w:rPr>
          <w:rFonts w:ascii="Times New Roman" w:hAnsi="Times New Roman" w:cs="Times New Roman"/>
          <w:b/>
          <w:bCs/>
          <w:noProof/>
        </w:rPr>
        <w:t>166</w:t>
      </w:r>
      <w:r w:rsidRPr="007C21D0">
        <w:rPr>
          <w:rFonts w:ascii="Times New Roman" w:hAnsi="Times New Roman" w:cs="Times New Roman"/>
          <w:noProof/>
        </w:rPr>
        <w:t>, 279–287. (doi:10.1016/j.cell.2016.06.047)</w:t>
      </w:r>
    </w:p>
    <w:p w14:paraId="33497BA3"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41.</w:t>
      </w:r>
      <w:r w:rsidRPr="007C21D0">
        <w:rPr>
          <w:rFonts w:ascii="Times New Roman" w:hAnsi="Times New Roman" w:cs="Times New Roman"/>
          <w:noProof/>
        </w:rPr>
        <w:tab/>
        <w:t xml:space="preserve">Alleaume-Benharira M, Pen IR, Ronce O. 2006 Geographical patterns of adaptation within a species’ range: interactions between drift and gene flow. </w:t>
      </w:r>
      <w:r w:rsidRPr="007C21D0">
        <w:rPr>
          <w:rFonts w:ascii="Times New Roman" w:hAnsi="Times New Roman" w:cs="Times New Roman"/>
          <w:i/>
          <w:iCs/>
          <w:noProof/>
        </w:rPr>
        <w:t>J. Evol. Biol.</w:t>
      </w:r>
      <w:r w:rsidRPr="007C21D0">
        <w:rPr>
          <w:rFonts w:ascii="Times New Roman" w:hAnsi="Times New Roman" w:cs="Times New Roman"/>
          <w:noProof/>
        </w:rPr>
        <w:t xml:space="preserve"> </w:t>
      </w:r>
      <w:r w:rsidRPr="007C21D0">
        <w:rPr>
          <w:rFonts w:ascii="Times New Roman" w:hAnsi="Times New Roman" w:cs="Times New Roman"/>
          <w:b/>
          <w:bCs/>
          <w:noProof/>
        </w:rPr>
        <w:t>19</w:t>
      </w:r>
      <w:r w:rsidRPr="007C21D0">
        <w:rPr>
          <w:rFonts w:ascii="Times New Roman" w:hAnsi="Times New Roman" w:cs="Times New Roman"/>
          <w:noProof/>
        </w:rPr>
        <w:t>, 203–</w:t>
      </w:r>
      <w:r w:rsidRPr="007C21D0">
        <w:rPr>
          <w:rFonts w:ascii="Times New Roman" w:hAnsi="Times New Roman" w:cs="Times New Roman"/>
          <w:noProof/>
        </w:rPr>
        <w:lastRenderedPageBreak/>
        <w:t>215. (doi:10.1111/j.1420-9101.2005.00976.x)</w:t>
      </w:r>
    </w:p>
    <w:p w14:paraId="2518ECB1"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42.</w:t>
      </w:r>
      <w:r w:rsidRPr="007C21D0">
        <w:rPr>
          <w:rFonts w:ascii="Times New Roman" w:hAnsi="Times New Roman" w:cs="Times New Roman"/>
          <w:noProof/>
        </w:rPr>
        <w:tab/>
        <w:t xml:space="preserve">Lewontin RC, Kojima K. 1960 The evolutionary dynamics of complex polymorphisms.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14</w:t>
      </w:r>
      <w:r w:rsidRPr="007C21D0">
        <w:rPr>
          <w:rFonts w:ascii="Times New Roman" w:hAnsi="Times New Roman" w:cs="Times New Roman"/>
          <w:noProof/>
        </w:rPr>
        <w:t>, 458–472. (doi:10.2307/2405995)</w:t>
      </w:r>
    </w:p>
    <w:p w14:paraId="483CF8EC"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43.</w:t>
      </w:r>
      <w:r w:rsidRPr="007C21D0">
        <w:rPr>
          <w:rFonts w:ascii="Times New Roman" w:hAnsi="Times New Roman" w:cs="Times New Roman"/>
          <w:noProof/>
        </w:rPr>
        <w:tab/>
        <w:t xml:space="preserve">Kimura M. 1956 A model of a genetic system which leads to closer linkage by natural selection.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10</w:t>
      </w:r>
      <w:r w:rsidRPr="007C21D0">
        <w:rPr>
          <w:rFonts w:ascii="Times New Roman" w:hAnsi="Times New Roman" w:cs="Times New Roman"/>
          <w:noProof/>
        </w:rPr>
        <w:t>, 278–287. (doi:10.2307/2406012)</w:t>
      </w:r>
    </w:p>
    <w:p w14:paraId="66265F88"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44.</w:t>
      </w:r>
      <w:r w:rsidRPr="007C21D0">
        <w:rPr>
          <w:rFonts w:ascii="Times New Roman" w:hAnsi="Times New Roman" w:cs="Times New Roman"/>
          <w:noProof/>
        </w:rPr>
        <w:tab/>
        <w:t xml:space="preserve">Felsenstein J. 1965 The effect of linkage on directional selection. </w:t>
      </w:r>
      <w:r w:rsidRPr="007C21D0">
        <w:rPr>
          <w:rFonts w:ascii="Times New Roman" w:hAnsi="Times New Roman" w:cs="Times New Roman"/>
          <w:i/>
          <w:iCs/>
          <w:noProof/>
        </w:rPr>
        <w:t>Genetics</w:t>
      </w:r>
      <w:r w:rsidRPr="007C21D0">
        <w:rPr>
          <w:rFonts w:ascii="Times New Roman" w:hAnsi="Times New Roman" w:cs="Times New Roman"/>
          <w:noProof/>
        </w:rPr>
        <w:t xml:space="preserve"> </w:t>
      </w:r>
      <w:r w:rsidRPr="007C21D0">
        <w:rPr>
          <w:rFonts w:ascii="Times New Roman" w:hAnsi="Times New Roman" w:cs="Times New Roman"/>
          <w:b/>
          <w:bCs/>
          <w:noProof/>
        </w:rPr>
        <w:t>52</w:t>
      </w:r>
      <w:r w:rsidRPr="007C21D0">
        <w:rPr>
          <w:rFonts w:ascii="Times New Roman" w:hAnsi="Times New Roman" w:cs="Times New Roman"/>
          <w:noProof/>
        </w:rPr>
        <w:t xml:space="preserve">, 349–363. </w:t>
      </w:r>
    </w:p>
    <w:p w14:paraId="692BD087"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45.</w:t>
      </w:r>
      <w:r w:rsidRPr="007C21D0">
        <w:rPr>
          <w:rFonts w:ascii="Times New Roman" w:hAnsi="Times New Roman" w:cs="Times New Roman"/>
          <w:noProof/>
        </w:rPr>
        <w:tab/>
        <w:t xml:space="preserve">Johnson MTJ, Prashad C, Nelson A, Lavoignat M, Saini H. 2018 Contrasting the effects of natural selection, genetic drift and gene flow on urban evolution in white clover (&lt;i&gt;Trifolium repens&lt;i/&gt;). </w:t>
      </w:r>
      <w:r w:rsidRPr="007C21D0">
        <w:rPr>
          <w:rFonts w:ascii="Times New Roman" w:hAnsi="Times New Roman" w:cs="Times New Roman"/>
          <w:i/>
          <w:iCs/>
          <w:noProof/>
        </w:rPr>
        <w:t>Proc. R. Soc. B Biol. Sci.</w:t>
      </w:r>
      <w:r w:rsidRPr="007C21D0">
        <w:rPr>
          <w:rFonts w:ascii="Times New Roman" w:hAnsi="Times New Roman" w:cs="Times New Roman"/>
          <w:noProof/>
        </w:rPr>
        <w:t xml:space="preserve"> </w:t>
      </w:r>
    </w:p>
    <w:p w14:paraId="50EBA901"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46.</w:t>
      </w:r>
      <w:r w:rsidRPr="007C21D0">
        <w:rPr>
          <w:rFonts w:ascii="Times New Roman" w:hAnsi="Times New Roman" w:cs="Times New Roman"/>
          <w:noProof/>
        </w:rPr>
        <w:tab/>
        <w:t xml:space="preserve">Team RC. 2017 R: A Language and Environment for Statistical Computing. </w:t>
      </w:r>
    </w:p>
    <w:p w14:paraId="7BBF5CA8"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47.</w:t>
      </w:r>
      <w:r w:rsidRPr="007C21D0">
        <w:rPr>
          <w:rFonts w:ascii="Times New Roman" w:hAnsi="Times New Roman" w:cs="Times New Roman"/>
          <w:noProof/>
        </w:rPr>
        <w:tab/>
        <w:t xml:space="preserve">Kooyers NJ, Olsen KM. 2013 Searching for the bull’s eye: agents and targets of selection vary among geographically disparate cyanogenesis clines in white clover (Trifolium repens L.).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111</w:t>
      </w:r>
      <w:r w:rsidRPr="007C21D0">
        <w:rPr>
          <w:rFonts w:ascii="Times New Roman" w:hAnsi="Times New Roman" w:cs="Times New Roman"/>
          <w:noProof/>
        </w:rPr>
        <w:t>, 495–504. (doi:10.1038/hdy.2013.71)</w:t>
      </w:r>
    </w:p>
    <w:p w14:paraId="77529C4D"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48.</w:t>
      </w:r>
      <w:r w:rsidRPr="007C21D0">
        <w:rPr>
          <w:rFonts w:ascii="Times New Roman" w:hAnsi="Times New Roman" w:cs="Times New Roman"/>
          <w:noProof/>
        </w:rPr>
        <w:tab/>
        <w:t xml:space="preserve">Kakes P. 1989 An analysis of the costs and benefits of the cyanogenic system in Trifolium repens L. </w:t>
      </w:r>
      <w:r w:rsidRPr="007C21D0">
        <w:rPr>
          <w:rFonts w:ascii="Times New Roman" w:hAnsi="Times New Roman" w:cs="Times New Roman"/>
          <w:i/>
          <w:iCs/>
          <w:noProof/>
        </w:rPr>
        <w:t>Theor. Appl. Genet.</w:t>
      </w:r>
      <w:r w:rsidRPr="007C21D0">
        <w:rPr>
          <w:rFonts w:ascii="Times New Roman" w:hAnsi="Times New Roman" w:cs="Times New Roman"/>
          <w:noProof/>
        </w:rPr>
        <w:t xml:space="preserve"> </w:t>
      </w:r>
      <w:r w:rsidRPr="007C21D0">
        <w:rPr>
          <w:rFonts w:ascii="Times New Roman" w:hAnsi="Times New Roman" w:cs="Times New Roman"/>
          <w:b/>
          <w:bCs/>
          <w:noProof/>
        </w:rPr>
        <w:t>77</w:t>
      </w:r>
      <w:r w:rsidRPr="007C21D0">
        <w:rPr>
          <w:rFonts w:ascii="Times New Roman" w:hAnsi="Times New Roman" w:cs="Times New Roman"/>
          <w:noProof/>
        </w:rPr>
        <w:t>, 111–118. (doi:10.1007/bf00292324)</w:t>
      </w:r>
    </w:p>
    <w:p w14:paraId="37433F2B"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49.</w:t>
      </w:r>
      <w:r w:rsidRPr="007C21D0">
        <w:rPr>
          <w:rFonts w:ascii="Times New Roman" w:hAnsi="Times New Roman" w:cs="Times New Roman"/>
          <w:noProof/>
        </w:rPr>
        <w:tab/>
        <w:t xml:space="preserve">Huey RB, Gilchrist GW, Carlson ML, Berrigan D, Serra L. 2000 Rapid evolution of a geographic cline in size in an introduced fly. </w:t>
      </w:r>
      <w:r w:rsidRPr="007C21D0">
        <w:rPr>
          <w:rFonts w:ascii="Times New Roman" w:hAnsi="Times New Roman" w:cs="Times New Roman"/>
          <w:i/>
          <w:iCs/>
          <w:noProof/>
        </w:rPr>
        <w:t>Science (80-. ).</w:t>
      </w:r>
      <w:r w:rsidRPr="007C21D0">
        <w:rPr>
          <w:rFonts w:ascii="Times New Roman" w:hAnsi="Times New Roman" w:cs="Times New Roman"/>
          <w:noProof/>
        </w:rPr>
        <w:t xml:space="preserve"> </w:t>
      </w:r>
      <w:r w:rsidRPr="007C21D0">
        <w:rPr>
          <w:rFonts w:ascii="Times New Roman" w:hAnsi="Times New Roman" w:cs="Times New Roman"/>
          <w:b/>
          <w:bCs/>
          <w:noProof/>
        </w:rPr>
        <w:t>287</w:t>
      </w:r>
      <w:r w:rsidRPr="007C21D0">
        <w:rPr>
          <w:rFonts w:ascii="Times New Roman" w:hAnsi="Times New Roman" w:cs="Times New Roman"/>
          <w:noProof/>
        </w:rPr>
        <w:t>, 308–309. (doi:10.1126/science.287.5451.308)</w:t>
      </w:r>
    </w:p>
    <w:p w14:paraId="29DB1E94"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50.</w:t>
      </w:r>
      <w:r w:rsidRPr="007C21D0">
        <w:rPr>
          <w:rFonts w:ascii="Times New Roman" w:hAnsi="Times New Roman" w:cs="Times New Roman"/>
          <w:noProof/>
        </w:rPr>
        <w:tab/>
        <w:t xml:space="preserve">Caicedo AL, Stinchcombe JR, Olsen KM, Schmitt J, Purugganan MD. 2004 Epistatic interaction between </w:t>
      </w:r>
      <w:r w:rsidRPr="007C21D0">
        <w:rPr>
          <w:rFonts w:ascii="Times New Roman" w:hAnsi="Times New Roman" w:cs="Times New Roman"/>
          <w:i/>
          <w:iCs/>
          <w:noProof/>
        </w:rPr>
        <w:t>Arabidopsis</w:t>
      </w:r>
      <w:r w:rsidRPr="007C21D0">
        <w:rPr>
          <w:rFonts w:ascii="Times New Roman" w:hAnsi="Times New Roman" w:cs="Times New Roman"/>
          <w:noProof/>
        </w:rPr>
        <w:t xml:space="preserve"> FRI and FLC flowering time genes generates a latitudinal cline in a life history trait. </w:t>
      </w:r>
      <w:r w:rsidRPr="007C21D0">
        <w:rPr>
          <w:rFonts w:ascii="Times New Roman" w:hAnsi="Times New Roman" w:cs="Times New Roman"/>
          <w:i/>
          <w:iCs/>
          <w:noProof/>
        </w:rPr>
        <w:t>Proc. Natl. Acad. Sci. U. S. A.</w:t>
      </w:r>
      <w:r w:rsidRPr="007C21D0">
        <w:rPr>
          <w:rFonts w:ascii="Times New Roman" w:hAnsi="Times New Roman" w:cs="Times New Roman"/>
          <w:noProof/>
        </w:rPr>
        <w:t xml:space="preserve"> </w:t>
      </w:r>
      <w:r w:rsidRPr="007C21D0">
        <w:rPr>
          <w:rFonts w:ascii="Times New Roman" w:hAnsi="Times New Roman" w:cs="Times New Roman"/>
          <w:b/>
          <w:bCs/>
          <w:noProof/>
        </w:rPr>
        <w:t>101</w:t>
      </w:r>
      <w:r w:rsidRPr="007C21D0">
        <w:rPr>
          <w:rFonts w:ascii="Times New Roman" w:hAnsi="Times New Roman" w:cs="Times New Roman"/>
          <w:noProof/>
        </w:rPr>
        <w:t>, 15670–5. (doi:10.1073/pnas.0406232101)</w:t>
      </w:r>
    </w:p>
    <w:p w14:paraId="5630D1F5"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51.</w:t>
      </w:r>
      <w:r w:rsidRPr="007C21D0">
        <w:rPr>
          <w:rFonts w:ascii="Times New Roman" w:hAnsi="Times New Roman" w:cs="Times New Roman"/>
          <w:noProof/>
        </w:rPr>
        <w:tab/>
        <w:t xml:space="preserve">Campitelli BE, Stinchcombe JR. 2013 Natural selection maintains a single-locus leaf shape cline in Ivyleaf morning glory, </w:t>
      </w:r>
      <w:r w:rsidRPr="007C21D0">
        <w:rPr>
          <w:rFonts w:ascii="Times New Roman" w:hAnsi="Times New Roman" w:cs="Times New Roman"/>
          <w:i/>
          <w:iCs/>
          <w:noProof/>
        </w:rPr>
        <w:t>Ipomoea hederacea</w:t>
      </w:r>
      <w:r w:rsidRPr="007C21D0">
        <w:rPr>
          <w:rFonts w:ascii="Times New Roman" w:hAnsi="Times New Roman" w:cs="Times New Roman"/>
          <w:noProof/>
        </w:rPr>
        <w:t xml:space="preserve">.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22</w:t>
      </w:r>
      <w:r w:rsidRPr="007C21D0">
        <w:rPr>
          <w:rFonts w:ascii="Times New Roman" w:hAnsi="Times New Roman" w:cs="Times New Roman"/>
          <w:noProof/>
        </w:rPr>
        <w:t>, 552–564. (doi:10.1111/mec.12057)</w:t>
      </w:r>
    </w:p>
    <w:p w14:paraId="29F374B4"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52.</w:t>
      </w:r>
      <w:r w:rsidRPr="007C21D0">
        <w:rPr>
          <w:rFonts w:ascii="Times New Roman" w:hAnsi="Times New Roman" w:cs="Times New Roman"/>
          <w:noProof/>
        </w:rPr>
        <w:tab/>
        <w:t xml:space="preserve">Clausen J, Keck D, Hiesey W. 1948 </w:t>
      </w:r>
      <w:r w:rsidRPr="007C21D0">
        <w:rPr>
          <w:rFonts w:ascii="Times New Roman" w:hAnsi="Times New Roman" w:cs="Times New Roman"/>
          <w:i/>
          <w:iCs/>
          <w:noProof/>
        </w:rPr>
        <w:t>Experimental studies on the nature of species. III. Environmental responses of climatic races of &lt;i&gt;Achillea&lt;i/&gt;</w:t>
      </w:r>
      <w:r w:rsidRPr="007C21D0">
        <w:rPr>
          <w:rFonts w:ascii="Times New Roman" w:hAnsi="Times New Roman" w:cs="Times New Roman"/>
          <w:noProof/>
        </w:rPr>
        <w:t xml:space="preserve">. Washington, DC: Carnegie Institution of Washington. </w:t>
      </w:r>
    </w:p>
    <w:p w14:paraId="7BD0E8EA"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53.</w:t>
      </w:r>
      <w:r w:rsidRPr="007C21D0">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7C21D0">
        <w:rPr>
          <w:rFonts w:ascii="Times New Roman" w:hAnsi="Times New Roman" w:cs="Times New Roman"/>
          <w:i/>
          <w:iCs/>
          <w:noProof/>
        </w:rPr>
        <w:t>Arabidopsis thaliana</w:t>
      </w:r>
      <w:r w:rsidRPr="007C21D0">
        <w:rPr>
          <w:rFonts w:ascii="Times New Roman" w:hAnsi="Times New Roman" w:cs="Times New Roman"/>
          <w:noProof/>
        </w:rPr>
        <w:t xml:space="preserve">. </w:t>
      </w:r>
      <w:r w:rsidRPr="007C21D0">
        <w:rPr>
          <w:rFonts w:ascii="Times New Roman" w:hAnsi="Times New Roman" w:cs="Times New Roman"/>
          <w:i/>
          <w:iCs/>
          <w:noProof/>
        </w:rPr>
        <w:t>Heredity (Edinb).</w:t>
      </w:r>
      <w:r w:rsidRPr="007C21D0">
        <w:rPr>
          <w:rFonts w:ascii="Times New Roman" w:hAnsi="Times New Roman" w:cs="Times New Roman"/>
          <w:noProof/>
        </w:rPr>
        <w:t xml:space="preserve"> </w:t>
      </w:r>
      <w:r w:rsidRPr="007C21D0">
        <w:rPr>
          <w:rFonts w:ascii="Times New Roman" w:hAnsi="Times New Roman" w:cs="Times New Roman"/>
          <w:b/>
          <w:bCs/>
          <w:noProof/>
        </w:rPr>
        <w:t>114</w:t>
      </w:r>
      <w:r w:rsidRPr="007C21D0">
        <w:rPr>
          <w:rFonts w:ascii="Times New Roman" w:hAnsi="Times New Roman" w:cs="Times New Roman"/>
          <w:noProof/>
        </w:rPr>
        <w:t>, 220–228. (doi:10.1038/hdy.2014.89)</w:t>
      </w:r>
    </w:p>
    <w:p w14:paraId="18845CCF"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lastRenderedPageBreak/>
        <w:t>54.</w:t>
      </w:r>
      <w:r w:rsidRPr="007C21D0">
        <w:rPr>
          <w:rFonts w:ascii="Times New Roman" w:hAnsi="Times New Roman" w:cs="Times New Roman"/>
          <w:noProof/>
        </w:rPr>
        <w:tab/>
        <w:t xml:space="preserve">Zhao ZG, Wang YK. 2015 Selection by pollinators on floral traits in generalized </w:t>
      </w:r>
      <w:r w:rsidRPr="007C21D0">
        <w:rPr>
          <w:rFonts w:ascii="Times New Roman" w:hAnsi="Times New Roman" w:cs="Times New Roman"/>
          <w:i/>
          <w:iCs/>
          <w:noProof/>
        </w:rPr>
        <w:t>Trollius ranunculoides</w:t>
      </w:r>
      <w:r w:rsidRPr="007C21D0">
        <w:rPr>
          <w:rFonts w:ascii="Times New Roman" w:hAnsi="Times New Roman" w:cs="Times New Roman"/>
          <w:noProof/>
        </w:rPr>
        <w:t xml:space="preserve"> (Ranunculaceae) along altitudinal gradients. </w:t>
      </w:r>
      <w:r w:rsidRPr="007C21D0">
        <w:rPr>
          <w:rFonts w:ascii="Times New Roman" w:hAnsi="Times New Roman" w:cs="Times New Roman"/>
          <w:i/>
          <w:iCs/>
          <w:noProof/>
        </w:rPr>
        <w:t>PLoS One</w:t>
      </w:r>
      <w:r w:rsidRPr="007C21D0">
        <w:rPr>
          <w:rFonts w:ascii="Times New Roman" w:hAnsi="Times New Roman" w:cs="Times New Roman"/>
          <w:noProof/>
        </w:rPr>
        <w:t xml:space="preserve"> </w:t>
      </w:r>
      <w:r w:rsidRPr="007C21D0">
        <w:rPr>
          <w:rFonts w:ascii="Times New Roman" w:hAnsi="Times New Roman" w:cs="Times New Roman"/>
          <w:b/>
          <w:bCs/>
          <w:noProof/>
        </w:rPr>
        <w:t>10</w:t>
      </w:r>
      <w:r w:rsidRPr="007C21D0">
        <w:rPr>
          <w:rFonts w:ascii="Times New Roman" w:hAnsi="Times New Roman" w:cs="Times New Roman"/>
          <w:noProof/>
        </w:rPr>
        <w:t>, 1–16. (doi:10.1371/journal.pone.0118299)</w:t>
      </w:r>
    </w:p>
    <w:p w14:paraId="28E93828"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55.</w:t>
      </w:r>
      <w:r w:rsidRPr="007C21D0">
        <w:rPr>
          <w:rFonts w:ascii="Times New Roman" w:hAnsi="Times New Roman" w:cs="Times New Roman"/>
          <w:noProof/>
        </w:rPr>
        <w:tab/>
        <w:t xml:space="preserve">Samis KE, Heath KD, Stinchcombe JR. 2008 Discordant longitudinal clines in flowering time and Phytochrome C in </w:t>
      </w:r>
      <w:r w:rsidRPr="007C21D0">
        <w:rPr>
          <w:rFonts w:ascii="Times New Roman" w:hAnsi="Times New Roman" w:cs="Times New Roman"/>
          <w:i/>
          <w:iCs/>
          <w:noProof/>
        </w:rPr>
        <w:t>Arabidopsis thaliana</w:t>
      </w:r>
      <w:r w:rsidRPr="007C21D0">
        <w:rPr>
          <w:rFonts w:ascii="Times New Roman" w:hAnsi="Times New Roman" w:cs="Times New Roman"/>
          <w:noProof/>
        </w:rPr>
        <w:t xml:space="preserve">.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62</w:t>
      </w:r>
      <w:r w:rsidRPr="007C21D0">
        <w:rPr>
          <w:rFonts w:ascii="Times New Roman" w:hAnsi="Times New Roman" w:cs="Times New Roman"/>
          <w:noProof/>
        </w:rPr>
        <w:t>, 2971–2983. (doi:10.1111/j.1558-5646.2008.00484.x)</w:t>
      </w:r>
    </w:p>
    <w:p w14:paraId="161C30E6"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56.</w:t>
      </w:r>
      <w:r w:rsidRPr="007C21D0">
        <w:rPr>
          <w:rFonts w:ascii="Times New Roman" w:hAnsi="Times New Roman" w:cs="Times New Roman"/>
          <w:noProof/>
        </w:rPr>
        <w:tab/>
        <w:t xml:space="preserve">Excoffier L, Ray N. 2008 Surfing during population expansions promotes genetic revolutions and structuration. </w:t>
      </w:r>
      <w:r w:rsidRPr="007C21D0">
        <w:rPr>
          <w:rFonts w:ascii="Times New Roman" w:hAnsi="Times New Roman" w:cs="Times New Roman"/>
          <w:i/>
          <w:iCs/>
          <w:noProof/>
        </w:rPr>
        <w:t>Trends Ecol. Evol.</w:t>
      </w:r>
      <w:r w:rsidRPr="007C21D0">
        <w:rPr>
          <w:rFonts w:ascii="Times New Roman" w:hAnsi="Times New Roman" w:cs="Times New Roman"/>
          <w:noProof/>
        </w:rPr>
        <w:t xml:space="preserve"> </w:t>
      </w:r>
      <w:r w:rsidRPr="007C21D0">
        <w:rPr>
          <w:rFonts w:ascii="Times New Roman" w:hAnsi="Times New Roman" w:cs="Times New Roman"/>
          <w:b/>
          <w:bCs/>
          <w:noProof/>
        </w:rPr>
        <w:t>23</w:t>
      </w:r>
      <w:r w:rsidRPr="007C21D0">
        <w:rPr>
          <w:rFonts w:ascii="Times New Roman" w:hAnsi="Times New Roman" w:cs="Times New Roman"/>
          <w:noProof/>
        </w:rPr>
        <w:t>, 347–351. (doi:10.1016/j.tree.2008.04.004)</w:t>
      </w:r>
    </w:p>
    <w:p w14:paraId="528C9D47"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57.</w:t>
      </w:r>
      <w:r w:rsidRPr="007C21D0">
        <w:rPr>
          <w:rFonts w:ascii="Times New Roman" w:hAnsi="Times New Roman" w:cs="Times New Roman"/>
          <w:noProof/>
        </w:rPr>
        <w:tab/>
        <w:t xml:space="preserve">Eckert CG, Samis KE, Lougheed SC. 2008 Genetic variation across species’ geographical ranges: The central-marginal hypothesis and beyond.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17</w:t>
      </w:r>
      <w:r w:rsidRPr="007C21D0">
        <w:rPr>
          <w:rFonts w:ascii="Times New Roman" w:hAnsi="Times New Roman" w:cs="Times New Roman"/>
          <w:noProof/>
        </w:rPr>
        <w:t>, 1170–1188. (doi:10.1111/j.1365-294X.2007.03659.x)</w:t>
      </w:r>
    </w:p>
    <w:p w14:paraId="777A8FB2"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58.</w:t>
      </w:r>
      <w:r w:rsidRPr="007C21D0">
        <w:rPr>
          <w:rFonts w:ascii="Times New Roman" w:hAnsi="Times New Roman" w:cs="Times New Roman"/>
          <w:noProof/>
        </w:rPr>
        <w:tab/>
        <w:t xml:space="preserve">Yakub M, Tiffin P. 2016 Living in the city: urban environments shape the evolution of a native annual plant. </w:t>
      </w:r>
      <w:r w:rsidRPr="007C21D0">
        <w:rPr>
          <w:rFonts w:ascii="Times New Roman" w:hAnsi="Times New Roman" w:cs="Times New Roman"/>
          <w:i/>
          <w:iCs/>
          <w:noProof/>
        </w:rPr>
        <w:t>Glob. Chang. Biol.</w:t>
      </w:r>
      <w:r w:rsidRPr="007C21D0">
        <w:rPr>
          <w:rFonts w:ascii="Times New Roman" w:hAnsi="Times New Roman" w:cs="Times New Roman"/>
          <w:noProof/>
        </w:rPr>
        <w:t xml:space="preserve"> </w:t>
      </w:r>
      <w:r w:rsidRPr="007C21D0">
        <w:rPr>
          <w:rFonts w:ascii="Times New Roman" w:hAnsi="Times New Roman" w:cs="Times New Roman"/>
          <w:b/>
          <w:bCs/>
          <w:noProof/>
        </w:rPr>
        <w:t>23</w:t>
      </w:r>
      <w:r w:rsidRPr="007C21D0">
        <w:rPr>
          <w:rFonts w:ascii="Times New Roman" w:hAnsi="Times New Roman" w:cs="Times New Roman"/>
          <w:noProof/>
        </w:rPr>
        <w:t>, 2082–2089. (doi:10.1111/gcb.13528)</w:t>
      </w:r>
    </w:p>
    <w:p w14:paraId="33E796E0"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59.</w:t>
      </w:r>
      <w:r w:rsidRPr="007C21D0">
        <w:rPr>
          <w:rFonts w:ascii="Times New Roman" w:hAnsi="Times New Roman" w:cs="Times New Roman"/>
          <w:noProof/>
        </w:rPr>
        <w:tab/>
        <w:t xml:space="preserve">Winchell KM, Reynolds RG, Prado-Irwin SR, Puente-Rolón AR, Revell LJ. 2016 Phenotypic shifts in urban areas in the tropical lizard </w:t>
      </w:r>
      <w:r w:rsidRPr="007C21D0">
        <w:rPr>
          <w:rFonts w:ascii="Times New Roman" w:hAnsi="Times New Roman" w:cs="Times New Roman"/>
          <w:i/>
          <w:iCs/>
          <w:noProof/>
        </w:rPr>
        <w:t>Anolis cristatellus</w:t>
      </w:r>
      <w:r w:rsidRPr="007C21D0">
        <w:rPr>
          <w:rFonts w:ascii="Times New Roman" w:hAnsi="Times New Roman" w:cs="Times New Roman"/>
          <w:noProof/>
        </w:rPr>
        <w:t xml:space="preserve">.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70</w:t>
      </w:r>
      <w:r w:rsidRPr="007C21D0">
        <w:rPr>
          <w:rFonts w:ascii="Times New Roman" w:hAnsi="Times New Roman" w:cs="Times New Roman"/>
          <w:noProof/>
        </w:rPr>
        <w:t>, 1009–1022. (doi:10.1111/evo.12925)</w:t>
      </w:r>
    </w:p>
    <w:p w14:paraId="5693E8EA"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60.</w:t>
      </w:r>
      <w:r w:rsidRPr="007C21D0">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22</w:t>
      </w:r>
      <w:r w:rsidRPr="007C21D0">
        <w:rPr>
          <w:rFonts w:ascii="Times New Roman" w:hAnsi="Times New Roman" w:cs="Times New Roman"/>
          <w:noProof/>
        </w:rPr>
        <w:t>, 3629–3637. (doi:10.1111/mec.12288)</w:t>
      </w:r>
    </w:p>
    <w:p w14:paraId="035B352C"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61.</w:t>
      </w:r>
      <w:r w:rsidRPr="007C21D0">
        <w:rPr>
          <w:rFonts w:ascii="Times New Roman" w:hAnsi="Times New Roman" w:cs="Times New Roman"/>
          <w:noProof/>
        </w:rPr>
        <w:tab/>
        <w:t xml:space="preserve">Barnes I, Duda A, Pybus OG, Thomas MG. 2011 Ancient urbanization predicts genetic resistance to tuberculosis. </w:t>
      </w:r>
      <w:r w:rsidRPr="007C21D0">
        <w:rPr>
          <w:rFonts w:ascii="Times New Roman" w:hAnsi="Times New Roman" w:cs="Times New Roman"/>
          <w:i/>
          <w:iCs/>
          <w:noProof/>
        </w:rPr>
        <w:t>Evolution (N. Y).</w:t>
      </w:r>
      <w:r w:rsidRPr="007C21D0">
        <w:rPr>
          <w:rFonts w:ascii="Times New Roman" w:hAnsi="Times New Roman" w:cs="Times New Roman"/>
          <w:noProof/>
        </w:rPr>
        <w:t xml:space="preserve"> </w:t>
      </w:r>
      <w:r w:rsidRPr="007C21D0">
        <w:rPr>
          <w:rFonts w:ascii="Times New Roman" w:hAnsi="Times New Roman" w:cs="Times New Roman"/>
          <w:b/>
          <w:bCs/>
          <w:noProof/>
        </w:rPr>
        <w:t>65</w:t>
      </w:r>
      <w:r w:rsidRPr="007C21D0">
        <w:rPr>
          <w:rFonts w:ascii="Times New Roman" w:hAnsi="Times New Roman" w:cs="Times New Roman"/>
          <w:noProof/>
        </w:rPr>
        <w:t>, 842–848. (doi:10.1111/j.1558-5646.2010.01132.x)</w:t>
      </w:r>
    </w:p>
    <w:p w14:paraId="5D139C7E" w14:textId="77777777" w:rsidR="007C21D0" w:rsidRPr="007C21D0" w:rsidRDefault="007C21D0" w:rsidP="007C21D0">
      <w:pPr>
        <w:widowControl w:val="0"/>
        <w:autoSpaceDE w:val="0"/>
        <w:autoSpaceDN w:val="0"/>
        <w:adjustRightInd w:val="0"/>
        <w:spacing w:line="360" w:lineRule="auto"/>
        <w:ind w:left="640" w:hanging="640"/>
        <w:rPr>
          <w:rFonts w:ascii="Times New Roman" w:hAnsi="Times New Roman" w:cs="Times New Roman"/>
          <w:noProof/>
        </w:rPr>
      </w:pPr>
      <w:r w:rsidRPr="007C21D0">
        <w:rPr>
          <w:rFonts w:ascii="Times New Roman" w:hAnsi="Times New Roman" w:cs="Times New Roman"/>
          <w:noProof/>
        </w:rPr>
        <w:t>62.</w:t>
      </w:r>
      <w:r w:rsidRPr="007C21D0">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7C21D0">
        <w:rPr>
          <w:rFonts w:ascii="Times New Roman" w:hAnsi="Times New Roman" w:cs="Times New Roman"/>
          <w:i/>
          <w:iCs/>
          <w:noProof/>
        </w:rPr>
        <w:t>Mol. Ecol.</w:t>
      </w:r>
      <w:r w:rsidRPr="007C21D0">
        <w:rPr>
          <w:rFonts w:ascii="Times New Roman" w:hAnsi="Times New Roman" w:cs="Times New Roman"/>
          <w:noProof/>
        </w:rPr>
        <w:t xml:space="preserve"> </w:t>
      </w:r>
      <w:r w:rsidRPr="007C21D0">
        <w:rPr>
          <w:rFonts w:ascii="Times New Roman" w:hAnsi="Times New Roman" w:cs="Times New Roman"/>
          <w:b/>
          <w:bCs/>
          <w:noProof/>
        </w:rPr>
        <w:t>26</w:t>
      </w:r>
      <w:r w:rsidRPr="007C21D0">
        <w:rPr>
          <w:rFonts w:ascii="Times New Roman" w:hAnsi="Times New Roman" w:cs="Times New Roman"/>
          <w:noProof/>
        </w:rPr>
        <w:t>, 1498–1514. (doi:10.1111/mec.14019)</w:t>
      </w:r>
    </w:p>
    <w:p w14:paraId="68F5A07F" w14:textId="579F986F" w:rsidR="00A21108" w:rsidRDefault="000A63E6" w:rsidP="007C21D0">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6BE1919C"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In drift scenario 2, the strength of drift was man</w:t>
      </w:r>
      <w:ins w:id="22" w:author="James Santangelo" w:date="2018-01-24T10:07:00Z">
        <w:r w:rsidR="00C51007">
          <w:rPr>
            <w:rFonts w:ascii="Times New Roman" w:hAnsi="Times New Roman" w:cs="Times New Roman"/>
          </w:rPr>
          <w:t>ip</w:t>
        </w:r>
      </w:ins>
      <w:r w:rsidR="001D01D3">
        <w:rPr>
          <w:rFonts w:ascii="Times New Roman" w:hAnsi="Times New Roman" w:cs="Times New Roman"/>
        </w:rPr>
        <w:t xml:space="preserve">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ins w:id="23" w:author="James Santangelo" w:date="2018-01-24T10:07:00Z">
        <w:r w:rsidR="00C51007">
          <w:rPr>
            <w:rFonts w:ascii="Times New Roman" w:hAnsi="Times New Roman" w:cs="Times New Roman"/>
            <w:i/>
          </w:rPr>
          <w:t>b</w:t>
        </w:r>
      </w:ins>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commentRangeStart w:id="24"/>
      <w:r w:rsidRPr="00353D38">
        <w:rPr>
          <w:rFonts w:ascii="Times New Roman" w:hAnsi="Times New Roman" w:cs="Times New Roman"/>
          <w:b/>
        </w:rPr>
        <w:lastRenderedPageBreak/>
        <w:t xml:space="preserve">Table </w:t>
      </w:r>
      <w:commentRangeEnd w:id="24"/>
      <w:r w:rsidR="00C24E6C">
        <w:rPr>
          <w:rStyle w:val="CommentReference"/>
        </w:rPr>
        <w:commentReference w:id="24"/>
      </w:r>
      <w:r w:rsidRPr="00353D38">
        <w:rPr>
          <w:rFonts w:ascii="Times New Roman" w:hAnsi="Times New Roman" w:cs="Times New Roman"/>
          <w:b/>
        </w:rPr>
        <w:t xml:space="preserve">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cyanogenesis.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690F3D18"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sidR="002C413A">
              <w:rPr>
                <w:rFonts w:ascii="Times New Roman" w:eastAsia="Times New Roman" w:hAnsi="Times New Roman" w:cs="Times New Roman"/>
                <w:color w:val="000000"/>
              </w:rPr>
              <w:t>; 1.0</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noProof/>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are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F4CDC" w:rsidP="0044259C">
      <w:pPr>
        <w:rPr>
          <w:rFonts w:ascii="Times New Roman" w:hAnsi="Times New Roman" w:cs="Times New Roman"/>
        </w:rPr>
      </w:pPr>
      <w:r w:rsidRPr="006F4CDC">
        <w:rPr>
          <w:noProof/>
        </w:rPr>
        <w:lastRenderedPageBreak/>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p>
    <w:p w14:paraId="32B3C0AA" w14:textId="7672ED87" w:rsidR="0044259C" w:rsidRDefault="0044259C" w:rsidP="0044259C">
      <w:pPr>
        <w:rPr>
          <w:rFonts w:ascii="Times New Roman" w:hAnsi="Times New Roman" w:cs="Times New Roman"/>
        </w:rPr>
      </w:pPr>
      <w:commentRangeStart w:id="25"/>
      <w:r>
        <w:rPr>
          <w:rFonts w:ascii="Times New Roman" w:hAnsi="Times New Roman" w:cs="Times New Roman"/>
          <w:b/>
        </w:rPr>
        <w:t>Figure 6</w:t>
      </w:r>
      <w:commentRangeEnd w:id="25"/>
      <w:r w:rsidR="00725A86">
        <w:rPr>
          <w:rStyle w:val="CommentReference"/>
        </w:rPr>
        <w:commentReference w:id="25"/>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26" w:author="Marc Johnson" w:date="2018-01-18T14:01:00Z">
        <w:r w:rsidR="00F91F07">
          <w:rPr>
            <w:rFonts w:ascii="Times New Roman" w:hAnsi="Times New Roman" w:cs="Times New Roman"/>
          </w:rPr>
          <w:t>,</w:t>
        </w:r>
      </w:ins>
      <w:r w:rsidR="00753B7F">
        <w:rPr>
          <w:rFonts w:ascii="Times New Roman" w:hAnsi="Times New Roman" w:cs="Times New Roman"/>
        </w:rPr>
        <w:t xml:space="preserve"> and</w:t>
      </w:r>
      <w:r w:rsidRPr="00CB0ADF">
        <w:rPr>
          <w:rFonts w:ascii="Times New Roman" w:hAnsi="Times New Roman" w:cs="Times New Roman"/>
        </w:rPr>
        <w:t xml:space="preserve"> intermediate founder effects</w:t>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r>
        <w:rPr>
          <w:rFonts w:ascii="Times New Roman" w:hAnsi="Times New Roman" w:cs="Times New Roman"/>
          <w:b/>
        </w:rPr>
        <w:t xml:space="preserve">Figure 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absence </w:t>
      </w:r>
      <w:bookmarkStart w:id="27" w:name="_GoBack"/>
      <w:bookmarkEnd w:id="27"/>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23T13:11:00Z" w:initials="JS">
    <w:p w14:paraId="742642BA" w14:textId="4BBEBBEA" w:rsidR="00B11715" w:rsidRDefault="00B11715">
      <w:pPr>
        <w:pStyle w:val="CommentText"/>
      </w:pPr>
      <w:r>
        <w:rPr>
          <w:rStyle w:val="CommentReference"/>
        </w:rPr>
        <w:annotationRef/>
      </w:r>
      <w:r>
        <w:t>General:</w:t>
      </w:r>
    </w:p>
    <w:p w14:paraId="6F3BEA54" w14:textId="68998F0D" w:rsidR="00B11715" w:rsidRDefault="00B11715">
      <w:pPr>
        <w:pStyle w:val="CommentText"/>
      </w:pPr>
    </w:p>
    <w:p w14:paraId="6611CD59" w14:textId="5A3CDF17" w:rsidR="00B11715" w:rsidRDefault="00B11715">
      <w:pPr>
        <w:pStyle w:val="CommentText"/>
      </w:pPr>
      <w:r>
        <w:t xml:space="preserve">Flowed well and well written. </w:t>
      </w:r>
    </w:p>
    <w:p w14:paraId="6C475676" w14:textId="0D001B85" w:rsidR="00B11715" w:rsidRDefault="00B11715">
      <w:pPr>
        <w:pStyle w:val="CommentText"/>
      </w:pPr>
      <w:r>
        <w:t xml:space="preserve">Great description of methods (lucid). </w:t>
      </w:r>
    </w:p>
    <w:p w14:paraId="582C6254" w14:textId="2E640C03" w:rsidR="00B11715" w:rsidRDefault="00B11715">
      <w:pPr>
        <w:pStyle w:val="CommentText"/>
      </w:pPr>
      <w:r>
        <w:t xml:space="preserve">Maybe strengthen urban in conclusion. </w:t>
      </w:r>
    </w:p>
    <w:p w14:paraId="4F2D8DA8" w14:textId="010CFF66" w:rsidR="00B11715" w:rsidRDefault="00B11715">
      <w:pPr>
        <w:pStyle w:val="CommentText"/>
      </w:pPr>
    </w:p>
    <w:p w14:paraId="6AAEAF43" w14:textId="5EEA1922" w:rsidR="00B11715" w:rsidRDefault="00B11715">
      <w:pPr>
        <w:pStyle w:val="CommentText"/>
      </w:pPr>
      <w:r>
        <w:t xml:space="preserve">Adam: Make sure reference to title is included somewhere in the paper. </w:t>
      </w:r>
    </w:p>
  </w:comment>
  <w:comment w:id="1" w:author="James Santangelo [2]" w:date="2018-01-16T11:24:00Z" w:initials="JS">
    <w:p w14:paraId="5F79B2AC" w14:textId="77777777" w:rsidR="00B11715" w:rsidRDefault="00B11715">
      <w:pPr>
        <w:pStyle w:val="CommentText"/>
      </w:pPr>
      <w:r>
        <w:rPr>
          <w:rStyle w:val="CommentReference"/>
        </w:rPr>
        <w:annotationRef/>
      </w:r>
      <w:r>
        <w:t xml:space="preserve">Rob—Please confirm affiliations. </w:t>
      </w:r>
    </w:p>
  </w:comment>
  <w:comment w:id="2" w:author="James Santangelo" w:date="2018-01-21T12:52:00Z" w:initials="JS">
    <w:p w14:paraId="56F63835" w14:textId="07E867D7" w:rsidR="00B11715" w:rsidRDefault="00B11715">
      <w:pPr>
        <w:pStyle w:val="CommentText"/>
      </w:pPr>
      <w:r>
        <w:rPr>
          <w:rStyle w:val="CommentReference"/>
        </w:rPr>
        <w:annotationRef/>
      </w:r>
      <w:r>
        <w:t xml:space="preserve">265 words. Max 200. Need to cut. </w:t>
      </w:r>
    </w:p>
  </w:comment>
  <w:comment w:id="3" w:author="Marc Johnson" w:date="2018-01-18T09:12:00Z" w:initials="MJ">
    <w:p w14:paraId="2225C946" w14:textId="106B2D93" w:rsidR="00B11715" w:rsidRDefault="00B11715">
      <w:pPr>
        <w:pStyle w:val="CommentText"/>
      </w:pPr>
      <w:r>
        <w:rPr>
          <w:rStyle w:val="CommentReference"/>
        </w:rPr>
        <w:annotationRef/>
      </w:r>
      <w:r>
        <w:t>It took me a few reads to get this point. I worry we might lose people here. Is there a simpler way to make this point? The basic premise is that the probability of eventual fixation by drift is equal to the initial frequency of the allele. The reader will need to know there pop gen pretty well, and to be able to make a couple of leaps of logic to follow your argument. You’ll also lose 95% of grad students at this point, just because they are less likely to know the pop gene theory literature..</w:t>
      </w:r>
    </w:p>
  </w:comment>
  <w:comment w:id="4" w:author="James Santangelo" w:date="2018-01-21T15:01:00Z" w:initials="JS">
    <w:p w14:paraId="1B6B34F2" w14:textId="5BA176EC" w:rsidR="00B11715" w:rsidRDefault="00B11715">
      <w:pPr>
        <w:pStyle w:val="CommentText"/>
      </w:pPr>
      <w:r>
        <w:rPr>
          <w:rStyle w:val="CommentReference"/>
        </w:rPr>
        <w:annotationRef/>
      </w:r>
      <w:r>
        <w:t xml:space="preserve">Added an example sentence and changed the wording slightly for clarification. </w:t>
      </w:r>
    </w:p>
  </w:comment>
  <w:comment w:id="6" w:author="Rob Ness" w:date="2017-12-18T19:30:00Z" w:initials="RN">
    <w:p w14:paraId="0418A158" w14:textId="77777777" w:rsidR="00B11715" w:rsidRDefault="00B11715" w:rsidP="00695730">
      <w:pPr>
        <w:pStyle w:val="CommentText"/>
      </w:pPr>
      <w:r>
        <w:rPr>
          <w:rStyle w:val="CommentReference"/>
        </w:rPr>
        <w:annotationRef/>
      </w:r>
      <w:r>
        <w:rPr>
          <w:rStyle w:val="CommentReference"/>
        </w:rPr>
        <w:annotationRef/>
      </w:r>
      <w:r>
        <w:t>Do you think its good to lead with selection or drift?</w:t>
      </w:r>
    </w:p>
    <w:p w14:paraId="3FF24F10" w14:textId="77777777" w:rsidR="00B11715" w:rsidRDefault="00B11715" w:rsidP="00695730">
      <w:pPr>
        <w:pStyle w:val="CommentText"/>
      </w:pPr>
    </w:p>
    <w:p w14:paraId="4DCFE517" w14:textId="77777777" w:rsidR="00B11715" w:rsidRDefault="00B11715" w:rsidP="00695730">
      <w:pPr>
        <w:pStyle w:val="CommentText"/>
      </w:pPr>
      <w:r>
        <w:t>It almost seems worth saying: cities are cool, we all like to think about selection to adapt to cities – BUT cities may also be drifty so we need to think about both things – which is what we are going to do here</w:t>
      </w:r>
    </w:p>
  </w:comment>
  <w:comment w:id="7" w:author="James Santangelo [2]" w:date="2017-12-23T11:20:00Z" w:initials="JS">
    <w:p w14:paraId="3B9479C0" w14:textId="77777777" w:rsidR="00B11715" w:rsidRDefault="00B11715" w:rsidP="00695730">
      <w:pPr>
        <w:pStyle w:val="CommentText"/>
      </w:pPr>
      <w:r>
        <w:rPr>
          <w:rStyle w:val="CommentReference"/>
        </w:rPr>
        <w:annotationRef/>
      </w:r>
      <w:r>
        <w:t>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cyanogenesis as a model.</w:t>
      </w:r>
    </w:p>
    <w:p w14:paraId="4A0F7EC9" w14:textId="77777777" w:rsidR="00B11715" w:rsidRDefault="00B11715" w:rsidP="00695730">
      <w:pPr>
        <w:pStyle w:val="CommentText"/>
      </w:pPr>
    </w:p>
    <w:p w14:paraId="4F7FBC29" w14:textId="77777777" w:rsidR="00B11715" w:rsidRDefault="00B11715" w:rsidP="00695730">
      <w:pPr>
        <w:pStyle w:val="CommentText"/>
      </w:pPr>
      <w:r>
        <w:t xml:space="preserve">Let me know if this makes sense. </w:t>
      </w:r>
    </w:p>
    <w:p w14:paraId="7262543F" w14:textId="77777777" w:rsidR="00B11715" w:rsidRDefault="00B11715" w:rsidP="00695730">
      <w:pPr>
        <w:pStyle w:val="CommentText"/>
      </w:pPr>
    </w:p>
    <w:p w14:paraId="4146EF8B" w14:textId="77777777" w:rsidR="00B11715" w:rsidRDefault="00B11715" w:rsidP="00695730">
      <w:pPr>
        <w:pStyle w:val="CommentText"/>
      </w:pPr>
    </w:p>
  </w:comment>
  <w:comment w:id="8" w:author="James Santangelo" w:date="2018-01-24T10:15:00Z" w:initials="JS">
    <w:p w14:paraId="39B3DC96" w14:textId="20ADF6D6" w:rsidR="00B11715" w:rsidRDefault="00B11715">
      <w:pPr>
        <w:pStyle w:val="CommentText"/>
      </w:pPr>
      <w:r>
        <w:rPr>
          <w:rStyle w:val="CommentReference"/>
        </w:rPr>
        <w:annotationRef/>
      </w:r>
      <w:r>
        <w:rPr>
          <w:rStyle w:val="CommentReference"/>
        </w:rPr>
        <w:t>Maybe move this after you summarize the non-Trifolium selection studies (e.g. Line 105). It feels a little choppy to have a paragraph about nonadaptive evolution, half a sentence about evidence for urban selection, a strong statement that realy we need to consider these things jointly, then starting a new paragraph that mostly talks about selection-only studies.</w:t>
      </w:r>
    </w:p>
  </w:comment>
  <w:comment w:id="9" w:author="Marc Johnson" w:date="2018-01-18T09:34:00Z" w:initials="MJ">
    <w:p w14:paraId="68C235E9" w14:textId="61ED0EF9" w:rsidR="00B11715" w:rsidRDefault="00B11715">
      <w:pPr>
        <w:pStyle w:val="CommentText"/>
      </w:pPr>
      <w:r>
        <w:rPr>
          <w:rStyle w:val="CommentReference"/>
        </w:rPr>
        <w:annotationRef/>
      </w:r>
      <w:r>
        <w:t>That is an odd term. Did you make this up or take it from the literature. “redundant recessive epistaiss” would be a more intuitive term.</w:t>
      </w:r>
    </w:p>
  </w:comment>
  <w:comment w:id="10" w:author="James Santangelo" w:date="2018-01-20T12:13:00Z" w:initials="JS">
    <w:p w14:paraId="02FFA7C2" w14:textId="7F6E7713" w:rsidR="00B11715" w:rsidRDefault="00B11715">
      <w:pPr>
        <w:pStyle w:val="CommentText"/>
      </w:pPr>
      <w:r>
        <w:rPr>
          <w:rStyle w:val="CommentReference"/>
        </w:rPr>
        <w:annotationRef/>
      </w:r>
      <w:r>
        <w:t>I know it’s not super intuitive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11" w:author="James Santangelo" w:date="2018-01-24T14:22:00Z" w:initials="JS">
    <w:p w14:paraId="1E65AEEF" w14:textId="1BB38507" w:rsidR="00B11715" w:rsidRDefault="00B11715">
      <w:pPr>
        <w:pStyle w:val="CommentText"/>
      </w:pPr>
      <w:r>
        <w:rPr>
          <w:rStyle w:val="CommentReference"/>
        </w:rPr>
        <w:annotationRef/>
      </w:r>
      <w:r>
        <w:t xml:space="preserve">Need something urban here. </w:t>
      </w:r>
    </w:p>
  </w:comment>
  <w:comment w:id="12" w:author="James Santangelo" w:date="2018-01-21T13:05:00Z" w:initials="JS">
    <w:p w14:paraId="507A54F8" w14:textId="31E06632" w:rsidR="00B11715" w:rsidRDefault="00B11715">
      <w:pPr>
        <w:pStyle w:val="CommentText"/>
      </w:pPr>
      <w:r>
        <w:rPr>
          <w:rStyle w:val="CommentReference"/>
        </w:rPr>
        <w:annotationRef/>
      </w:r>
      <w:r>
        <w:t xml:space="preserve">Find Corkill 1952. Not available through RACER. </w:t>
      </w:r>
    </w:p>
  </w:comment>
  <w:comment w:id="13" w:author="James Santangelo" w:date="2018-01-24T14:59:00Z" w:initials="JS">
    <w:p w14:paraId="4C762C34" w14:textId="75EAA23A" w:rsidR="00B11715" w:rsidRDefault="00B11715">
      <w:pPr>
        <w:pStyle w:val="CommentText"/>
      </w:pPr>
      <w:r>
        <w:rPr>
          <w:rStyle w:val="CommentReference"/>
        </w:rPr>
        <w:annotationRef/>
      </w:r>
      <w:r>
        <w:t xml:space="preserve">No time to do this before submission but we can test this directly by looking at the mean frequency of HCN in the rural and urban-most population in the presence and absence of selection. May be worth doing for revisions following review. </w:t>
      </w:r>
    </w:p>
  </w:comment>
  <w:comment w:id="14" w:author="James Santangelo" w:date="2018-01-24T18:11:00Z" w:initials="JS">
    <w:p w14:paraId="5189306F" w14:textId="033C4A10" w:rsidR="0031511F" w:rsidRDefault="0031511F">
      <w:pPr>
        <w:pStyle w:val="CommentText"/>
      </w:pPr>
      <w:r>
        <w:rPr>
          <w:rStyle w:val="CommentReference"/>
        </w:rPr>
        <w:annotationRef/>
      </w:r>
      <w:r>
        <w:t>Made more specific.</w:t>
      </w:r>
    </w:p>
  </w:comment>
  <w:comment w:id="15" w:author="James Santangelo" w:date="2018-01-24T15:04:00Z" w:initials="JS">
    <w:p w14:paraId="49A35683" w14:textId="5627D0C1" w:rsidR="00B11715" w:rsidRDefault="00B11715">
      <w:pPr>
        <w:pStyle w:val="CommentText"/>
      </w:pPr>
      <w:r>
        <w:rPr>
          <w:rStyle w:val="CommentReference"/>
        </w:rPr>
        <w:annotationRef/>
      </w:r>
      <w:r>
        <w:t xml:space="preserve">Somewhere in here would be a good place to discuss our motivation for the use of “spandrels” in the title. Folks commented that the title is great but should be justified. </w:t>
      </w:r>
    </w:p>
  </w:comment>
  <w:comment w:id="16" w:author="James Santangelo" w:date="2018-01-24T10:04:00Z" w:initials="JS">
    <w:p w14:paraId="013EF321" w14:textId="66BB472E" w:rsidR="00B11715" w:rsidRDefault="00B11715">
      <w:pPr>
        <w:pStyle w:val="CommentText"/>
      </w:pPr>
      <w:r>
        <w:rPr>
          <w:rStyle w:val="CommentReference"/>
        </w:rPr>
        <w:annotationRef/>
      </w:r>
      <w:r>
        <w:t xml:space="preserve">Strengthen paragraph with references. </w:t>
      </w:r>
    </w:p>
  </w:comment>
  <w:comment w:id="17" w:author="James Santangelo" w:date="2018-01-24T11:49:00Z" w:initials="JS">
    <w:p w14:paraId="4CB93BA1" w14:textId="506A6B25" w:rsidR="00B11715" w:rsidRDefault="00B11715">
      <w:pPr>
        <w:pStyle w:val="CommentText"/>
      </w:pPr>
      <w:r>
        <w:rPr>
          <w:rStyle w:val="CommentReference"/>
        </w:rPr>
        <w:annotationRef/>
      </w:r>
      <w:r>
        <w:t>Adam: Citation?</w:t>
      </w:r>
    </w:p>
  </w:comment>
  <w:comment w:id="18" w:author="James Santangelo" w:date="2018-01-24T12:25:00Z" w:initials="JS">
    <w:p w14:paraId="087CE996" w14:textId="3E1C8877" w:rsidR="00B11715" w:rsidRDefault="00B11715">
      <w:pPr>
        <w:pStyle w:val="CommentText"/>
      </w:pPr>
      <w:r>
        <w:rPr>
          <w:rStyle w:val="CommentReference"/>
        </w:rPr>
        <w:annotationRef/>
      </w:r>
      <w:r>
        <w:t>Connor: Are these theoretical predictions? Are there empirical results to back these statements up? Or simulation results?</w:t>
      </w:r>
    </w:p>
  </w:comment>
  <w:comment w:id="19" w:author="James Santangelo" w:date="2018-01-24T10:04:00Z" w:initials="JS">
    <w:p w14:paraId="798D8D22" w14:textId="365FCB14" w:rsidR="00B11715" w:rsidRDefault="00B11715">
      <w:pPr>
        <w:pStyle w:val="CommentText"/>
      </w:pPr>
      <w:r>
        <w:rPr>
          <w:rStyle w:val="CommentReference"/>
        </w:rPr>
        <w:annotationRef/>
      </w:r>
      <w:r>
        <w:t>Molly: Re-word</w:t>
      </w:r>
    </w:p>
  </w:comment>
  <w:comment w:id="20" w:author="James Santangelo" w:date="2018-01-24T12:25:00Z" w:initials="JS">
    <w:p w14:paraId="1C39DE81" w14:textId="320F70EF" w:rsidR="00B11715" w:rsidRDefault="00B11715">
      <w:pPr>
        <w:pStyle w:val="CommentText"/>
      </w:pPr>
      <w:r>
        <w:rPr>
          <w:rStyle w:val="CommentReference"/>
        </w:rPr>
        <w:annotationRef/>
      </w:r>
      <w:r>
        <w:t>From my interpretation it sounds like a cline in HCN frequency should not evolve under the above scenario?</w:t>
      </w:r>
    </w:p>
  </w:comment>
  <w:comment w:id="24" w:author="James Santangelo" w:date="2018-01-23T13:18:00Z" w:initials="JS">
    <w:p w14:paraId="6FE39F32" w14:textId="12293D81" w:rsidR="00B11715" w:rsidRDefault="00B11715">
      <w:pPr>
        <w:pStyle w:val="CommentText"/>
      </w:pPr>
      <w:r>
        <w:rPr>
          <w:rStyle w:val="CommentReference"/>
        </w:rPr>
        <w:annotationRef/>
      </w:r>
      <w:r>
        <w:t xml:space="preserve">Add simulation number and incorporate into figure and text. </w:t>
      </w:r>
    </w:p>
  </w:comment>
  <w:comment w:id="25" w:author="James Santangelo" w:date="2018-01-23T13:53:00Z" w:initials="JS">
    <w:p w14:paraId="7F038D40" w14:textId="72E89C45" w:rsidR="00B11715" w:rsidRDefault="00B11715">
      <w:pPr>
        <w:pStyle w:val="CommentText"/>
      </w:pPr>
      <w:r>
        <w:rPr>
          <w:rStyle w:val="CommentReference"/>
        </w:rPr>
        <w:annotationRef/>
      </w:r>
      <w:r>
        <w:t xml:space="preserve">Disntance for x-axis. </w:t>
      </w:r>
    </w:p>
    <w:p w14:paraId="60BFFACD" w14:textId="40056E81" w:rsidR="00B11715" w:rsidRDefault="00B11715">
      <w:pPr>
        <w:pStyle w:val="CommentText"/>
      </w:pPr>
    </w:p>
    <w:p w14:paraId="2B6D1126" w14:textId="18CBD096" w:rsidR="00B11715" w:rsidRDefault="00B11715">
      <w:pPr>
        <w:pStyle w:val="CommentText"/>
      </w:pPr>
      <w:r>
        <w:t xml:space="preserve">Colonizarion below x-axis.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AEAF43" w15:done="0"/>
  <w15:commentEx w15:paraId="5F79B2AC" w15:done="0"/>
  <w15:commentEx w15:paraId="56F63835" w15:done="0"/>
  <w15:commentEx w15:paraId="2225C946" w15:done="0"/>
  <w15:commentEx w15:paraId="1B6B34F2" w15:paraIdParent="2225C946" w15:done="0"/>
  <w15:commentEx w15:paraId="4DCFE517" w15:done="0"/>
  <w15:commentEx w15:paraId="4146EF8B" w15:paraIdParent="4DCFE517" w15:done="0"/>
  <w15:commentEx w15:paraId="39B3DC96" w15:done="0"/>
  <w15:commentEx w15:paraId="68C235E9" w15:done="0"/>
  <w15:commentEx w15:paraId="02FFA7C2" w15:paraIdParent="68C235E9" w15:done="0"/>
  <w15:commentEx w15:paraId="1E65AEEF" w15:done="0"/>
  <w15:commentEx w15:paraId="507A54F8" w15:done="0"/>
  <w15:commentEx w15:paraId="4C762C34" w15:done="0"/>
  <w15:commentEx w15:paraId="5189306F" w15:done="0"/>
  <w15:commentEx w15:paraId="49A35683" w15:done="0"/>
  <w15:commentEx w15:paraId="013EF321" w15:done="0"/>
  <w15:commentEx w15:paraId="4CB93BA1" w15:done="0"/>
  <w15:commentEx w15:paraId="087CE996" w15:done="0"/>
  <w15:commentEx w15:paraId="798D8D22" w15:done="0"/>
  <w15:commentEx w15:paraId="1C39DE81" w15:done="0"/>
  <w15:commentEx w15:paraId="6FE39F32" w15:done="0"/>
  <w15:commentEx w15:paraId="2B6D11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AEAF43" w16cid:durableId="1E11B30C"/>
  <w16cid:commentId w16cid:paraId="5F79B2AC" w16cid:durableId="1E0DACBB"/>
  <w16cid:commentId w16cid:paraId="56F63835" w16cid:durableId="1E0F0B95"/>
  <w16cid:commentId w16cid:paraId="2225C946" w16cid:durableId="1E0DACC6"/>
  <w16cid:commentId w16cid:paraId="1B6B34F2" w16cid:durableId="1E0F29C9"/>
  <w16cid:commentId w16cid:paraId="4DCFE517" w16cid:durableId="1E0DACC8"/>
  <w16cid:commentId w16cid:paraId="4146EF8B" w16cid:durableId="1E0DACC9"/>
  <w16cid:commentId w16cid:paraId="39B3DC96" w16cid:durableId="1E12DB5F"/>
  <w16cid:commentId w16cid:paraId="68C235E9" w16cid:durableId="1E0DACCA"/>
  <w16cid:commentId w16cid:paraId="02FFA7C2" w16cid:durableId="1E0DB0F4"/>
  <w16cid:commentId w16cid:paraId="1E65AEEF" w16cid:durableId="1E13153E"/>
  <w16cid:commentId w16cid:paraId="507A54F8" w16cid:durableId="1E0F0E82"/>
  <w16cid:commentId w16cid:paraId="4C762C34" w16cid:durableId="1E131DBD"/>
  <w16cid:commentId w16cid:paraId="5189306F" w16cid:durableId="1E134ABF"/>
  <w16cid:commentId w16cid:paraId="49A35683" w16cid:durableId="1E131F16"/>
  <w16cid:commentId w16cid:paraId="013EF321" w16cid:durableId="1E12D8B8"/>
  <w16cid:commentId w16cid:paraId="4CB93BA1" w16cid:durableId="1E12F145"/>
  <w16cid:commentId w16cid:paraId="087CE996" w16cid:durableId="1E12F9A2"/>
  <w16cid:commentId w16cid:paraId="798D8D22" w16cid:durableId="1E12D8CA"/>
  <w16cid:commentId w16cid:paraId="1C39DE81" w16cid:durableId="1E12F9BD"/>
  <w16cid:commentId w16cid:paraId="6FE39F32" w16cid:durableId="1E11B4B6"/>
  <w16cid:commentId w16cid:paraId="2B6D1126" w16cid:durableId="1E11B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263BB" w14:textId="77777777" w:rsidR="00C84FF6" w:rsidRDefault="00C84FF6">
      <w:r>
        <w:separator/>
      </w:r>
    </w:p>
  </w:endnote>
  <w:endnote w:type="continuationSeparator" w:id="0">
    <w:p w14:paraId="697E9290" w14:textId="77777777" w:rsidR="00C84FF6" w:rsidRDefault="00C8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B11715" w:rsidRDefault="00B11715"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B11715" w:rsidRDefault="00B117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B11715" w:rsidRDefault="00B11715"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B11715" w:rsidRDefault="00B11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80079" w14:textId="77777777" w:rsidR="00C84FF6" w:rsidRDefault="00C84FF6">
      <w:r>
        <w:separator/>
      </w:r>
    </w:p>
  </w:footnote>
  <w:footnote w:type="continuationSeparator" w:id="0">
    <w:p w14:paraId="632B3ECF" w14:textId="77777777" w:rsidR="00C84FF6" w:rsidRDefault="00C84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Windows Live" w15:userId="e638a063-8c92-4fd8-845b-aa0f44b11a7c"/>
  </w15:person>
  <w15:person w15:author="James Santangelo [2]">
    <w15:presenceInfo w15:providerId="None" w15:userId="James Santangelo"/>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7354B"/>
    <w:rsid w:val="000A63E6"/>
    <w:rsid w:val="000B2C50"/>
    <w:rsid w:val="000C6745"/>
    <w:rsid w:val="000F0387"/>
    <w:rsid w:val="00110B09"/>
    <w:rsid w:val="00116984"/>
    <w:rsid w:val="00173A47"/>
    <w:rsid w:val="001A52DA"/>
    <w:rsid w:val="001D01D3"/>
    <w:rsid w:val="001D70A4"/>
    <w:rsid w:val="001D7CF4"/>
    <w:rsid w:val="00212AC5"/>
    <w:rsid w:val="00216540"/>
    <w:rsid w:val="002371A8"/>
    <w:rsid w:val="00242F52"/>
    <w:rsid w:val="00245592"/>
    <w:rsid w:val="002506BF"/>
    <w:rsid w:val="00267FD9"/>
    <w:rsid w:val="00277F5A"/>
    <w:rsid w:val="002943C3"/>
    <w:rsid w:val="002B358D"/>
    <w:rsid w:val="002C413A"/>
    <w:rsid w:val="002C78BF"/>
    <w:rsid w:val="002D3E46"/>
    <w:rsid w:val="002E5AF7"/>
    <w:rsid w:val="002F5234"/>
    <w:rsid w:val="002F6284"/>
    <w:rsid w:val="00303AF0"/>
    <w:rsid w:val="00306ADE"/>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41DE"/>
    <w:rsid w:val="00405055"/>
    <w:rsid w:val="00407ED2"/>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B3701"/>
    <w:rsid w:val="005C3CCD"/>
    <w:rsid w:val="005F31D4"/>
    <w:rsid w:val="005F6992"/>
    <w:rsid w:val="006042B3"/>
    <w:rsid w:val="00615F0A"/>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25A86"/>
    <w:rsid w:val="00752A5E"/>
    <w:rsid w:val="00753B7F"/>
    <w:rsid w:val="00771CE7"/>
    <w:rsid w:val="007873F0"/>
    <w:rsid w:val="0079212B"/>
    <w:rsid w:val="007C21D0"/>
    <w:rsid w:val="007D228D"/>
    <w:rsid w:val="007D4EEA"/>
    <w:rsid w:val="007F05FF"/>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226"/>
    <w:rsid w:val="008D7D0A"/>
    <w:rsid w:val="008E3E1C"/>
    <w:rsid w:val="008F3750"/>
    <w:rsid w:val="0090389D"/>
    <w:rsid w:val="009130DF"/>
    <w:rsid w:val="00966896"/>
    <w:rsid w:val="00971DAE"/>
    <w:rsid w:val="00993BF2"/>
    <w:rsid w:val="00993D47"/>
    <w:rsid w:val="009A063B"/>
    <w:rsid w:val="009A2CD2"/>
    <w:rsid w:val="009A611C"/>
    <w:rsid w:val="009A6339"/>
    <w:rsid w:val="009B7797"/>
    <w:rsid w:val="009C0825"/>
    <w:rsid w:val="009E7701"/>
    <w:rsid w:val="00A155B1"/>
    <w:rsid w:val="00A156A2"/>
    <w:rsid w:val="00A21108"/>
    <w:rsid w:val="00A218A0"/>
    <w:rsid w:val="00A26F5F"/>
    <w:rsid w:val="00A33512"/>
    <w:rsid w:val="00A43250"/>
    <w:rsid w:val="00A53CDE"/>
    <w:rsid w:val="00A71B8F"/>
    <w:rsid w:val="00A9094C"/>
    <w:rsid w:val="00A9689E"/>
    <w:rsid w:val="00AA400F"/>
    <w:rsid w:val="00AA4F85"/>
    <w:rsid w:val="00AB3D7F"/>
    <w:rsid w:val="00AD3965"/>
    <w:rsid w:val="00AD564B"/>
    <w:rsid w:val="00AD63B7"/>
    <w:rsid w:val="00AE2E2B"/>
    <w:rsid w:val="00AE4232"/>
    <w:rsid w:val="00B00A07"/>
    <w:rsid w:val="00B01856"/>
    <w:rsid w:val="00B11715"/>
    <w:rsid w:val="00B12248"/>
    <w:rsid w:val="00B2004D"/>
    <w:rsid w:val="00B2487C"/>
    <w:rsid w:val="00B42BA8"/>
    <w:rsid w:val="00B72990"/>
    <w:rsid w:val="00B80D94"/>
    <w:rsid w:val="00B86225"/>
    <w:rsid w:val="00BA1ECA"/>
    <w:rsid w:val="00BB34F6"/>
    <w:rsid w:val="00BB3566"/>
    <w:rsid w:val="00BC447E"/>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B1B0B"/>
    <w:rsid w:val="00CB2BAD"/>
    <w:rsid w:val="00CB6EA9"/>
    <w:rsid w:val="00CD2BA7"/>
    <w:rsid w:val="00CD5C48"/>
    <w:rsid w:val="00CD68EA"/>
    <w:rsid w:val="00CE297C"/>
    <w:rsid w:val="00CE561F"/>
    <w:rsid w:val="00D030A9"/>
    <w:rsid w:val="00D14AB2"/>
    <w:rsid w:val="00D17B26"/>
    <w:rsid w:val="00D27A78"/>
    <w:rsid w:val="00D33208"/>
    <w:rsid w:val="00D46EF9"/>
    <w:rsid w:val="00D51BE9"/>
    <w:rsid w:val="00D6079A"/>
    <w:rsid w:val="00D94D58"/>
    <w:rsid w:val="00DB51FE"/>
    <w:rsid w:val="00DC14BA"/>
    <w:rsid w:val="00DC5993"/>
    <w:rsid w:val="00DC6D5C"/>
    <w:rsid w:val="00DD1F6F"/>
    <w:rsid w:val="00DD240B"/>
    <w:rsid w:val="00DD5AC2"/>
    <w:rsid w:val="00DE7539"/>
    <w:rsid w:val="00DF2266"/>
    <w:rsid w:val="00E03818"/>
    <w:rsid w:val="00E122D6"/>
    <w:rsid w:val="00E12846"/>
    <w:rsid w:val="00E27AE2"/>
    <w:rsid w:val="00E34B0F"/>
    <w:rsid w:val="00E40FE9"/>
    <w:rsid w:val="00E46181"/>
    <w:rsid w:val="00E54A87"/>
    <w:rsid w:val="00E63DB1"/>
    <w:rsid w:val="00E63F48"/>
    <w:rsid w:val="00E651B1"/>
    <w:rsid w:val="00E71AFF"/>
    <w:rsid w:val="00E73CF0"/>
    <w:rsid w:val="00E761AE"/>
    <w:rsid w:val="00E81DD0"/>
    <w:rsid w:val="00E82F92"/>
    <w:rsid w:val="00E97E1C"/>
    <w:rsid w:val="00EA01BB"/>
    <w:rsid w:val="00EA584F"/>
    <w:rsid w:val="00EC4594"/>
    <w:rsid w:val="00ED0BF7"/>
    <w:rsid w:val="00ED1B9F"/>
    <w:rsid w:val="00ED2EDA"/>
    <w:rsid w:val="00ED5C27"/>
    <w:rsid w:val="00EE0034"/>
    <w:rsid w:val="00EF1820"/>
    <w:rsid w:val="00EF7216"/>
    <w:rsid w:val="00F06F22"/>
    <w:rsid w:val="00F104D9"/>
    <w:rsid w:val="00F4358A"/>
    <w:rsid w:val="00F47CA8"/>
    <w:rsid w:val="00F53E83"/>
    <w:rsid w:val="00F54E7B"/>
    <w:rsid w:val="00F663CD"/>
    <w:rsid w:val="00F756B4"/>
    <w:rsid w:val="00F864A1"/>
    <w:rsid w:val="00F91F07"/>
    <w:rsid w:val="00F96AA1"/>
    <w:rsid w:val="00FB2818"/>
    <w:rsid w:val="00FC1F6A"/>
    <w:rsid w:val="00FE002C"/>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818776-3B30-BE4B-9F4A-50F8E711D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41</Pages>
  <Words>43109</Words>
  <Characters>245727</Characters>
  <Application>Microsoft Office Word</Application>
  <DocSecurity>0</DocSecurity>
  <Lines>2047</Lines>
  <Paragraphs>576</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288260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43</cp:revision>
  <dcterms:created xsi:type="dcterms:W3CDTF">2018-01-20T16:56:00Z</dcterms:created>
  <dcterms:modified xsi:type="dcterms:W3CDTF">2018-01-24T23:26:00Z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