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39EBCC7A" w:rsidR="002F5234" w:rsidRPr="00F47CA8" w:rsidRDefault="00695730" w:rsidP="004D755B">
      <w:pPr>
        <w:spacing w:line="480" w:lineRule="auto"/>
        <w:rPr>
          <w:rFonts w:ascii="Times New Roman" w:hAnsi="Times New Roman" w:cs="Times New Roman"/>
          <w:b/>
          <w:sz w:val="32"/>
          <w:szCs w:val="32"/>
        </w:rPr>
      </w:pPr>
      <w:r w:rsidRPr="00F47CA8">
        <w:rPr>
          <w:rFonts w:ascii="Times New Roman" w:hAnsi="Times New Roman" w:cs="Times New Roman"/>
          <w:b/>
          <w:sz w:val="32"/>
          <w:szCs w:val="32"/>
        </w:rPr>
        <w:t>Urban 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natural selection and gene flow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 xml:space="preserve">James S. </w:t>
      </w:r>
      <w:proofErr w:type="spellStart"/>
      <w:r w:rsidRPr="00353D38">
        <w:rPr>
          <w:rFonts w:ascii="Times New Roman" w:hAnsi="Times New Roman" w:cs="Times New Roman"/>
        </w:rPr>
        <w:t>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Marc T. J. </w:t>
      </w:r>
      <w:proofErr w:type="spellStart"/>
      <w:r w:rsidRPr="00353D38">
        <w:rPr>
          <w:rFonts w:ascii="Times New Roman" w:hAnsi="Times New Roman" w:cs="Times New Roman"/>
        </w:rPr>
        <w:t>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and </w:t>
      </w:r>
      <w:commentRangeStart w:id="0"/>
      <w:r w:rsidRPr="00353D38">
        <w:rPr>
          <w:rFonts w:ascii="Times New Roman" w:hAnsi="Times New Roman" w:cs="Times New Roman"/>
        </w:rPr>
        <w:t xml:space="preserve">Rob W. </w:t>
      </w:r>
      <w:proofErr w:type="spellStart"/>
      <w:r w:rsidRPr="00353D38">
        <w:rPr>
          <w:rFonts w:ascii="Times New Roman" w:hAnsi="Times New Roman" w:cs="Times New Roman"/>
        </w:rPr>
        <w:t>Ness</w:t>
      </w:r>
      <w:commentRangeEnd w:id="0"/>
      <w:r w:rsidRPr="00353D38">
        <w:rPr>
          <w:rStyle w:val="CommentReference"/>
          <w:rFonts w:ascii="Times New Roman" w:hAnsi="Times New Roman" w:cs="Times New Roman"/>
          <w:sz w:val="24"/>
          <w:szCs w:val="24"/>
        </w:rPr>
        <w:commentReference w:id="0"/>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1</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Biology, University of Toronto Mississauga, Mississauga, Ontario, Canada, L5L </w:t>
      </w:r>
      <w:proofErr w:type="spellStart"/>
      <w:r w:rsidR="00695730" w:rsidRPr="00F47CA8">
        <w:rPr>
          <w:rFonts w:ascii="Times New Roman" w:hAnsi="Times New Roman" w:cs="Times New Roman"/>
        </w:rPr>
        <w:t>1C6</w:t>
      </w:r>
      <w:proofErr w:type="spellEnd"/>
    </w:p>
    <w:p w14:paraId="3E553862" w14:textId="2877329C"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2</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w:t>
      </w:r>
      <w:r w:rsidR="007078B1" w:rsidRPr="00F47CA8">
        <w:rPr>
          <w:rFonts w:ascii="Times New Roman" w:hAnsi="Times New Roman" w:cs="Times New Roman"/>
        </w:rPr>
        <w:t xml:space="preserve">Ecology </w:t>
      </w:r>
      <w:r w:rsidR="00695730" w:rsidRPr="00F47CA8">
        <w:rPr>
          <w:rFonts w:ascii="Times New Roman" w:hAnsi="Times New Roman" w:cs="Times New Roman"/>
        </w:rPr>
        <w:t xml:space="preserve">and Evolutionary Biology, University of Toronto, Toronto, Ontario, Canada, M5S </w:t>
      </w:r>
      <w:proofErr w:type="spellStart"/>
      <w:r w:rsidR="00695730" w:rsidRPr="00F47CA8">
        <w:rPr>
          <w:rFonts w:ascii="Times New Roman" w:hAnsi="Times New Roman" w:cs="Times New Roman"/>
        </w:rPr>
        <w:t>3B2</w:t>
      </w:r>
      <w:proofErr w:type="spellEnd"/>
    </w:p>
    <w:p w14:paraId="233775B9" w14:textId="57ADD655" w:rsidR="00C46889"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3</w:t>
      </w:r>
      <w:r w:rsidRPr="00F47CA8">
        <w:rPr>
          <w:rFonts w:ascii="Times New Roman" w:hAnsi="Times New Roman" w:cs="Times New Roman"/>
        </w:rPr>
        <w:t>Centre</w:t>
      </w:r>
      <w:proofErr w:type="spellEnd"/>
      <w:r w:rsidRPr="00F47CA8">
        <w:rPr>
          <w:rFonts w:ascii="Times New Roman" w:hAnsi="Times New Roman" w:cs="Times New Roman"/>
        </w:rPr>
        <w:t xml:space="preserve"> for Urban Environments, University of Toronto Mississauga, Mississauga, Ontario, Canada L5L </w:t>
      </w:r>
      <w:proofErr w:type="spellStart"/>
      <w:r w:rsidRPr="00F47CA8">
        <w:rPr>
          <w:rFonts w:ascii="Times New Roman" w:hAnsi="Times New Roman" w:cs="Times New Roman"/>
        </w:rPr>
        <w:t>1C6</w:t>
      </w:r>
      <w:proofErr w:type="spellEnd"/>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11"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commentRangeStart w:id="1"/>
      <w:commentRangeStart w:id="2"/>
      <w:r w:rsidRPr="00353D38">
        <w:rPr>
          <w:rFonts w:ascii="Times New Roman" w:hAnsi="Times New Roman" w:cs="Times New Roman"/>
          <w:b/>
        </w:rPr>
        <w:lastRenderedPageBreak/>
        <w:t>Abstract</w:t>
      </w:r>
      <w:commentRangeEnd w:id="1"/>
      <w:r w:rsidR="005F6992">
        <w:rPr>
          <w:rStyle w:val="CommentReference"/>
        </w:rPr>
        <w:commentReference w:id="1"/>
      </w:r>
      <w:commentRangeEnd w:id="2"/>
      <w:r w:rsidR="007078B1">
        <w:rPr>
          <w:rStyle w:val="CommentReference"/>
        </w:rPr>
        <w:commentReference w:id="2"/>
      </w:r>
    </w:p>
    <w:p w14:paraId="0B984689" w14:textId="77777777" w:rsidR="00695730" w:rsidRPr="00353D38" w:rsidRDefault="00695730">
      <w:pPr>
        <w:rPr>
          <w:rFonts w:ascii="Times New Roman" w:hAnsi="Times New Roman" w:cs="Times New Roman"/>
          <w:b/>
        </w:rPr>
      </w:pPr>
    </w:p>
    <w:p w14:paraId="0F2D1481" w14:textId="198A4FF9" w:rsidR="00332A41" w:rsidRPr="00F218BC" w:rsidRDefault="00B42BA8" w:rsidP="00332A41">
      <w:pPr>
        <w:spacing w:line="480" w:lineRule="auto"/>
        <w:rPr>
          <w:rFonts w:ascii="Times New Roman" w:eastAsia="Times New Roman" w:hAnsi="Times New Roman" w:cs="Times New Roman"/>
          <w:color w:val="000000" w:themeColor="text1"/>
          <w:lang w:val="en-US"/>
        </w:rPr>
      </w:pPr>
      <w:commentRangeStart w:id="3"/>
      <w:ins w:id="4" w:author="Marc Johnson" w:date="2018-01-18T08:44:00Z">
        <w:r>
          <w:rPr>
            <w:rFonts w:ascii="Times New Roman" w:eastAsia="Times New Roman" w:hAnsi="Times New Roman" w:cs="Times New Roman"/>
            <w:color w:val="000000" w:themeColor="text1"/>
          </w:rPr>
          <w:t xml:space="preserve">The study of evolution in urban environments </w:t>
        </w:r>
      </w:ins>
      <w:ins w:id="5" w:author="Marc Johnson" w:date="2018-01-18T08:47:00Z">
        <w:r w:rsidR="002C78BF">
          <w:rPr>
            <w:rFonts w:ascii="Times New Roman" w:eastAsia="Times New Roman" w:hAnsi="Times New Roman" w:cs="Times New Roman"/>
            <w:color w:val="000000" w:themeColor="text1"/>
          </w:rPr>
          <w:t>offers the opportunity to study the role of</w:t>
        </w:r>
      </w:ins>
      <w:ins w:id="6" w:author="Marc Johnson" w:date="2018-01-18T08:44:00Z">
        <w:r>
          <w:rPr>
            <w:rFonts w:ascii="Times New Roman" w:eastAsia="Times New Roman" w:hAnsi="Times New Roman" w:cs="Times New Roman"/>
            <w:color w:val="000000" w:themeColor="text1"/>
          </w:rPr>
          <w:t xml:space="preserve"> adaptive and non-adaptive evolutionary processes</w:t>
        </w:r>
      </w:ins>
      <w:ins w:id="7" w:author="Marc Johnson" w:date="2018-01-18T08:47:00Z">
        <w:r w:rsidR="002C78BF">
          <w:rPr>
            <w:rFonts w:ascii="Times New Roman" w:eastAsia="Times New Roman" w:hAnsi="Times New Roman" w:cs="Times New Roman"/>
            <w:color w:val="000000" w:themeColor="text1"/>
          </w:rPr>
          <w:t xml:space="preserve"> on an unprecedented scale</w:t>
        </w:r>
      </w:ins>
      <w:ins w:id="8" w:author="Marc Johnson" w:date="2018-01-18T08:44:00Z">
        <w:r>
          <w:rPr>
            <w:rFonts w:ascii="Times New Roman" w:eastAsia="Times New Roman" w:hAnsi="Times New Roman" w:cs="Times New Roman"/>
            <w:color w:val="000000" w:themeColor="text1"/>
          </w:rPr>
          <w:t xml:space="preserve">.  </w:t>
        </w:r>
      </w:ins>
      <w:commentRangeEnd w:id="3"/>
      <w:ins w:id="9" w:author="Marc Johnson" w:date="2018-01-18T16:14:00Z">
        <w:r w:rsidR="00557910">
          <w:rPr>
            <w:rStyle w:val="CommentReference"/>
          </w:rPr>
          <w:commentReference w:id="3"/>
        </w:r>
      </w:ins>
      <w:r w:rsidR="00332A41" w:rsidRPr="00F218BC">
        <w:rPr>
          <w:rFonts w:ascii="Times New Roman" w:eastAsia="Times New Roman" w:hAnsi="Times New Roman" w:cs="Times New Roman"/>
          <w:color w:val="000000" w:themeColor="text1"/>
        </w:rPr>
        <w:t xml:space="preserve">The presence of multiple independent clines in the same direction (i.e. parallel clines) is often considered strong evidence for the role of natural selection, as </w:t>
      </w:r>
      <w:del w:id="10" w:author="Marc Johnson" w:date="2018-01-18T08:40:00Z">
        <w:r w:rsidR="00332A41" w:rsidRPr="00F218BC" w:rsidDel="00C46889">
          <w:rPr>
            <w:rFonts w:ascii="Times New Roman" w:eastAsia="Times New Roman" w:hAnsi="Times New Roman" w:cs="Times New Roman"/>
            <w:color w:val="000000" w:themeColor="text1"/>
          </w:rPr>
          <w:delText xml:space="preserve">putative </w:delText>
        </w:r>
      </w:del>
      <w:r w:rsidR="00332A41" w:rsidRPr="00F218BC">
        <w:rPr>
          <w:rFonts w:ascii="Times New Roman" w:eastAsia="Times New Roman" w:hAnsi="Times New Roman" w:cs="Times New Roman"/>
          <w:color w:val="000000" w:themeColor="text1"/>
        </w:rPr>
        <w:t xml:space="preserve">adaptations are unlikely to evolve repeatedly via stochastic forces. However, when traits have a non-additive genetic basis </w:t>
      </w:r>
      <w:ins w:id="11" w:author="Marc Johnson" w:date="2018-01-18T08:40:00Z">
        <w:r w:rsidR="00C46889">
          <w:rPr>
            <w:rFonts w:ascii="Times New Roman" w:eastAsia="Times New Roman" w:hAnsi="Times New Roman" w:cs="Times New Roman"/>
            <w:color w:val="000000" w:themeColor="text1"/>
          </w:rPr>
          <w:t xml:space="preserve">due to </w:t>
        </w:r>
      </w:ins>
      <w:del w:id="12" w:author="Marc Johnson" w:date="2018-01-18T08:40:00Z">
        <w:r w:rsidR="00332A41" w:rsidRPr="00F218BC" w:rsidDel="00C46889">
          <w:rPr>
            <w:rFonts w:ascii="Times New Roman" w:eastAsia="Times New Roman" w:hAnsi="Times New Roman" w:cs="Times New Roman"/>
            <w:color w:val="000000" w:themeColor="text1"/>
          </w:rPr>
          <w:delText xml:space="preserve">(e.g. </w:delText>
        </w:r>
      </w:del>
      <w:r w:rsidR="00332A41" w:rsidRPr="00F218BC">
        <w:rPr>
          <w:rFonts w:ascii="Times New Roman" w:eastAsia="Times New Roman" w:hAnsi="Times New Roman" w:cs="Times New Roman"/>
          <w:color w:val="000000" w:themeColor="text1"/>
        </w:rPr>
        <w:t>epistasis</w:t>
      </w:r>
      <w:del w:id="13" w:author="Marc Johnson" w:date="2018-01-18T08:40:00Z">
        <w:r w:rsidR="00332A41" w:rsidRPr="00F218BC" w:rsidDel="00C46889">
          <w:rPr>
            <w:rFonts w:ascii="Times New Roman" w:eastAsia="Times New Roman" w:hAnsi="Times New Roman" w:cs="Times New Roman"/>
            <w:color w:val="000000" w:themeColor="text1"/>
          </w:rPr>
          <w:delText>)</w:delText>
        </w:r>
      </w:del>
      <w:r w:rsidR="00332A41" w:rsidRPr="00F218BC">
        <w:rPr>
          <w:rFonts w:ascii="Times New Roman" w:eastAsia="Times New Roman" w:hAnsi="Times New Roman" w:cs="Times New Roman"/>
          <w:color w:val="000000" w:themeColor="text1"/>
        </w:rPr>
        <w:t>, clines may occur more frequently in a particular direction because stochastic changes in allele frequencies at one locus may have a disproportionate effect on phenotype frequencies. In this paper, we use spatially-explicit</w:t>
      </w:r>
      <w:ins w:id="14" w:author="Marc Johnson" w:date="2018-01-18T08:41:00Z">
        <w:r w:rsidR="00C46889">
          <w:rPr>
            <w:rFonts w:ascii="Times New Roman" w:eastAsia="Times New Roman" w:hAnsi="Times New Roman" w:cs="Times New Roman"/>
            <w:color w:val="000000" w:themeColor="text1"/>
          </w:rPr>
          <w:t xml:space="preserve"> </w:t>
        </w:r>
      </w:ins>
      <w:del w:id="15" w:author="Marc Johnson" w:date="2018-01-18T08:41:00Z">
        <w:r w:rsidR="00332A41" w:rsidRPr="00F218BC" w:rsidDel="00C46889">
          <w:rPr>
            <w:rFonts w:ascii="Times New Roman" w:eastAsia="Times New Roman" w:hAnsi="Times New Roman" w:cs="Times New Roman"/>
            <w:color w:val="000000" w:themeColor="text1"/>
          </w:rPr>
          <w:delText xml:space="preserve">, agent based </w:delText>
        </w:r>
      </w:del>
      <w:r w:rsidR="00332A41" w:rsidRPr="00F218BC">
        <w:rPr>
          <w:rFonts w:ascii="Times New Roman" w:eastAsia="Times New Roman" w:hAnsi="Times New Roman" w:cs="Times New Roman"/>
          <w:color w:val="000000" w:themeColor="text1"/>
        </w:rPr>
        <w:t xml:space="preserve">simulations modelled according to the </w:t>
      </w:r>
      <w:proofErr w:type="spellStart"/>
      <w:r w:rsidR="00332A41" w:rsidRPr="00F218BC">
        <w:rPr>
          <w:rFonts w:ascii="Times New Roman" w:eastAsia="Times New Roman" w:hAnsi="Times New Roman" w:cs="Times New Roman"/>
          <w:color w:val="000000" w:themeColor="text1"/>
        </w:rPr>
        <w:t>cyanogenesis</w:t>
      </w:r>
      <w:proofErr w:type="spellEnd"/>
      <w:r w:rsidR="00332A41" w:rsidRPr="00F218BC">
        <w:rPr>
          <w:rFonts w:ascii="Times New Roman" w:eastAsia="Times New Roman" w:hAnsi="Times New Roman" w:cs="Times New Roman"/>
          <w:color w:val="000000" w:themeColor="text1"/>
        </w:rPr>
        <w:t xml:space="preserve"> </w:t>
      </w:r>
      <w:ins w:id="16" w:author="Marc Johnson" w:date="2018-01-18T08:34:00Z">
        <w:r w:rsidR="0050273E">
          <w:rPr>
            <w:rFonts w:ascii="Times New Roman" w:eastAsia="Times New Roman" w:hAnsi="Times New Roman" w:cs="Times New Roman"/>
            <w:color w:val="000000" w:themeColor="text1"/>
          </w:rPr>
          <w:t xml:space="preserve">(HCN) </w:t>
        </w:r>
      </w:ins>
      <w:r w:rsidR="00332A41" w:rsidRPr="00F218BC">
        <w:rPr>
          <w:rFonts w:ascii="Times New Roman" w:eastAsia="Times New Roman" w:hAnsi="Times New Roman" w:cs="Times New Roman"/>
          <w:color w:val="000000" w:themeColor="text1"/>
        </w:rPr>
        <w:t>polymorphism in white clover (</w:t>
      </w:r>
      <w:proofErr w:type="spellStart"/>
      <w:r w:rsidR="00332A41" w:rsidRPr="00F218BC">
        <w:rPr>
          <w:rFonts w:ascii="Times New Roman" w:eastAsia="Times New Roman" w:hAnsi="Times New Roman" w:cs="Times New Roman"/>
          <w:i/>
          <w:iCs/>
          <w:color w:val="000000" w:themeColor="text1"/>
        </w:rPr>
        <w:t>Trifolium</w:t>
      </w:r>
      <w:proofErr w:type="spellEnd"/>
      <w:r w:rsidR="00332A41" w:rsidRPr="00F218BC">
        <w:rPr>
          <w:rFonts w:ascii="Times New Roman" w:eastAsia="Times New Roman" w:hAnsi="Times New Roman" w:cs="Times New Roman"/>
          <w:i/>
          <w:iCs/>
          <w:color w:val="000000" w:themeColor="text1"/>
        </w:rPr>
        <w:t xml:space="preserve"> </w:t>
      </w:r>
      <w:proofErr w:type="spellStart"/>
      <w:r w:rsidR="00332A41" w:rsidRPr="00F218BC">
        <w:rPr>
          <w:rFonts w:ascii="Times New Roman" w:eastAsia="Times New Roman" w:hAnsi="Times New Roman" w:cs="Times New Roman"/>
          <w:i/>
          <w:iCs/>
          <w:color w:val="000000" w:themeColor="text1"/>
        </w:rPr>
        <w:t>repens</w:t>
      </w:r>
      <w:proofErr w:type="spellEnd"/>
      <w:r w:rsidR="00332A41" w:rsidRPr="00F218BC">
        <w:rPr>
          <w:rFonts w:ascii="Times New Roman" w:eastAsia="Times New Roman" w:hAnsi="Times New Roman" w:cs="Times New Roman"/>
          <w:color w:val="000000" w:themeColor="text1"/>
        </w:rPr>
        <w:t xml:space="preserve">) to examine the formation of phenotypic clines </w:t>
      </w:r>
      <w:ins w:id="17" w:author="Marc Johnson" w:date="2018-01-18T08:42:00Z">
        <w:r w:rsidR="00C46889">
          <w:rPr>
            <w:rFonts w:ascii="Times New Roman" w:eastAsia="Times New Roman" w:hAnsi="Times New Roman" w:cs="Times New Roman"/>
            <w:color w:val="000000" w:themeColor="text1"/>
          </w:rPr>
          <w:t>along urbanization gradients</w:t>
        </w:r>
      </w:ins>
      <w:ins w:id="18" w:author="Marc Johnson" w:date="2018-01-18T08:41:00Z">
        <w:r w:rsidR="00C46889">
          <w:rPr>
            <w:rFonts w:ascii="Times New Roman" w:eastAsia="Times New Roman" w:hAnsi="Times New Roman" w:cs="Times New Roman"/>
            <w:color w:val="000000" w:themeColor="text1"/>
          </w:rPr>
          <w:t xml:space="preserve"> </w:t>
        </w:r>
      </w:ins>
      <w:r w:rsidR="00332A41" w:rsidRPr="00F218BC">
        <w:rPr>
          <w:rFonts w:ascii="Times New Roman" w:eastAsia="Times New Roman" w:hAnsi="Times New Roman" w:cs="Times New Roman"/>
          <w:color w:val="000000" w:themeColor="text1"/>
        </w:rPr>
        <w:t xml:space="preserve">under varying levels of drift, gene flow and selection. </w:t>
      </w:r>
      <w:del w:id="19" w:author="Marc Johnson" w:date="2018-01-18T08:34:00Z">
        <w:r w:rsidR="00332A41" w:rsidRPr="00F218BC" w:rsidDel="0050273E">
          <w:rPr>
            <w:rFonts w:ascii="Times New Roman" w:eastAsia="Times New Roman" w:hAnsi="Times New Roman" w:cs="Times New Roman"/>
            <w:color w:val="000000" w:themeColor="text1"/>
          </w:rPr>
          <w:delText>Cyanogenesis (</w:delText>
        </w:r>
      </w:del>
      <w:r w:rsidR="00332A41" w:rsidRPr="00F218BC">
        <w:rPr>
          <w:rFonts w:ascii="Times New Roman" w:eastAsia="Times New Roman" w:hAnsi="Times New Roman" w:cs="Times New Roman"/>
          <w:color w:val="000000" w:themeColor="text1"/>
        </w:rPr>
        <w:t>HCN</w:t>
      </w:r>
      <w:del w:id="20" w:author="Marc Johnson" w:date="2018-01-18T08:34:00Z">
        <w:r w:rsidR="00332A41" w:rsidRPr="00F218BC" w:rsidDel="0050273E">
          <w:rPr>
            <w:rFonts w:ascii="Times New Roman" w:eastAsia="Times New Roman" w:hAnsi="Times New Roman" w:cs="Times New Roman"/>
            <w:color w:val="000000" w:themeColor="text1"/>
          </w:rPr>
          <w:delText>)</w:delText>
        </w:r>
      </w:del>
      <w:r w:rsidR="00332A41" w:rsidRPr="00F218BC">
        <w:rPr>
          <w:rFonts w:ascii="Times New Roman" w:eastAsia="Times New Roman" w:hAnsi="Times New Roman" w:cs="Times New Roman"/>
          <w:color w:val="000000" w:themeColor="text1"/>
        </w:rPr>
        <w:t xml:space="preserve"> results from an </w:t>
      </w:r>
      <w:r w:rsidR="00332A41">
        <w:rPr>
          <w:rFonts w:ascii="Times New Roman" w:eastAsia="Times New Roman" w:hAnsi="Times New Roman" w:cs="Times New Roman"/>
          <w:color w:val="000000" w:themeColor="text1"/>
        </w:rPr>
        <w:t xml:space="preserve">epistatic </w:t>
      </w:r>
      <w:r w:rsidR="00332A41"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particularly susceptible to decreases in HCN frequencies via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We</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show that gradients in the strength of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 xml:space="preserve">across a landscape resulted </w:t>
      </w:r>
      <w:del w:id="21" w:author="Marc Johnson" w:date="2018-01-18T08:43:00Z">
        <w:r w:rsidR="00332A41" w:rsidRPr="00F218BC" w:rsidDel="00C46889">
          <w:rPr>
            <w:rFonts w:ascii="Times New Roman" w:eastAsia="Times New Roman" w:hAnsi="Times New Roman" w:cs="Times New Roman"/>
            <w:color w:val="000000" w:themeColor="text1"/>
          </w:rPr>
          <w:delText xml:space="preserve">overwhelmingly </w:delText>
        </w:r>
      </w:del>
      <w:r w:rsidR="00332A41" w:rsidRPr="00F218BC">
        <w:rPr>
          <w:rFonts w:ascii="Times New Roman" w:eastAsia="Times New Roman" w:hAnsi="Times New Roman" w:cs="Times New Roman"/>
          <w:color w:val="000000" w:themeColor="text1"/>
        </w:rPr>
        <w:t>in phenotypic clines with</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lower frequencies</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of HCN in strongly drifting populations. We demonstrate that stochastic changes in allele frequency can have the appearance of deterministic changes in the phenotype and we argue that our result extends</w:t>
      </w:r>
      <w:r w:rsidR="00332A41" w:rsidRPr="00AB7222">
        <w:rPr>
          <w:rFonts w:ascii="Times New Roman" w:eastAsia="Times New Roman" w:hAnsi="Times New Roman" w:cs="Times New Roman"/>
          <w:color w:val="000000" w:themeColor="text1"/>
        </w:rPr>
        <w:t xml:space="preserve"> </w:t>
      </w:r>
      <w:r w:rsidR="00332A41" w:rsidRPr="00F218BC">
        <w:rPr>
          <w:rFonts w:ascii="Times New Roman" w:eastAsia="Times New Roman" w:hAnsi="Times New Roman" w:cs="Times New Roman"/>
          <w:color w:val="000000" w:themeColor="text1"/>
        </w:rPr>
        <w:t xml:space="preserve">to many phenotypes that are controlled by multiple genes. We suggest that broad scale replication with explicit consideration of the genetic architecture underlying focal traits will be necessary to understand the contributions of drift, gene flow and selection to the formation of </w:t>
      </w:r>
      <w:r w:rsidR="00332A41" w:rsidRPr="00AB7222">
        <w:rPr>
          <w:rFonts w:ascii="Times New Roman" w:eastAsia="Times New Roman" w:hAnsi="Times New Roman" w:cs="Times New Roman"/>
          <w:color w:val="000000" w:themeColor="text1"/>
        </w:rPr>
        <w:t xml:space="preserve">parallel </w:t>
      </w:r>
      <w:r w:rsidR="00332A41" w:rsidRPr="00F218BC">
        <w:rPr>
          <w:rFonts w:ascii="Times New Roman" w:eastAsia="Times New Roman" w:hAnsi="Times New Roman" w:cs="Times New Roman"/>
          <w:color w:val="000000" w:themeColor="text1"/>
        </w:rPr>
        <w:t>phenotypic clines</w:t>
      </w:r>
      <w:r w:rsidR="00332A41" w:rsidRPr="00AB7222">
        <w:rPr>
          <w:rFonts w:ascii="Times New Roman" w:eastAsia="Times New Roman" w:hAnsi="Times New Roman" w:cs="Times New Roman"/>
          <w:color w:val="000000" w:themeColor="text1"/>
        </w:rPr>
        <w:t>.</w:t>
      </w:r>
      <w:r w:rsidR="00332A41" w:rsidRPr="00F218BC">
        <w:rPr>
          <w:rFonts w:ascii="Times New Roman" w:eastAsia="Times New Roman" w:hAnsi="Times New Roman" w:cs="Times New Roman"/>
          <w:color w:val="000000" w:themeColor="text1"/>
        </w:rPr>
        <w:t>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4B7CF969" w:rsidR="00695730" w:rsidRPr="006C54A7" w:rsidRDefault="00695730">
      <w:pPr>
        <w:rPr>
          <w:rFonts w:ascii="Times New Roman" w:hAnsi="Times New Roman" w:cs="Times New Roman"/>
        </w:rPr>
      </w:pPr>
      <w:commentRangeStart w:id="22"/>
      <w:r w:rsidRPr="00353D38">
        <w:rPr>
          <w:rFonts w:ascii="Times New Roman" w:hAnsi="Times New Roman" w:cs="Times New Roman"/>
          <w:b/>
        </w:rPr>
        <w:t>Keywords</w:t>
      </w:r>
      <w:commentRangeEnd w:id="22"/>
      <w:r w:rsidR="00116984">
        <w:rPr>
          <w:rStyle w:val="CommentReference"/>
        </w:rPr>
        <w:commentReference w:id="22"/>
      </w:r>
      <w:r w:rsidRPr="00353D38">
        <w:rPr>
          <w:rFonts w:ascii="Times New Roman" w:hAnsi="Times New Roman" w:cs="Times New Roman"/>
          <w:b/>
        </w:rPr>
        <w:t>:</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6C54A7">
        <w:rPr>
          <w:rFonts w:ascii="Times New Roman" w:hAnsi="Times New Roman" w:cs="Times New Roman"/>
        </w:rPr>
        <w:t xml:space="preserve">Epistasis; </w:t>
      </w:r>
      <w:r w:rsidR="004D755B">
        <w:rPr>
          <w:rFonts w:ascii="Times New Roman" w:hAnsi="Times New Roman" w:cs="Times New Roman"/>
        </w:rPr>
        <w:t xml:space="preserve">Multi-locus; Stochastic; </w:t>
      </w:r>
    </w:p>
    <w:p w14:paraId="3E3ABC69" w14:textId="77777777" w:rsidR="00695730" w:rsidRPr="00353D38" w:rsidRDefault="00695730">
      <w:pPr>
        <w:rPr>
          <w:rFonts w:ascii="Times New Roman" w:hAnsi="Times New Roman" w:cs="Times New Roman"/>
          <w:b/>
        </w:rPr>
      </w:pPr>
    </w:p>
    <w:p w14:paraId="6E5AE846" w14:textId="77777777"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16998EC0"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phenotype over a geographical area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"ISBN" : "0067-8546", "PMID" : "5367", "author" : [ { "dropping-particle" : "", "family" : "Huxley", "given" : "J. S.", "non-dropping-particle" : "", "parse-names" : false, "suffix" : "" } ], "container-title" : "Bijdragen tot de Dierkunde", "id" : "ITEM-1", "issued" : { "date-parts" : [ [ "1939" ] ] }, "page" : "491-520", "title" : "Clines: an auxiliary method in taxonomy", "type" : "article-journal", "volume" : "27" }, "uris" : [ "http://www.mendeley.com/documents/?uuid=19a0de00-2577-47fe-82f9-1c6401504378" ] }, { "id" : "ITEM-2",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"ITEM-2", "issue" : "3587", "issued" : { "date-parts" : [ [ "1938" ] ] }, "page" : "219-220", "title" : "Clines: an auxiliary taxonomic principle", "type" : "article-journal", "volume" : "142" }, "uris" : [ "http://www.mendeley.com/documents/?uuid=a15e0aec-d105-409d-aa81-b49fbeedc57a" ] } ], "mendeley" : { "formattedCitation" : "(Huxley 1938, 1939)", "plainTextFormattedCitation" : "(Huxley 1938, 1939)", "previouslyFormattedCitation" : "(Huxley 1938, 1939)"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(Huxley 1938, 1939)</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"(Endler 1977)", "plainTextFormattedCitation" : "(Endler 1977)", "previouslyFormattedCitation" : "(Endler 1977)"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(Endler 1977)</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natural selection, genetic drift, and </w:t>
      </w:r>
      <w:r w:rsidR="008F3750">
        <w:rPr>
          <w:rFonts w:ascii="Times New Roman" w:hAnsi="Times New Roman" w:cs="Times New Roman"/>
        </w:rPr>
        <w:t>gene flow</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F47CA8">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"10.1073/pnas.0803785105", "ISBN" : "1621216217", "ISSN" : "1091-6490", "PMID" : "18854412", "abstract" : "Historical datasets documenting changes to gene frequency clines are extremely rare but provide a powerful means of assessing the strength and relative roles of natural selection and gene flow. In 19th century Britain, blackening of the environment by the coal-fired manufacturing industry gave rise to a steep cline in the frequency of the black (carbonaria) morph of the peppered moth (Biston betularia) across northwest England and north Wales. The carbonaria morph has declined across the region following 1960s legislation to improve air quality, but the cline had not been comprehensively described since the early 1970s. We have quantified changes to the cline as of 2002, equivalent to an interval of 30 generations, and find that a cline still exists but that it is much shallower and shifted eastward. Joint estimation of the dominant fitness cost of carbonaria and dispersal parameters consistent with the observed cline change indicate that selection against carbonaria is very strong across the landscape (s approximately 0.2), and that dispersal is much greater than previously assumed. The high dispersal estimate is further supported by the weak pattern of genetic isolation by distance at microsatellite loci, and it implies that in addition to adult dispersal, wind-dispersed first instar larvae also contribute to lifetime dispersal. The historical perspective afforded by this study of cline reversal provides new insight into the factors contributing to gene frequency change in this species, and it serves to illustrate that, even under conditions of high dispersal and strong reverse selection acting against it, complete erosion of an established cline requires many generations.", "author" : [ { "dropping-particle" : "", "family" : "Saccheri", "given" : "Ilik J", "non-dropping-particle" : "", "parse-names" : false, "suffix" : "" }, { "dropping-particle" : "", "family" : "Rousset", "given" : "Fran\u00e7ois", "non-dropping-particle" : "", "parse-names" : false, "suffix" : "" }, { "dropping-particle" : "", "family" : "Watts", "given" : "Phillip C", "non-dropping-particle" : "", "parse-names" : false, "suffix" : "" }, { "dropping-particle" : "", "family" : "Brakefield", "given" : "Paul M", "non-dropping-particle" : "", "parse-names" : false, "suffix" : "" }, { "dropping-particle" : "", "family" : "Cook", "given" : "Laurence M", "non-dropping-particle" : "", "parse-names" : false, "suffix" : "" } ], "container-title" : "Proceedings of the National Academy of Sciences of the United States of America", "id" : "ITEM-2", "issue" : "42", "issued" : { "date-parts" : [ [ "2008" ] ] }, "page" : "16212-16217", "title" : "Selection and gene flow on a diminishing cline of melanic peppered moths.", "type" : "article-journal", "volume" : "105" }, "uris" : [ "http://www.mendeley.com/documents/?uuid=2bbec692-7d98-494f-95b9-1314749b2f05" ] }, { "id" : "ITEM-3",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"ITEM-3", "issue" : "3", "issued" : { "date-parts" : [ [ "1948" ] ] }, "page" : "277-284", "title" : "The theory of a cline", "type" : "article-journal", "volume" : "48" }, "uris" : [ "http://www.mendeley.com/documents/?uuid=668ea84f-5209-41d2-8cde-4843963de770" ] }, { "id" : "ITEM-4", "itemData" : { "DOI" : "10.1007/s10144-014-0474-x", "ISSN" : "14383896", "abstract" : "A continuous spatial gradient in visible traits, which is called a cline, is a natural model system for quantifying the effects of selection and stochastic factors and their relative importance. Geographic clines in phenotypic traits also provide key insights into the evolutionary forces that lead to allopatric speciation in nature. Thus, the underlying mechanisms for establishing clines and their evolutionary consequences remain key topics in evolutionary biology. However, few experimental studies have confirmed the underlying mechanisms of geographic clines in morph/allele frequencies, probably because of the lack of understanding of the theoretical basis of geographic clines in polymorphisms and/or suitable comprehensive tests. Thus, I present a general review of the underlying mechanisms for establishing geographic clines in polymorphisms. I also provide a case study using the female dimorphic damselfly Ischnura senegalensis to illustrate a strategy that confirms the underlying mechanisms of geographic clines in morph frequencies. This review may help to address geographic clines in other polymorphic systems, as well as contribute to a comprehensive understanding of geographic clines in quantitative traits, and thus, their evolutionary consequences in nature.", "author" : [ { "dropping-particle" : "", "family" : "Takahashi", "given" : "Yuma", "non-dropping-particle" : "", "parse-names" : false, "suffix" : "" } ], "container-title" : "Population Ecology", "id" : "ITEM-4", "issue" : "2", "issued" : { "date-parts" : [ [ "2015" ] ] }, "page" : "355-362", "publisher" : "Springer Japan", "title" : "Mechanisms and tests for geographic clines in genetic polymorphisms", "type" : "article-journal", "volume" : "57" }, "uris" : [ "http://www.mendeley.com/documents/?uuid=da77c415-6534-48f3-a82d-c9ebd0a2b9f7" ] } ], "mendeley" : { "formattedCitation" : "(Haldane 1948; Felsenstein 1975; Saccheri et al. 2008; Takahashi 2015)", "plainTextFormattedCitation" : "(Haldane 1948; Felsenstein 1975; Saccheri et al. 2008; Takahashi 2015)", "previouslyFormattedCitation" : "(Haldane 1948; Felsenstein 1975; Saccheri et al. 2008; Takahashi 2015)" }, "properties" : {  }, "schema" : "https://github.com/citation-style-language/schema/raw/master/csl-citation.json" }</w:instrText>
      </w:r>
      <w:r w:rsidRPr="00353D38">
        <w:rPr>
          <w:rFonts w:ascii="Times New Roman" w:hAnsi="Times New Roman" w:cs="Times New Roman"/>
        </w:rPr>
        <w:fldChar w:fldCharType="separate"/>
      </w:r>
      <w:r w:rsidR="00F47CA8" w:rsidRPr="00F47CA8">
        <w:rPr>
          <w:rFonts w:ascii="Times New Roman" w:hAnsi="Times New Roman" w:cs="Times New Roman"/>
          <w:noProof/>
        </w:rPr>
        <w:t>(Haldane 1948; Felsenstein 1975; Saccheri et al. 2008; Takahashi 2015)</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seeking to explore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473DD88F" w:rsidR="00695730" w:rsidRPr="00353D38" w:rsidRDefault="00695730" w:rsidP="00695730">
      <w:pPr>
        <w:spacing w:line="480" w:lineRule="auto"/>
        <w:ind w:firstLine="360"/>
        <w:rPr>
          <w:rFonts w:ascii="Times New Roman" w:hAnsi="Times New Roman" w:cs="Times New Roman"/>
        </w:rPr>
      </w:pPr>
      <w:commentRangeStart w:id="23"/>
      <w:commentRangeStart w:id="24"/>
      <w:r w:rsidRPr="00353D38">
        <w:rPr>
          <w:rFonts w:ascii="Times New Roman" w:hAnsi="Times New Roman" w:cs="Times New Roman"/>
        </w:rPr>
        <w:t xml:space="preserve">While </w:t>
      </w:r>
      <w:commentRangeEnd w:id="23"/>
      <w:r w:rsidRPr="00353D38">
        <w:rPr>
          <w:rStyle w:val="CommentReference"/>
          <w:rFonts w:ascii="Times New Roman" w:hAnsi="Times New Roman" w:cs="Times New Roman"/>
          <w:sz w:val="24"/>
          <w:szCs w:val="24"/>
        </w:rPr>
        <w:commentReference w:id="23"/>
      </w:r>
      <w:commentRangeEnd w:id="24"/>
      <w:r w:rsidRPr="00353D38">
        <w:rPr>
          <w:rStyle w:val="CommentReference"/>
          <w:rFonts w:ascii="Times New Roman" w:hAnsi="Times New Roman" w:cs="Times New Roman"/>
          <w:sz w:val="24"/>
          <w:szCs w:val="24"/>
        </w:rPr>
        <w:commentReference w:id="24"/>
      </w:r>
      <w:r w:rsidRPr="00353D38">
        <w:rPr>
          <w:rFonts w:ascii="Times New Roman" w:hAnsi="Times New Roman" w:cs="Times New Roman"/>
        </w:rPr>
        <w:t xml:space="preserve">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morph frequencies and environmental gradients. For example, local genetic drift in combination with spatially restricted gene flow (i.e. isolation by distance,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"(Wright 1943)", "manualFormatting" : "Wright 1943", "plainTextFormattedCitation" : "(Wright 1943)", "previouslyFormattedCitation" : "(Wright 1943)"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Wright 1943</w:t>
      </w:r>
      <w:r w:rsidRPr="00353D38">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 xml:space="preserve">in allele frequencies at a single locus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"(Vasem\u00e4gi 2006; Colautti and Lau 2015)", "manualFormatting" : "(Vasem\u00e4gi 2006)", "plainTextFormattedCitation" : "(Vasem\u00e4gi 2006; Colautti and Lau 2015)", "previouslyFormattedCitation" : "(Vasem\u00e4gi 2006; Colautti and Lau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(Vasemägi 2006)</w:t>
      </w:r>
      <w:r w:rsidRPr="00353D38">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(Colautti and Lau 2015)</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"(Keller et al. 2009)", "plainTextFormattedCitation" : "(Keller et al. 2009)", "previouslyFormattedCitation" : "(Keller et al. 2009)"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(Keller et al. 2009)</w:t>
      </w:r>
      <w:r w:rsidRPr="00353D38">
        <w:rPr>
          <w:rFonts w:ascii="Times New Roman" w:hAnsi="Times New Roman" w:cs="Times New Roman"/>
        </w:rPr>
        <w:fldChar w:fldCharType="end"/>
      </w:r>
      <w:r w:rsidRPr="00353D38">
        <w:rPr>
          <w:rFonts w:ascii="Times New Roman" w:hAnsi="Times New Roman" w:cs="Times New Roman"/>
        </w:rPr>
        <w:t>. Disentangling the relative importance of stochastic and deterministic forces in the formation of clines is thus essential prior to invoking the role of selection in generating differentiation among populations.</w:t>
      </w:r>
    </w:p>
    <w:p w14:paraId="3046B036" w14:textId="7C5DFD2E"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A corollary of the formation of single-locus or </w:t>
      </w:r>
      <w:r w:rsidR="004770F4">
        <w:rPr>
          <w:rFonts w:ascii="Times New Roman" w:hAnsi="Times New Roman" w:cs="Times New Roman"/>
        </w:rPr>
        <w:t>quantitative</w:t>
      </w:r>
      <w:r w:rsidR="004770F4" w:rsidRPr="00353D38">
        <w:rPr>
          <w:rFonts w:ascii="Times New Roman" w:hAnsi="Times New Roman" w:cs="Times New Roman"/>
        </w:rPr>
        <w:t xml:space="preserve"> </w:t>
      </w:r>
      <w:r w:rsidRPr="00353D38">
        <w:rPr>
          <w:rFonts w:ascii="Times New Roman" w:hAnsi="Times New Roman" w:cs="Times New Roman"/>
        </w:rPr>
        <w:t xml:space="preserve">trait clines via neutral processes is that </w:t>
      </w:r>
      <w:commentRangeStart w:id="25"/>
      <w:r w:rsidRPr="00353D38">
        <w:rPr>
          <w:rFonts w:ascii="Times New Roman" w:hAnsi="Times New Roman" w:cs="Times New Roman"/>
        </w:rPr>
        <w:t xml:space="preserve">clines in </w:t>
      </w:r>
      <w:r w:rsidR="004770F4">
        <w:rPr>
          <w:rFonts w:ascii="Times New Roman" w:hAnsi="Times New Roman" w:cs="Times New Roman"/>
        </w:rPr>
        <w:t>either</w:t>
      </w:r>
      <w:r w:rsidR="004770F4" w:rsidRPr="00353D38">
        <w:rPr>
          <w:rFonts w:ascii="Times New Roman" w:hAnsi="Times New Roman" w:cs="Times New Roman"/>
        </w:rPr>
        <w:t xml:space="preserve"> </w:t>
      </w:r>
      <w:r w:rsidRPr="00353D38">
        <w:rPr>
          <w:rFonts w:ascii="Times New Roman" w:hAnsi="Times New Roman" w:cs="Times New Roman"/>
        </w:rPr>
        <w:t xml:space="preserve">direction should occur in </w:t>
      </w:r>
      <w:r w:rsidR="004770F4">
        <w:rPr>
          <w:rFonts w:ascii="Times New Roman" w:hAnsi="Times New Roman" w:cs="Times New Roman"/>
        </w:rPr>
        <w:t xml:space="preserve">direct </w:t>
      </w:r>
      <w:r w:rsidRPr="00353D38">
        <w:rPr>
          <w:rFonts w:ascii="Times New Roman" w:hAnsi="Times New Roman" w:cs="Times New Roman"/>
        </w:rPr>
        <w:t>proportion to the initial frequency of underlying alleles</w:t>
      </w:r>
      <w:commentRangeEnd w:id="25"/>
      <w:r w:rsidR="004770F4">
        <w:rPr>
          <w:rStyle w:val="CommentReference"/>
        </w:rPr>
        <w:commentReference w:id="25"/>
      </w:r>
      <w:r w:rsidRPr="00353D38">
        <w:rPr>
          <w:rFonts w:ascii="Times New Roman" w:hAnsi="Times New Roman" w:cs="Times New Roman"/>
        </w:rPr>
        <w:t xml:space="preserve">. Thus, the presence of multiple independent clines in the same direction (i.e. parallel clines) is strong evidence for the role of natural selection, as putative adaptations are </w:t>
      </w:r>
      <w:r w:rsidRPr="00353D38">
        <w:rPr>
          <w:rFonts w:ascii="Times New Roman" w:hAnsi="Times New Roman" w:cs="Times New Roman"/>
        </w:rPr>
        <w:lastRenderedPageBreak/>
        <w:t xml:space="preserve">unlikely to evolve repeatedly via stochastic forces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"(Samis et al. 2012)", "plainTextFormattedCitation" : "(Samis et al. 2012)", "previouslyFormattedCitation" : "(Samis et al. 2012)"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(Samis et al. 2012)</w:t>
      </w:r>
      <w:r w:rsidRPr="00353D38">
        <w:rPr>
          <w:rFonts w:ascii="Times New Roman" w:hAnsi="Times New Roman" w:cs="Times New Roman"/>
        </w:rPr>
        <w:fldChar w:fldCharType="end"/>
      </w:r>
      <w:r w:rsidRPr="00353D38">
        <w:rPr>
          <w:rFonts w:ascii="Times New Roman" w:hAnsi="Times New Roman" w:cs="Times New Roman"/>
        </w:rPr>
        <w:t>. However, when traits have a non-additive genetic basis</w:t>
      </w:r>
      <w:r w:rsidR="00890EFD">
        <w:rPr>
          <w:rFonts w:ascii="Times New Roman" w:hAnsi="Times New Roman" w:cs="Times New Roman"/>
        </w:rPr>
        <w:t xml:space="preserve">, such as with </w:t>
      </w:r>
      <w:r w:rsidRPr="00353D38">
        <w:rPr>
          <w:rFonts w:ascii="Times New Roman" w:hAnsi="Times New Roman" w:cs="Times New Roman"/>
        </w:rPr>
        <w:t xml:space="preserve">epistasis, clines may occur more frequently in a particular direction because stochastic changes in allele frequencies at one locus may have a disproportionate effect on phenotype frequencies. For example, stochastic forces have caused the repeated loss of the Mendelian inherited, </w:t>
      </w:r>
      <w:proofErr w:type="spellStart"/>
      <w:r w:rsidRPr="00353D38">
        <w:rPr>
          <w:rFonts w:ascii="Times New Roman" w:hAnsi="Times New Roman" w:cs="Times New Roman"/>
        </w:rPr>
        <w:t>epistatically</w:t>
      </w:r>
      <w:proofErr w:type="spellEnd"/>
      <w:r w:rsidRPr="00353D38">
        <w:rPr>
          <w:rFonts w:ascii="Times New Roman" w:hAnsi="Times New Roman" w:cs="Times New Roman"/>
        </w:rPr>
        <w:t xml:space="preserve"> determined short-style (S) morph from </w:t>
      </w:r>
      <w:proofErr w:type="spellStart"/>
      <w:r w:rsidRPr="00353D38">
        <w:rPr>
          <w:rFonts w:ascii="Times New Roman" w:hAnsi="Times New Roman" w:cs="Times New Roman"/>
        </w:rPr>
        <w:t>tristylous</w:t>
      </w:r>
      <w:proofErr w:type="spellEnd"/>
      <w:r w:rsidRPr="00353D38">
        <w:rPr>
          <w:rFonts w:ascii="Times New Roman" w:hAnsi="Times New Roman" w:cs="Times New Roman"/>
        </w:rPr>
        <w:t xml:space="preserve"> populations of </w:t>
      </w:r>
      <w:proofErr w:type="spellStart"/>
      <w:r w:rsidRPr="00353D38">
        <w:rPr>
          <w:rFonts w:ascii="Times New Roman" w:hAnsi="Times New Roman" w:cs="Times New Roman"/>
          <w:i/>
        </w:rPr>
        <w:t>Eichhornia</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paniculata</w:t>
      </w:r>
      <w:proofErr w:type="spellEnd"/>
      <w:r w:rsidRPr="00353D38">
        <w:rPr>
          <w:rFonts w:ascii="Times New Roman" w:hAnsi="Times New Roman" w:cs="Times New Roman"/>
        </w:rPr>
        <w:t xml:space="preserve"> in North-eastern Brazil, Jamaica, and Cuba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"ITEM-1",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"id" : "ITEM-2", "itemData" : { "author" : [ { "dropping-particle" : "", "family" : "Husband", "given" : "Brian C", "non-dropping-particle" : "", "parse-names" : false, "suffix" : "" }, { "dropping-particle" : "", "family" : "Barrett", "given" : "Spencer C H", "non-dropping-particle" : "", "parse-names" : false, "suffix" : "" } ], "container-title" : "Evolution", "id" : "ITEM-2", "issue" : "6", "issued" : { "date-parts" : [ [ "1992" ] ] }, "page" : "1875-1890", "title" : "Effective population size and genetic drift in tristylous &lt;i&gt;Eichhornia paniculata&lt;/i&gt;", "type" : "article-journal", "volume" : "46" }, "uris" : [ "http://www.mendeley.com/documents/?uuid=09f586f6-6496-48aa-90b1-47ca9d3cc583" ] }, { "id" : "ITEM-3",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"ITEM-3",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"ITEM-4",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"ITEM-4", "issued" : { "date-parts" : [ [ "2009" ] ] }, "page" : "546-556", "title" : "Evolutionary pathways to self- fertilization in a tristylous plant species", "type" : "article-journal" }, "uris" : [ "http://www.mendeley.com/documents/?uuid=be216862-03b0-4bcb-941f-d998118ed9c6" ] }, { "id" : "ITEM-5", "itemData" : { "ISSN" : "0265-072X", "abstract" : "'In their manner of fertilization a more remarkable case than can, perhaps, be found in any other plant or animal. Three plainly different forms occur: each of these is an hermaphrod.ite, each is distinct in its female organs from the other two forms, and each is furnished with two sets of stamens or males differing from each other in appearance and function. In short, nature has ordained a most complex marriage-arrangement, namely a triple union between three hermaphrodites' (Charles Darwin 1865: 169, describing tristylous Lythrum species.)", "author" : [ { "dropping-particle" : "", "family" : "Barrett", "given" : "Spencer C H", "non-dropping-particle" : "", "parse-names" : false, "suffix" : "" } ], "container-title" : "Oxford Surveys in Evolutionary Biology", "id" : "ITEM-5", "issued" : { "date-parts" : [ [ "1993" ] ] }, "page" : "283-326", "title" : "The evolutionary biology of tristyly", "type" : "chapter" }, "uris" : [ "http://www.mendeley.com/documents/?uuid=a5e0ac1d-145b-41b0-a379-c9c52cb8c3b0" ] } ], "mendeley" : { "formattedCitation" : "(Barrett et al. 1989, 2009, Husband and Barrett 1992a,b; Barrett 1993)", "plainTextFormattedCitation" : "(Barrett et al. 1989, 2009, Husband and Barrett 1992a,b; Barrett 1993)", "previouslyFormattedCitation" : "(Barrett et al. 1989, 2009, Husband and Barrett 1992a,b; Barrett 1993)"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(Barrett et al. 1989, 2009, Husband and Barrett 1992a,b; Barrett 1993)</w:t>
      </w:r>
      <w:r w:rsidRPr="00353D38">
        <w:rPr>
          <w:rFonts w:ascii="Times New Roman" w:hAnsi="Times New Roman" w:cs="Times New Roman"/>
        </w:rPr>
        <w:fldChar w:fldCharType="end"/>
      </w:r>
      <w:r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Pr="00353D38">
        <w:rPr>
          <w:rFonts w:ascii="Times New Roman" w:hAnsi="Times New Roman" w:cs="Times New Roman"/>
        </w:rPr>
        <w:t>clines</w:t>
      </w:r>
      <w:r w:rsidR="00F96AA1">
        <w:rPr>
          <w:rFonts w:ascii="Times New Roman" w:hAnsi="Times New Roman" w:cs="Times New Roman"/>
        </w:rPr>
        <w:t>, or stronger clines,</w:t>
      </w:r>
      <w:r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Pr="00353D38">
        <w:rPr>
          <w:rFonts w:ascii="Times New Roman" w:hAnsi="Times New Roman" w:cs="Times New Roman"/>
        </w:rPr>
        <w:t>the effects of drift</w:t>
      </w:r>
      <w:r w:rsidR="00BB3566">
        <w:rPr>
          <w:rFonts w:ascii="Times New Roman" w:hAnsi="Times New Roman" w:cs="Times New Roman"/>
        </w:rPr>
        <w:t xml:space="preserve"> alone</w:t>
      </w:r>
      <w:r w:rsidRPr="00353D38">
        <w:rPr>
          <w:rFonts w:ascii="Times New Roman" w:hAnsi="Times New Roman" w:cs="Times New Roman"/>
        </w:rPr>
        <w:t xml:space="preserve">. </w:t>
      </w:r>
      <w:r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Pr="0072287E">
        <w:rPr>
          <w:rFonts w:ascii="Times New Roman" w:hAnsi="Times New Roman" w:cs="Times New Roman"/>
        </w:rPr>
        <w:t>gradients</w:t>
      </w:r>
      <w:r w:rsidR="0072287E">
        <w:rPr>
          <w:rFonts w:ascii="Times New Roman" w:hAnsi="Times New Roman" w:cs="Times New Roman"/>
        </w:rPr>
        <w:t>,</w:t>
      </w:r>
      <w:r w:rsidRPr="0072287E">
        <w:rPr>
          <w:rFonts w:ascii="Times New Roman" w:hAnsi="Times New Roman" w:cs="Times New Roman"/>
        </w:rPr>
        <w:t xml:space="preserve"> </w:t>
      </w:r>
      <w:r w:rsidR="0072287E">
        <w:rPr>
          <w:rFonts w:ascii="Times New Roman" w:hAnsi="Times New Roman" w:cs="Times New Roman"/>
        </w:rPr>
        <w:t xml:space="preserve">while </w:t>
      </w:r>
      <w:r w:rsidRPr="0072287E">
        <w:rPr>
          <w:rFonts w:ascii="Times New Roman" w:hAnsi="Times New Roman" w:cs="Times New Roman"/>
        </w:rPr>
        <w:t>considerin</w:t>
      </w:r>
      <w:r w:rsidR="0072287E">
        <w:rPr>
          <w:rFonts w:ascii="Times New Roman" w:hAnsi="Times New Roman" w:cs="Times New Roman"/>
        </w:rPr>
        <w:t>g</w:t>
      </w:r>
      <w:r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Pr="0072287E">
        <w:rPr>
          <w:rFonts w:ascii="Times New Roman" w:hAnsi="Times New Roman" w:cs="Times New Roman"/>
        </w:rPr>
        <w:t>in question</w:t>
      </w:r>
      <w:r w:rsidR="0072287E">
        <w:rPr>
          <w:rFonts w:ascii="Times New Roman" w:hAnsi="Times New Roman" w:cs="Times New Roman"/>
        </w:rPr>
        <w:t>,</w:t>
      </w:r>
      <w:r w:rsidRPr="0072287E">
        <w:rPr>
          <w:rFonts w:ascii="Times New Roman" w:hAnsi="Times New Roman" w:cs="Times New Roman"/>
        </w:rPr>
        <w:t xml:space="preserve"> would provide the strongest test of the relative contribution</w:t>
      </w:r>
      <w:r w:rsidR="0072287E">
        <w:rPr>
          <w:rFonts w:ascii="Times New Roman" w:hAnsi="Times New Roman" w:cs="Times New Roman"/>
        </w:rPr>
        <w:t>s</w:t>
      </w:r>
      <w:r w:rsidRPr="0072287E">
        <w:rPr>
          <w:rFonts w:ascii="Times New Roman" w:hAnsi="Times New Roman" w:cs="Times New Roman"/>
        </w:rPr>
        <w:t xml:space="preserve"> of drift, selection, and</w:t>
      </w:r>
      <w:r w:rsidRPr="00353D38">
        <w:rPr>
          <w:rFonts w:ascii="Times New Roman" w:hAnsi="Times New Roman" w:cs="Times New Roman"/>
        </w:rPr>
        <w:t xml:space="preserve"> gene flow in the formation of parallel clines.</w:t>
      </w:r>
    </w:p>
    <w:p w14:paraId="22E2CFDA" w14:textId="410D5003" w:rsidR="00695730" w:rsidRPr="00353D38" w:rsidRDefault="00695730" w:rsidP="00695730">
      <w:pPr>
        <w:spacing w:line="480" w:lineRule="auto"/>
        <w:ind w:firstLine="360"/>
        <w:rPr>
          <w:rFonts w:ascii="Times New Roman" w:hAnsi="Times New Roman" w:cs="Times New Roman"/>
        </w:rPr>
      </w:pPr>
      <w:commentRangeStart w:id="26"/>
      <w:commentRangeStart w:id="27"/>
      <w:r w:rsidRPr="00353D38">
        <w:rPr>
          <w:rFonts w:ascii="Times New Roman" w:hAnsi="Times New Roman" w:cs="Times New Roman"/>
        </w:rPr>
        <w:t>Urbanization</w:t>
      </w:r>
      <w:commentRangeEnd w:id="26"/>
      <w:r w:rsidRPr="00353D38">
        <w:rPr>
          <w:rStyle w:val="CommentReference"/>
          <w:rFonts w:ascii="Times New Roman" w:hAnsi="Times New Roman" w:cs="Times New Roman"/>
          <w:sz w:val="24"/>
          <w:szCs w:val="24"/>
        </w:rPr>
        <w:commentReference w:id="26"/>
      </w:r>
      <w:commentRangeEnd w:id="27"/>
      <w:r w:rsidRPr="00353D38">
        <w:rPr>
          <w:rStyle w:val="CommentReference"/>
          <w:rFonts w:ascii="Times New Roman" w:hAnsi="Times New Roman" w:cs="Times New Roman"/>
          <w:sz w:val="24"/>
          <w:szCs w:val="24"/>
        </w:rPr>
        <w:commentReference w:id="27"/>
      </w:r>
      <w:r w:rsidRPr="00353D38">
        <w:rPr>
          <w:rFonts w:ascii="Times New Roman" w:hAnsi="Times New Roman" w:cs="Times New Roman"/>
        </w:rPr>
        <w:t xml:space="preserve">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Urban environments continue to expand across the globe and are a leading cause of species extinction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"10.1146/annurev-environ-100809-125336", "ISBN" : "1543-5938 1545-2050", "ISSN" : "1543-5938", "abstract" : "Contemporary urbanization differs from historical patterns of urban growth in terms of scale, rate, location, form, and function. This re- view discusses the characteristics of contemporary urbanization and the roles of urban planning, governance, agglomeration, and globalization forces in driving and shaping the relationship between urbanization and the environment. We highlight recent research on urbanization and global change in the context of sustainability as well as opportu- nities for bundling urban development efforts, climate mitigation, and adaptation strategies to create synergies to transition to sustainability. We conclude with an analysis of global greenhouse gas emissions un- der different scenarios of future urbanization growth and discuss their implications. 167", "author" : [ { "dropping-particle" : "", "family" : "Seto", "given" : "Karen C", "non-dropping-particle" : "", "parse-names" : false, "suffix" : "" }, { "dropping-particle" : "", "family" : "S\u00e1nchez-Rodr\u00edguez", "given" : "Roberto", "non-dropping-particle" : "", "parse-names" : false, "suffix" : "" }, { "dropping-particle" : "", "family" : "Fragkias", "given" : "Michail", "non-dropping-particle" : "", "parse-names" : false, "suffix" : "" } ], "container-title" : "Annual Review of Environment and Resources", "id" : "ITEM-1", "issued" : { "date-parts" : [ [ "2010" ] ] }, "page" : "167-194", "title" : "The new geography of contemporary urbanization and the environment", "type" : "article-journal", "volume" : "35" }, "uris" : [ "http://www.mendeley.com/documents/?uuid=16391303-f42f-45fa-addb-6801195dfb97" ] }, { "id" : "ITEM-2",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"ITEM-2", "issue" : "3", "issued" : { "date-parts" : [ [ "2006" ] ] }, "page" : "247-260", "title" : "Urbanization as a major cause of biotic homogenization", "type" : "article-journal", "volume" : "127" }, "uris" : [ "http://www.mendeley.com/documents/?uuid=51dbb637-3c0a-4f26-8f7c-45e2ffbb57af" ] } ], "mendeley" : { "formattedCitation" : "(McKinney 2006; Seto et al. 2010)", "plainTextFormattedCitation" : "(McKinney 2006; Seto et al. 2010)", "previouslyFormattedCitation" : "(McKinney 2006; Seto et al. 2010)"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(McKinney 2006; Seto et al. 2010)</w:t>
      </w:r>
      <w:r w:rsidRPr="00353D38">
        <w:rPr>
          <w:rFonts w:ascii="Times New Roman" w:hAnsi="Times New Roman" w:cs="Times New Roman"/>
        </w:rPr>
        <w:fldChar w:fldCharType="end"/>
      </w:r>
      <w:r w:rsidRPr="00353D38">
        <w:rPr>
          <w:rFonts w:ascii="Times New Roman" w:hAnsi="Times New Roman" w:cs="Times New Roman"/>
        </w:rPr>
        <w:t>, stimulating research into how they alter the evolutionary processes that enable species to persist under these drastically altered environment</w:t>
      </w:r>
      <w:r w:rsidR="000B2C50">
        <w:rPr>
          <w:rFonts w:ascii="Times New Roman" w:hAnsi="Times New Roman" w:cs="Times New Roman"/>
        </w:rPr>
        <w:t>s</w:t>
      </w:r>
      <w:r w:rsidRPr="00353D38">
        <w:rPr>
          <w:rFonts w:ascii="Times New Roman" w:hAnsi="Times New Roman" w:cs="Times New Roman"/>
        </w:rPr>
        <w:t xml:space="preserve">. The widespread fragmentation associated with urbanization has resulted in gradients in the strength of genetic drift and gene flow. For example, urban fragmentation has reduced genetic diversity among </w:t>
      </w:r>
      <w:r w:rsidRPr="00353D38">
        <w:rPr>
          <w:rFonts w:ascii="Times New Roman" w:hAnsi="Times New Roman" w:cs="Times New Roman"/>
        </w:rPr>
        <w:lastRenderedPageBreak/>
        <w:t>urban populations of white-footed mice (</w:t>
      </w:r>
      <w:proofErr w:type="spellStart"/>
      <w:r w:rsidRPr="00353D38">
        <w:rPr>
          <w:rFonts w:ascii="Times New Roman" w:hAnsi="Times New Roman" w:cs="Times New Roman"/>
          <w:i/>
        </w:rPr>
        <w:t>Peromyscus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leucopus</w:t>
      </w:r>
      <w:proofErr w:type="spellEnd"/>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"ITEM-2",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"id" : "ITEM-3",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"ITEM-3",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"mendeley" : { "formattedCitation" : "(Munshi-South and Kharchenko 2010; Munshi-South 2012; Munshi-South et al. 2016)", "plainTextFormattedCitation" : "(Munshi-South and Kharchenko 2010; Munshi-South 2012; Munshi-South et al. 2016)", "previouslyFormattedCitation" : "(Munshi-South and Kharchenko 2010; Munshi-South 2012; Munshi-South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(Munshi-South and Kharchenko 2010; Munshi-South 2012; Munshi-South et al. 2016)</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fire salamanders (</w:t>
      </w:r>
      <w:proofErr w:type="spellStart"/>
      <w:r w:rsidRPr="00353D38">
        <w:rPr>
          <w:rFonts w:ascii="Times New Roman" w:hAnsi="Times New Roman" w:cs="Times New Roman"/>
          <w:i/>
        </w:rPr>
        <w:t>Salamandra</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salamandra</w:t>
      </w:r>
      <w:proofErr w:type="spellEnd"/>
      <w:r w:rsidRPr="00353D38">
        <w:rPr>
          <w:rFonts w:ascii="Times New Roman" w:hAnsi="Times New Roman" w:cs="Times New Roman"/>
        </w:rPr>
        <w:t xml:space="preserve">) in Oviedo, Spain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"(Louren\u00e7o et al. 2017)", "plainTextFormattedCitation" : "(Louren\u00e7o et al. 2017)", "previouslyFormattedCitation" : "(Louren\u00e7o et al.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(Lourenço et al. 2017)</w:t>
      </w:r>
      <w:r w:rsidRPr="00353D38">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While the influence of urbanization on non-adaptive evolutionary processes is well-studied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"(Johnson and Munshi-South 2017)", "plainTextFormattedCitation" : "(Johnson and Munshi-South 2017)", "previouslyFormattedCitation" : "(Johnson and Munshi-South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(Johnson and Munshi-South 2017)</w:t>
      </w:r>
      <w:r w:rsidRPr="00353D38">
        <w:rPr>
          <w:rFonts w:ascii="Times New Roman" w:hAnsi="Times New Roman" w:cs="Times New Roman"/>
        </w:rPr>
        <w:fldChar w:fldCharType="end"/>
      </w:r>
      <w:r w:rsidRPr="00353D38">
        <w:rPr>
          <w:rFonts w:ascii="Times New Roman" w:hAnsi="Times New Roman" w:cs="Times New Roman"/>
        </w:rPr>
        <w:t xml:space="preserve">, evidence is emerging that urban environments alter natural selection and species adaptation. </w:t>
      </w:r>
      <w:r w:rsidR="00C1315B">
        <w:rPr>
          <w:rFonts w:ascii="Times New Roman" w:hAnsi="Times New Roman" w:cs="Times New Roman"/>
        </w:rPr>
        <w:t>Despite these advances, t</w:t>
      </w:r>
      <w:r w:rsidR="0039649B">
        <w:rPr>
          <w:rFonts w:ascii="Times New Roman" w:hAnsi="Times New Roman" w:cs="Times New Roman"/>
        </w:rPr>
        <w:t xml:space="preserve">he relative roles of selection, drift and gene flow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724C9591" w14:textId="6C96E8C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 environments are associated with variation in </w:t>
      </w:r>
      <w:r w:rsidR="00BB3566">
        <w:rPr>
          <w:rFonts w:ascii="Times New Roman" w:hAnsi="Times New Roman" w:cs="Times New Roman"/>
        </w:rPr>
        <w:t xml:space="preserve">numerous </w:t>
      </w:r>
      <w:r w:rsidRPr="00353D38">
        <w:rPr>
          <w:rFonts w:ascii="Times New Roman" w:hAnsi="Times New Roman" w:cs="Times New Roman"/>
        </w:rPr>
        <w:t xml:space="preserve">biotic and abiotic factors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"id" : "ITEM-2", "itemData" : { "DOI" : "10.3732/ajb.1500386", "PMID" : "26620097", "author" : [ { "dropping-particle" : "", "family" : "Johnson", "given" : "Marc T J", "non-dropping-particle" : "", "parse-names" : false, "suffix" : "" }, { "dropping-particle" : "", "family" : "Thompson", "given" : "Ken A", "non-dropping-particle" : "", "parse-names" : false, "suffix" : "" }, { "dropping-particle" : "", "family" : "Saini", "given" : "Hargurdeep S", "non-dropping-particle" : "", "parse-names" : false, "suffix" : "" } ], "container-title" : "American journal of botany", "id" : "ITEM-2", "issue" : "12", "issued" : { "date-parts" : [ [ "2015", "12" ] ] }, "page" : "1951-1953", "title" : "Plant evolution in the urban jungle.", "type" : "article-journal", "volume" : "102" }, "uris" : [ "http://www.mendeley.com/documents/?uuid=97583974-e522-4d72-8507-b3fe503f22a5" ] } ], "mendeley" : { "formattedCitation" : "(McKinney 2006; Johnson et al. 2015)", "plainTextFormattedCitation" : "(McKinney 2006; Johnson et al. 2015)", "previouslyFormattedCitation" : "(McKinney 2006; Johnson et al.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(McKinney 2006; Johnson et al. 2015)</w:t>
      </w:r>
      <w:r w:rsidRPr="00353D38">
        <w:rPr>
          <w:rFonts w:ascii="Times New Roman" w:hAnsi="Times New Roman" w:cs="Times New Roman"/>
        </w:rPr>
        <w:fldChar w:fldCharType="end"/>
      </w:r>
      <w:r w:rsidRPr="00353D38">
        <w:rPr>
          <w:rFonts w:ascii="Times New Roman" w:hAnsi="Times New Roman" w:cs="Times New Roman"/>
        </w:rPr>
        <w:t xml:space="preserve">, many of which </w:t>
      </w:r>
      <w:r w:rsidR="00110B09">
        <w:rPr>
          <w:rFonts w:ascii="Times New Roman" w:hAnsi="Times New Roman" w:cs="Times New Roman"/>
        </w:rPr>
        <w:t>may be</w:t>
      </w:r>
      <w:r w:rsidRPr="00353D38">
        <w:rPr>
          <w:rFonts w:ascii="Times New Roman" w:hAnsi="Times New Roman" w:cs="Times New Roman"/>
        </w:rPr>
        <w:t xml:space="preserve"> </w:t>
      </w:r>
      <w:r w:rsidR="00110B09">
        <w:rPr>
          <w:rFonts w:ascii="Times New Roman" w:hAnsi="Times New Roman" w:cs="Times New Roman"/>
        </w:rPr>
        <w:t xml:space="preserve">potent </w:t>
      </w:r>
      <w:r w:rsidRPr="00353D38">
        <w:rPr>
          <w:rFonts w:ascii="Times New Roman" w:hAnsi="Times New Roman" w:cs="Times New Roman"/>
        </w:rPr>
        <w:t xml:space="preserve">agents of selection </w:t>
      </w:r>
      <w:r w:rsidR="00110B09">
        <w:rPr>
          <w:rFonts w:ascii="Times New Roman" w:hAnsi="Times New Roman" w:cs="Times New Roman"/>
        </w:rPr>
        <w:t>on urban-dwelling</w:t>
      </w:r>
      <w:r w:rsidRPr="00353D38">
        <w:rPr>
          <w:rFonts w:ascii="Times New Roman" w:hAnsi="Times New Roman" w:cs="Times New Roman"/>
        </w:rPr>
        <w:t xml:space="preserve"> taxa. For example, selection associated with urbanization has driven parallel evolution of pollution resistance in </w:t>
      </w:r>
      <w:r w:rsidR="00110B09">
        <w:rPr>
          <w:rFonts w:ascii="Times New Roman" w:hAnsi="Times New Roman" w:cs="Times New Roman"/>
        </w:rPr>
        <w:t xml:space="preserve">the </w:t>
      </w:r>
      <w:r w:rsidRPr="00353D38">
        <w:rPr>
          <w:rFonts w:ascii="Times New Roman" w:hAnsi="Times New Roman" w:cs="Times New Roman"/>
        </w:rPr>
        <w:t>Atlantic Killifish (</w:t>
      </w:r>
      <w:proofErr w:type="spellStart"/>
      <w:r w:rsidRPr="00353D38">
        <w:rPr>
          <w:rFonts w:ascii="Times New Roman" w:hAnsi="Times New Roman" w:cs="Times New Roman"/>
          <w:i/>
        </w:rPr>
        <w:t>Fundulus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heteroclitus</w:t>
      </w:r>
      <w:proofErr w:type="spellEnd"/>
      <w:r w:rsidRPr="00353D38">
        <w:rPr>
          <w:rFonts w:ascii="Times New Roman" w:hAnsi="Times New Roman" w:cs="Times New Roman"/>
        </w:rPr>
        <w:t xml:space="preser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"(Reid et al. 2016)", "plainTextFormattedCitation" : "(Reid et al. 2016)", "previouslyFormattedCitation" : "(Reid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(Reid et al. 2016)</w:t>
      </w:r>
      <w:r w:rsidRPr="00353D38">
        <w:rPr>
          <w:rFonts w:ascii="Times New Roman" w:hAnsi="Times New Roman" w:cs="Times New Roman"/>
        </w:rPr>
        <w:fldChar w:fldCharType="end"/>
      </w:r>
      <w:r w:rsidR="00110B09">
        <w:rPr>
          <w:rFonts w:ascii="Times New Roman" w:hAnsi="Times New Roman" w:cs="Times New Roman"/>
        </w:rPr>
        <w:t>,</w:t>
      </w:r>
      <w:r w:rsidRPr="00353D38">
        <w:rPr>
          <w:rFonts w:ascii="Times New Roman" w:hAnsi="Times New Roman" w:cs="Times New Roman"/>
        </w:rPr>
        <w:t xml:space="preserve"> and greater thermal tolerance in </w:t>
      </w:r>
      <w:r w:rsidR="00110B09">
        <w:rPr>
          <w:rFonts w:ascii="Times New Roman" w:hAnsi="Times New Roman" w:cs="Times New Roman"/>
        </w:rPr>
        <w:t xml:space="preserve">the </w:t>
      </w:r>
      <w:r w:rsidRPr="00353D38">
        <w:rPr>
          <w:rFonts w:ascii="Times New Roman" w:hAnsi="Times New Roman" w:cs="Times New Roman"/>
        </w:rPr>
        <w:t>Acorn ant  (</w:t>
      </w:r>
      <w:proofErr w:type="spellStart"/>
      <w:r w:rsidRPr="00353D38">
        <w:rPr>
          <w:rFonts w:ascii="Times New Roman" w:hAnsi="Times New Roman" w:cs="Times New Roman"/>
          <w:i/>
        </w:rPr>
        <w:t>Temnothorax</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curvispinosus</w:t>
      </w:r>
      <w:proofErr w:type="spellEnd"/>
      <w:r w:rsidRPr="00353D38">
        <w:rPr>
          <w:rFonts w:ascii="Times New Roman" w:hAnsi="Times New Roman" w:cs="Times New Roman"/>
        </w:rPr>
        <w:t xml:space="preserve">) populations across multiple cities in the United States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"10.1093/biolinnean/blw047", "ISSN" : "0024-4066", "author" : [ { "dropping-particle" : "", "family" : "Diamond", "given" : "Sarah E", "non-dropping-particle" : "", "parse-names" : false, "suffix" : "" }, { "dropping-particle" : "", "family" : "Chick", "given" : "Lacy", "non-dropping-particle" : "", "parse-names" : false, "suffix" : "" }, { "dropping-particle" : "", "family" : "Perez", "given" : "A B E", "non-dropping-particle" : "", "parse-names" : false, "suffix" : "" }, { "dropping-particle" : "", "family" : "Strickler", "given" : "Stephanie A", "non-dropping-particle" : "", "parse-names" : false, "suffix" : "" }, { "dropping-particle" : "", "family" : "Martin", "given" : "Ryan A", "non-dropping-particle" : "", "parse-names" : false, "suffix" : "" } ], "container-title" : "Biological Journal of the Linnean Society", "id" : "ITEM-1", "issued" : { "date-parts" : [ [ "2017" ] ] }, "page" : "1-10", "title" : "Rapid evolution of ant thermal tolerance across an urban-rural temperature cline", "type" : "article-journal" }, "uris" : [ "http://www.mendeley.com/documents/?uuid=45aca313-6492-464a-8165-9fb21296fdd8" ] } ], "mendeley" : { "formattedCitation" : "(Diamond et al. 2017)", "manualFormatting" : "(Diamond et al. 2017, Diamond et al., 2018 this issue)", "plainTextFormattedCitation" : "(Diamond et al. 2017)", "previouslyFormattedCitation" : "(Diamond et al.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 xml:space="preserve">(Diamond et al. 2017, Diamond et al., 2018 </w:t>
      </w:r>
      <w:r w:rsidRPr="00353D38">
        <w:rPr>
          <w:rFonts w:ascii="Times New Roman" w:hAnsi="Times New Roman" w:cs="Times New Roman"/>
          <w:i/>
          <w:noProof/>
        </w:rPr>
        <w:t>this issue</w:t>
      </w:r>
      <w:r w:rsidRPr="00353D38">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xml:space="preserve">. Recently, Thompson </w:t>
      </w:r>
      <w:r w:rsidRPr="00353D38">
        <w:rPr>
          <w:rFonts w:ascii="Times New Roman" w:hAnsi="Times New Roman" w:cs="Times New Roman"/>
          <w:i/>
        </w:rPr>
        <w:t xml:space="preserve">et al. </w:t>
      </w:r>
      <w:r w:rsidRPr="00353D38">
        <w:rPr>
          <w:rFonts w:ascii="Times New Roman" w:hAnsi="Times New Roman" w:cs="Times New Roman"/>
        </w:rPr>
        <w:t xml:space="preserve">(2016) identified parallel urban-rural clines in the frequency of plants producing hydrogen cyanide (i.e.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HCN)—a potent </w:t>
      </w:r>
      <w:proofErr w:type="spellStart"/>
      <w:r w:rsidRPr="00353D38">
        <w:rPr>
          <w:rFonts w:ascii="Times New Roman" w:hAnsi="Times New Roman" w:cs="Times New Roman"/>
        </w:rPr>
        <w:t>antiherbivore</w:t>
      </w:r>
      <w:proofErr w:type="spellEnd"/>
      <w:r w:rsidRPr="00353D38">
        <w:rPr>
          <w:rFonts w:ascii="Times New Roman" w:hAnsi="Times New Roman" w:cs="Times New Roman"/>
        </w:rPr>
        <w:t xml:space="preserve"> defence—in populations of white clover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While the authors identified lower winter surface temperatures in urban populations as a putative selective agent structuring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they did not consider the alternative hypothesis that these clines could be caused by genetic drift.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 xml:space="preserve">polymorphism in white clove as a model for exploring the conditions </w:t>
      </w:r>
      <w:r w:rsidRPr="00353D38">
        <w:rPr>
          <w:rFonts w:ascii="Times New Roman" w:hAnsi="Times New Roman" w:cs="Times New Roman"/>
        </w:rPr>
        <w:lastRenderedPageBreak/>
        <w:t>under which non-adaptive (e.g. genetic drift, gene flow) and adaptive (e.g. selection) processes can generate repeated clines in phenotypes with</w:t>
      </w:r>
      <w:r w:rsidR="00C1315B">
        <w:rPr>
          <w:rFonts w:ascii="Times New Roman" w:hAnsi="Times New Roman" w:cs="Times New Roman"/>
        </w:rPr>
        <w:t xml:space="preserve"> an </w:t>
      </w:r>
      <w:proofErr w:type="gramStart"/>
      <w:r w:rsidR="00C1315B">
        <w:rPr>
          <w:rFonts w:ascii="Times New Roman" w:hAnsi="Times New Roman" w:cs="Times New Roman"/>
        </w:rPr>
        <w:t xml:space="preserve">epistatic </w:t>
      </w:r>
      <w:r w:rsidRPr="00353D38">
        <w:rPr>
          <w:rFonts w:ascii="Times New Roman" w:hAnsi="Times New Roman" w:cs="Times New Roman"/>
        </w:rPr>
        <w:t xml:space="preserve"> genetic</w:t>
      </w:r>
      <w:proofErr w:type="gramEnd"/>
      <w:r w:rsidRPr="00353D38">
        <w:rPr>
          <w:rFonts w:ascii="Times New Roman" w:hAnsi="Times New Roman" w:cs="Times New Roman"/>
        </w:rPr>
        <w:t xml:space="preserve"> basis. </w:t>
      </w:r>
    </w:p>
    <w:p w14:paraId="7F12BE6E" w14:textId="229D735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White clover is native to Eurasia </w:t>
      </w:r>
      <w:r w:rsidR="000C6745">
        <w:rPr>
          <w:rFonts w:ascii="Times New Roman" w:hAnsi="Times New Roman" w:cs="Times New Roman"/>
        </w:rPr>
        <w:t>and</w:t>
      </w:r>
      <w:r w:rsidR="000C6745" w:rsidRPr="00353D38">
        <w:rPr>
          <w:rFonts w:ascii="Times New Roman" w:hAnsi="Times New Roman" w:cs="Times New Roman"/>
        </w:rPr>
        <w:t xml:space="preserve"> </w:t>
      </w:r>
      <w:r w:rsidRPr="00353D38">
        <w:rPr>
          <w:rFonts w:ascii="Times New Roman" w:hAnsi="Times New Roman" w:cs="Times New Roman"/>
        </w:rPr>
        <w:t xml:space="preserve">has been intentionally introduced into temperate regions worldwide due to its importance in agriculture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"Burdon", "given" : "J J", "non-dropping-particle" : "", "parse-names" : false, "suffix" : "" } ], "container-title" : "The Journal of Ecology", "id" : "ITEM-1", "issue" : "1", "issued" : { "date-parts" : [ [ "1983" ] ] }, "page" : "307-330", "title" : "Biological flora of the British Isles: &lt;i&gt;Trifolium repens&lt;/i&gt; L.", "type" : "article-journal", "volume" : "71" }, "uris" : [ "http://www.mendeley.com/documents/?uuid=d8af134a-bedc-4cbe-9015-c82ef1a97ea8" ] }, { "id" : "ITEM-2", "itemData" : {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"ITEM-2", "issue" : "1", "issued" : { "date-parts" : [ [ "2003" ] ] }, "page" : "41-49", "title" : "A plant that changed the world: the rise and fall of clover 1000-2000", "type" : "article-journal", "volume" : "28" }, "uris" : [ "http://www.mendeley.com/documents/?uuid=801a7357-0896-48bb-a8f4-139c5d25c668" ] } ], "mendeley" : { "formattedCitation" : "(Burdon 1983; Kj\u00e6rgaard 2003)", "plainTextFormattedCitation" : "(Burdon 1983; Kj\u00e6rgaard 2003)", "previouslyFormattedCitation" : "(Burdon 1983; Kj\u00e6rgaard 2003)"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(Burdon 1983; Kjærgaard 2003)</w:t>
      </w:r>
      <w:r w:rsidRPr="00353D38">
        <w:rPr>
          <w:rFonts w:ascii="Times New Roman" w:hAnsi="Times New Roman" w:cs="Times New Roman"/>
        </w:rPr>
        <w:fldChar w:fldCharType="end"/>
      </w:r>
      <w:r w:rsidRPr="00353D38">
        <w:rPr>
          <w:rFonts w:ascii="Times New Roman" w:hAnsi="Times New Roman" w:cs="Times New Roman"/>
        </w:rPr>
        <w:t>. White clover and the cyanogenic polymorphism have a long-history of study among evolutionary biologists</w:t>
      </w:r>
      <w:r w:rsidR="00520BC4">
        <w:rPr>
          <w:rFonts w:ascii="Times New Roman" w:hAnsi="Times New Roman" w:cs="Times New Roman"/>
        </w:rPr>
        <w:t>, which has resulted in the identification of</w:t>
      </w:r>
      <w:r w:rsidRPr="00353D38">
        <w:rPr>
          <w:rFonts w:ascii="Times New Roman" w:hAnsi="Times New Roman" w:cs="Times New Roman"/>
        </w:rPr>
        <w:t xml:space="preserve"> latitudinal, longitudinal and altitudinal clines in </w:t>
      </w:r>
      <w:r w:rsidR="00520BC4">
        <w:rPr>
          <w:rFonts w:ascii="Times New Roman" w:hAnsi="Times New Roman" w:cs="Times New Roman"/>
        </w:rPr>
        <w:t>HCN</w:t>
      </w:r>
      <w:r w:rsidR="00520BC4" w:rsidRPr="00353D38">
        <w:rPr>
          <w:rFonts w:ascii="Times New Roman" w:hAnsi="Times New Roman" w:cs="Times New Roman"/>
        </w:rPr>
        <w:t xml:space="preserve"> </w:t>
      </w:r>
      <w:r w:rsidR="00520BC4">
        <w:rPr>
          <w:rFonts w:ascii="Times New Roman" w:hAnsi="Times New Roman" w:cs="Times New Roman"/>
        </w:rPr>
        <w:t xml:space="preserve">being </w:t>
      </w:r>
      <w:r w:rsidRPr="00353D38">
        <w:rPr>
          <w:rFonts w:ascii="Times New Roman" w:hAnsi="Times New Roman" w:cs="Times New Roman"/>
        </w:rPr>
        <w:t xml:space="preserve">reported in clover’s native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"10.1038/hdy.1954.5", "ISBN" : "0018-067X", "ISSN" : "0018-067X", "author" : [ { "dropping-particle" : "", "family" : "Daday", "given" : "Hunor", "non-dropping-particle" : "", "parse-names" : false, "suffix" : "" } ], "container-title" : "Heredity", "id" : "ITEM-1", "issue" : "1940", "issued" : { "date-parts" : [ [ "1954" ] ] }, "page" : "61-78", "title" : "Gene frequencies in wild populations of &lt;i&gt;Trifolium repens&lt;/i&gt; I. Distribution by latitude", "type" : "article-journal", "volume" : "8" }, "uris" : [ "http://www.mendeley.com/documents/?uuid=7452fddd-1b42-4252-bd04-b12039f31384"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"ITEM-3", "issue" : "2", "issued" : { "date-parts" : [ [ "1976" ] ] }, "page" : "291-293", "title" : "The relationship between altitude and cyanogenesis in white clover (&lt;i&gt;Trifolium repens&lt;/i&gt;, L.)", "type" : "article-journal", "volume" : "37" }, "uris" : [ "http://www.mendeley.com/documents/?uuid=d9d18103-0b62-4489-989d-9fac35aa831f" ] } ], "mendeley" : { "formattedCitation" : "(Daday 1954a,b; de Ara\u00fajo 1976)", "plainTextFormattedCitation" : "(Daday 1954a,b; de Ara\u00fajo 1976)", "previouslyFormattedCitation" : "(Daday 1954a,b; de Ara\u00fajo 1976)"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1954a,b; de Araújo 1976)</w:t>
      </w:r>
      <w:r w:rsidRPr="00353D38">
        <w:rPr>
          <w:rFonts w:ascii="Times New Roman" w:hAnsi="Times New Roman" w:cs="Times New Roman"/>
        </w:rPr>
        <w:fldChar w:fldCharType="end"/>
      </w:r>
      <w:r w:rsidRPr="00353D38">
        <w:rPr>
          <w:rFonts w:ascii="Times New Roman" w:hAnsi="Times New Roman" w:cs="Times New Roman"/>
        </w:rPr>
        <w:t xml:space="preserve"> and non-native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&lt;i&gt;Trifolium repens&lt;/i&gt; L III. World distribution", "type" : "article-journal", "volume" : "12" }, "uris" : [ "http://www.mendeley.com/documents/?uuid=d3fd545e-3d50-4d50-a243-8f5612238ef6" ] }, { "id" : "ITEM-2", "itemData" : {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"(Daday 1958; Ganders 1990; Kooyers and Olsen 2012)", "plainTextFormattedCitation" : "(Daday 1958; Ganders 1990; Kooyers and Olsen 2012)", "previouslyFormattedCitation" : "(Daday 1958; Ganders 1990; Kooyers and Olsen 2012)"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1958; Ganders 1990; Kooyers and Olsen 2012)</w:t>
      </w:r>
      <w:r w:rsidRPr="00353D38">
        <w:rPr>
          <w:rFonts w:ascii="Times New Roman" w:hAnsi="Times New Roman" w:cs="Times New Roman"/>
        </w:rPr>
        <w:fldChar w:fldCharType="end"/>
      </w:r>
      <w:r w:rsidRPr="00353D38">
        <w:rPr>
          <w:rFonts w:ascii="Times New Roman" w:hAnsi="Times New Roman" w:cs="Times New Roman"/>
        </w:rPr>
        <w:t xml:space="preserve"> ranges, with higher frequencies of HCN </w:t>
      </w:r>
      <w:r w:rsidR="00520BC4">
        <w:rPr>
          <w:rFonts w:ascii="Times New Roman" w:hAnsi="Times New Roman" w:cs="Times New Roman"/>
        </w:rPr>
        <w:t>consistently found</w:t>
      </w:r>
      <w:r w:rsidR="00520BC4" w:rsidRPr="00353D38">
        <w:rPr>
          <w:rFonts w:ascii="Times New Roman" w:hAnsi="Times New Roman" w:cs="Times New Roman"/>
        </w:rPr>
        <w:t xml:space="preserve"> </w:t>
      </w:r>
      <w:r w:rsidRPr="00353D38">
        <w:rPr>
          <w:rFonts w:ascii="Times New Roman" w:hAnsi="Times New Roman" w:cs="Times New Roman"/>
        </w:rPr>
        <w:t xml:space="preserve">in populations from warmer (e.g. lower elevation and further south)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&lt;i&gt;Trifolium repens&lt;/i&gt; L IV. Mechanism of natural selection", "type" : "article-journal", "volume" : "20" }, "uris" : [ "http://www.mendeley.com/documents/?uuid=e22ddf75-5d7a-47f1-8ef0-6d7c25511c14" ] } ], "mendeley" : { "formattedCitation" : "(Daday 1965)", "plainTextFormattedCitation" : "(Daday 1965)", "previouslyFormattedCitation" : "(Daday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1965)</w:t>
      </w:r>
      <w:r w:rsidRPr="00353D38">
        <w:rPr>
          <w:rFonts w:ascii="Times New Roman" w:hAnsi="Times New Roman" w:cs="Times New Roman"/>
        </w:rPr>
        <w:fldChar w:fldCharType="end"/>
      </w:r>
      <w:r w:rsidRPr="00353D38">
        <w:rPr>
          <w:rFonts w:ascii="Times New Roman" w:hAnsi="Times New Roman" w:cs="Times New Roman"/>
        </w:rPr>
        <w:t xml:space="preserve"> and drier environments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"ITEM-1",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"(Kooyers et al. 2014)", "plainTextFormattedCitation" : "(Kooyers et al. 2014)", "previouslyFormattedCitation" : "(Kooyers et al. 2014)"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(Kooyers et al. 2014)</w:t>
      </w:r>
      <w:r w:rsidRPr="00353D38">
        <w:rPr>
          <w:rFonts w:ascii="Times New Roman" w:hAnsi="Times New Roman" w:cs="Times New Roman"/>
        </w:rPr>
        <w:fldChar w:fldCharType="end"/>
      </w:r>
      <w:r w:rsidRPr="00353D38">
        <w:rPr>
          <w:rFonts w:ascii="Times New Roman" w:hAnsi="Times New Roman" w:cs="Times New Roman"/>
        </w:rPr>
        <w:t>. HCN is controlled by two independently segregating Mendelian loci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plants require a dominant allele at both loci to produce HCN. As such, this trait exhibits </w:t>
      </w:r>
      <w:commentRangeStart w:id="28"/>
      <w:commentRangeStart w:id="29"/>
      <w:r w:rsidRPr="00353D38">
        <w:rPr>
          <w:rFonts w:ascii="Times New Roman" w:hAnsi="Times New Roman" w:cs="Times New Roman"/>
        </w:rPr>
        <w:t xml:space="preserve">duplicate </w:t>
      </w:r>
      <w:commentRangeEnd w:id="28"/>
      <w:r w:rsidR="00520BC4">
        <w:rPr>
          <w:rStyle w:val="CommentReference"/>
        </w:rPr>
        <w:commentReference w:id="28"/>
      </w:r>
      <w:commentRangeEnd w:id="29"/>
      <w:r w:rsidR="008F3750">
        <w:rPr>
          <w:rStyle w:val="CommentReference"/>
        </w:rPr>
        <w:commentReference w:id="29"/>
      </w:r>
      <w:r w:rsidRPr="00353D38">
        <w:rPr>
          <w:rFonts w:ascii="Times New Roman" w:hAnsi="Times New Roman" w:cs="Times New Roman"/>
        </w:rPr>
        <w:t xml:space="preserve">recessive epistasis (i.e. complimentary epistasis,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"(Sackton and Hartl 2016)", "manualFormatting" : "Sackton and Hartl 2016)", "plainTextFormattedCitation" : "(Sackton and Hartl 2016)", "previouslyFormattedCitation" : "(Sackton and Hartl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Sackton and Hartl 2016)</w:t>
      </w:r>
      <w:r w:rsidRPr="00353D38">
        <w:rPr>
          <w:rFonts w:ascii="Times New Roman" w:hAnsi="Times New Roman" w:cs="Times New Roman"/>
        </w:rPr>
        <w:fldChar w:fldCharType="end"/>
      </w:r>
      <w:r w:rsidRPr="00353D38">
        <w:rPr>
          <w:rFonts w:ascii="Times New Roman" w:hAnsi="Times New Roman" w:cs="Times New Roman"/>
        </w:rPr>
        <w:t xml:space="preserve"> where </w:t>
      </w:r>
      <w:proofErr w:type="spellStart"/>
      <w:r w:rsidRPr="00353D38">
        <w:rPr>
          <w:rFonts w:ascii="Times New Roman" w:hAnsi="Times New Roman" w:cs="Times New Roman"/>
        </w:rPr>
        <w:t>recessivity</w:t>
      </w:r>
      <w:proofErr w:type="spellEnd"/>
      <w:r w:rsidRPr="00353D38">
        <w:rPr>
          <w:rFonts w:ascii="Times New Roman" w:hAnsi="Times New Roman" w:cs="Times New Roman"/>
        </w:rPr>
        <w:t xml:space="preserve"> at either locus (or both) results in individuals lacking HCN (i.e.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HCN–). This genetic architecture has important consequences for how stochastic changes in allele frequencies are expected to affect the frequency of HCN: the frequency of HCN can only increase via drift if the frequency of the dominant alleles at both loci drift upward (</w:t>
      </w:r>
      <w:r w:rsidR="00F663CD">
        <w:rPr>
          <w:rFonts w:ascii="Times New Roman" w:hAnsi="Times New Roman" w:cs="Times New Roman"/>
        </w:rPr>
        <w:t>figure 1</w:t>
      </w:r>
      <w:r w:rsidRPr="00353D38">
        <w:rPr>
          <w:rFonts w:ascii="Times New Roman" w:hAnsi="Times New Roman" w:cs="Times New Roman"/>
        </w:rPr>
        <w:t xml:space="preserve">). Any other combination of frequency changes in the dominant alleles result in decreases in the frequency of HCN, making populations especially susceptible to </w:t>
      </w:r>
      <w:r w:rsidR="00520BC4">
        <w:rPr>
          <w:rFonts w:ascii="Times New Roman" w:hAnsi="Times New Roman" w:cs="Times New Roman"/>
        </w:rPr>
        <w:t xml:space="preserve">a </w:t>
      </w:r>
      <w:r w:rsidRPr="00353D38">
        <w:rPr>
          <w:rFonts w:ascii="Times New Roman" w:hAnsi="Times New Roman" w:cs="Times New Roman"/>
        </w:rPr>
        <w:t xml:space="preserve">loss of HCN via drift. </w:t>
      </w:r>
    </w:p>
    <w:p w14:paraId="0D206B63" w14:textId="2CCA9691" w:rsidR="0069573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In this paper, we develop a series of spatially-explicit, agent-based simulations to </w:t>
      </w:r>
      <w:r w:rsidR="00E63F48">
        <w:rPr>
          <w:rFonts w:ascii="Times New Roman" w:hAnsi="Times New Roman" w:cs="Times New Roman"/>
        </w:rPr>
        <w:t xml:space="preserve">assess </w:t>
      </w:r>
      <w:r w:rsidR="00E81DD0">
        <w:rPr>
          <w:rFonts w:ascii="Times New Roman" w:hAnsi="Times New Roman" w:cs="Times New Roman"/>
        </w:rPr>
        <w:t xml:space="preserve">the </w:t>
      </w:r>
      <w:r w:rsidR="00E81DD0" w:rsidRPr="00D33208">
        <w:rPr>
          <w:rFonts w:ascii="Times New Roman" w:hAnsi="Times New Roman" w:cs="Times New Roman"/>
        </w:rPr>
        <w:t xml:space="preserve">formation of spatial clines in HCN under varying levels of genetic drift, selection and </w:t>
      </w:r>
      <w:r w:rsidR="008F3750" w:rsidRPr="00D33208">
        <w:rPr>
          <w:rFonts w:ascii="Times New Roman" w:hAnsi="Times New Roman" w:cs="Times New Roman"/>
        </w:rPr>
        <w:t>gene flow</w:t>
      </w:r>
      <w:r w:rsidR="00E81DD0" w:rsidRPr="00D33208">
        <w:rPr>
          <w:rFonts w:ascii="Times New Roman" w:hAnsi="Times New Roman" w:cs="Times New Roman"/>
        </w:rPr>
        <w:t xml:space="preserve">. </w:t>
      </w:r>
      <w:r w:rsidR="00E63F48" w:rsidRPr="00D33208">
        <w:rPr>
          <w:rFonts w:ascii="Times New Roman" w:hAnsi="Times New Roman" w:cs="Times New Roman"/>
        </w:rPr>
        <w:t xml:space="preserve">We address the following specific </w:t>
      </w:r>
      <w:r w:rsidR="00E63F48" w:rsidRPr="00D33208">
        <w:rPr>
          <w:rFonts w:ascii="Times New Roman" w:hAnsi="Times New Roman" w:cs="Times New Roman"/>
        </w:rPr>
        <w:t xml:space="preserve">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w:t>
      </w:r>
      <w:r w:rsidR="00E63F48" w:rsidRPr="00D33208">
        <w:rPr>
          <w:rFonts w:ascii="Times New Roman" w:hAnsi="Times New Roman" w:cs="Times New Roman"/>
        </w:rPr>
        <w:t xml:space="preserve">drift influence the formation of spatial clines in HCN? (2) </w:t>
      </w:r>
      <w:r w:rsidR="00D33208" w:rsidRPr="00D33208">
        <w:rPr>
          <w:rFonts w:ascii="Times New Roman" w:hAnsi="Times New Roman" w:cs="Times New Roman"/>
        </w:rPr>
        <w:t xml:space="preserve">How does selection affect the occurrence and strength of </w:t>
      </w:r>
      <w:proofErr w:type="spellStart"/>
      <w:r w:rsidR="00D33208" w:rsidRPr="00D33208">
        <w:rPr>
          <w:rFonts w:ascii="Times New Roman" w:hAnsi="Times New Roman" w:cs="Times New Roman"/>
        </w:rPr>
        <w:t>of</w:t>
      </w:r>
      <w:proofErr w:type="spellEnd"/>
      <w:r w:rsidR="00D33208" w:rsidRPr="00D33208">
        <w:rPr>
          <w:rFonts w:ascii="Times New Roman" w:hAnsi="Times New Roman" w:cs="Times New Roman"/>
        </w:rPr>
        <w:t xml:space="preserve"> spatial </w:t>
      </w:r>
      <w:r w:rsidR="00D33208" w:rsidRPr="00D33208">
        <w:rPr>
          <w:rFonts w:ascii="Times New Roman" w:hAnsi="Times New Roman" w:cs="Times New Roman"/>
        </w:rPr>
        <w:lastRenderedPageBreak/>
        <w:t>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w:t>
      </w:r>
      <w:r w:rsidR="00E63F48">
        <w:rPr>
          <w:rFonts w:ascii="Times New Roman" w:hAnsi="Times New Roman" w:cs="Times New Roman"/>
        </w:rPr>
        <w:t xml:space="preserve">questions above, we </w:t>
      </w:r>
      <w:r w:rsidR="00520BC4">
        <w:rPr>
          <w:rFonts w:ascii="Times New Roman" w:hAnsi="Times New Roman" w:cs="Times New Roman"/>
        </w:rPr>
        <w:t xml:space="preserve">manipulated </w:t>
      </w:r>
      <w:r w:rsidR="00D33208">
        <w:rPr>
          <w:rFonts w:ascii="Times New Roman" w:hAnsi="Times New Roman" w:cs="Times New Roman"/>
        </w:rPr>
        <w:t>levels of gene flow</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commentRangeStart w:id="30"/>
      <w:r w:rsidRPr="00353D38">
        <w:rPr>
          <w:rFonts w:ascii="Times New Roman" w:hAnsi="Times New Roman" w:cs="Times New Roman"/>
        </w:rPr>
        <w:t xml:space="preserve">Our </w:t>
      </w:r>
      <w:r w:rsidRPr="00353D38">
        <w:rPr>
          <w:rFonts w:ascii="Times New Roman" w:hAnsi="Times New Roman" w:cs="Times New Roman"/>
        </w:rPr>
        <w:t>results show that stochastic changes in allele frequency can have the appearance of deterministic changes in the phenotype and we argue that this result extends beyond HCN to many phenotypes that are controlled by multiple genes.</w:t>
      </w:r>
      <w:commentRangeEnd w:id="30"/>
      <w:r w:rsidR="00520BC4">
        <w:rPr>
          <w:rStyle w:val="CommentReference"/>
        </w:rPr>
        <w:commentReference w:id="30"/>
      </w:r>
    </w:p>
    <w:p w14:paraId="096E8FB2" w14:textId="77777777" w:rsidR="00E63F48" w:rsidRPr="00353D38" w:rsidRDefault="00E63F48" w:rsidP="00695730">
      <w:pPr>
        <w:spacing w:line="480" w:lineRule="auto"/>
        <w:ind w:firstLine="360"/>
        <w:rPr>
          <w:rFonts w:ascii="Times New Roman" w:hAnsi="Times New Roman" w:cs="Times New Roman"/>
        </w:rPr>
      </w:pPr>
    </w:p>
    <w:p w14:paraId="2FC47E52" w14:textId="77777777"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6832843" w14:textId="0FB3FCBE" w:rsidR="00AD564B"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2.7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where each cell (hereafter patch) represents a patch of suitable habitat that can support a population of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DF2266" w:rsidRPr="00353D38">
        <w:rPr>
          <w:rFonts w:ascii="Times New Roman" w:hAnsi="Times New Roman" w:cs="Times New Roman"/>
        </w:rPr>
        <w:t>Table</w:t>
      </w:r>
      <w:r w:rsidR="00DF2266" w:rsidRPr="00353D38">
        <w:rPr>
          <w:rFonts w:ascii="Times New Roman" w:hAnsi="Times New Roman" w:cs="Times New Roman"/>
        </w:rPr>
        <w:t xml:space="preserve"> 1</w:t>
      </w:r>
      <w:r w:rsidRPr="00353D38">
        <w:rPr>
          <w:rFonts w:ascii="Times New Roman" w:hAnsi="Times New Roman" w:cs="Times New Roman"/>
        </w:rPr>
        <w:t xml:space="preserve">). The order of events in the simulations are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(4) colonization (</w:t>
      </w:r>
      <w:r w:rsidR="00EE0034">
        <w:rPr>
          <w:rFonts w:ascii="Times New Roman" w:hAnsi="Times New Roman" w:cs="Times New Roman"/>
        </w:rPr>
        <w:t xml:space="preserve">figure </w:t>
      </w:r>
      <w:proofErr w:type="spellStart"/>
      <w:r w:rsidR="00EE0034">
        <w:rPr>
          <w:rFonts w:ascii="Times New Roman" w:hAnsi="Times New Roman" w:cs="Times New Roman"/>
        </w:rPr>
        <w:t>2c</w:t>
      </w:r>
      <w:proofErr w:type="spellEnd"/>
      <w:r w:rsidRPr="00353D38">
        <w:rPr>
          <w:rFonts w:ascii="Times New Roman" w:hAnsi="Times New Roman" w:cs="Times New Roman"/>
        </w:rPr>
        <w:t xml:space="preserve">). </w:t>
      </w:r>
      <w:r w:rsidR="00EC4594">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Pr="00353D38">
        <w:rPr>
          <w:rFonts w:ascii="Times New Roman" w:hAnsi="Times New Roman" w:cs="Times New Roman"/>
        </w:rPr>
        <w:t xml:space="preserve"> (</w:t>
      </w:r>
      <w:r w:rsidR="00DF2266" w:rsidRPr="00353D38">
        <w:rPr>
          <w:rFonts w:ascii="Times New Roman" w:hAnsi="Times New Roman" w:cs="Times New Roman"/>
        </w:rPr>
        <w:t>Table 2</w:t>
      </w:r>
      <w:r w:rsidRPr="00353D38">
        <w:rPr>
          <w:rFonts w:ascii="Times New Roman" w:hAnsi="Times New Roman" w:cs="Times New Roman"/>
        </w:rPr>
        <w:t xml:space="preserve">): </w:t>
      </w:r>
      <w:r w:rsidR="002371A8">
        <w:rPr>
          <w:rFonts w:ascii="Times New Roman" w:hAnsi="Times New Roman" w:cs="Times New Roman"/>
        </w:rPr>
        <w:t>six</w:t>
      </w:r>
      <w:r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Pr="00353D38">
        <w:rPr>
          <w:rFonts w:ascii="Times New Roman" w:hAnsi="Times New Roman" w:cs="Times New Roman"/>
        </w:rPr>
        <w:t xml:space="preserve">explore the effects of drift, </w:t>
      </w:r>
      <w:r w:rsidR="008F3750">
        <w:rPr>
          <w:rFonts w:ascii="Times New Roman" w:hAnsi="Times New Roman" w:cs="Times New Roman"/>
        </w:rPr>
        <w:t>gene flow</w:t>
      </w:r>
      <w:r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Pr="00353D38">
        <w:rPr>
          <w:rFonts w:ascii="Times New Roman" w:hAnsi="Times New Roman" w:cs="Times New Roman"/>
        </w:rPr>
        <w:t xml:space="preserve">clines in </w:t>
      </w:r>
      <w:proofErr w:type="spellStart"/>
      <w:r w:rsidRPr="00353D38">
        <w:rPr>
          <w:rFonts w:ascii="Times New Roman" w:hAnsi="Times New Roman" w:cs="Times New Roman"/>
        </w:rPr>
        <w:t>cyanogenesis</w:t>
      </w:r>
      <w:proofErr w:type="spellEnd"/>
      <w:r w:rsidR="004A61DF">
        <w:rPr>
          <w:rFonts w:ascii="Times New Roman" w:hAnsi="Times New Roman" w:cs="Times New Roman"/>
        </w:rPr>
        <w:t>, and</w:t>
      </w:r>
      <w:r w:rsidRPr="00353D38">
        <w:rPr>
          <w:rFonts w:ascii="Times New Roman" w:hAnsi="Times New Roman" w:cs="Times New Roman"/>
        </w:rPr>
        <w:t xml:space="preserve"> two </w:t>
      </w:r>
      <w:r w:rsidR="004A61DF">
        <w:rPr>
          <w:rFonts w:ascii="Times New Roman" w:hAnsi="Times New Roman" w:cs="Times New Roman"/>
        </w:rPr>
        <w:t xml:space="preserve">that </w:t>
      </w:r>
      <w:r w:rsidRPr="00353D38">
        <w:rPr>
          <w:rFonts w:ascii="Times New Roman" w:hAnsi="Times New Roman" w:cs="Times New Roman"/>
        </w:rPr>
        <w:t xml:space="preserve">examine </w:t>
      </w:r>
      <w:r w:rsidR="004A61DF">
        <w:rPr>
          <w:rFonts w:ascii="Times New Roman" w:hAnsi="Times New Roman" w:cs="Times New Roman"/>
        </w:rPr>
        <w:t xml:space="preserve">the </w:t>
      </w:r>
      <w:r w:rsidRPr="00353D38">
        <w:rPr>
          <w:rFonts w:ascii="Times New Roman" w:hAnsi="Times New Roman" w:cs="Times New Roman"/>
        </w:rPr>
        <w:t xml:space="preserve">effects of drift and initial allele frequencies on clines. </w:t>
      </w:r>
      <w:r w:rsidR="000F0387">
        <w:rPr>
          <w:rFonts w:ascii="Times New Roman" w:hAnsi="Times New Roman" w:cs="Times New Roman"/>
        </w:rPr>
        <w:t xml:space="preserve">We focus our results on cases where the initial frequency of dominant alleles was 0.5, which resulted in the strongest clines, and consider the effects of initial allele frequency in the </w:t>
      </w:r>
      <w:r w:rsidR="000F0387">
        <w:rPr>
          <w:rFonts w:ascii="Times New Roman" w:hAnsi="Times New Roman" w:cs="Times New Roman"/>
        </w:rPr>
        <w:lastRenderedPageBreak/>
        <w:t>electronic supplementary material (</w:t>
      </w:r>
      <w:commentRangeStart w:id="31"/>
      <w:r w:rsidR="000F0387">
        <w:rPr>
          <w:rFonts w:ascii="Times New Roman" w:hAnsi="Times New Roman" w:cs="Times New Roman"/>
        </w:rPr>
        <w:t xml:space="preserve">text </w:t>
      </w:r>
      <w:proofErr w:type="spellStart"/>
      <w:r w:rsidR="000F0387">
        <w:rPr>
          <w:rFonts w:ascii="Times New Roman" w:hAnsi="Times New Roman" w:cs="Times New Roman"/>
        </w:rPr>
        <w:t>S1</w:t>
      </w:r>
      <w:commentRangeEnd w:id="31"/>
      <w:proofErr w:type="spellEnd"/>
      <w:r w:rsidR="00FC1F6A">
        <w:rPr>
          <w:rStyle w:val="CommentReference"/>
        </w:rPr>
        <w:commentReference w:id="31"/>
      </w:r>
      <w:proofErr w:type="gramStart"/>
      <w:r w:rsidR="000F0387">
        <w:rPr>
          <w:rFonts w:ascii="Times New Roman" w:hAnsi="Times New Roman" w:cs="Times New Roman"/>
        </w:rPr>
        <w:t>).</w:t>
      </w:r>
      <w:r w:rsidR="00FC1F6A">
        <w:rPr>
          <w:rFonts w:ascii="Times New Roman" w:hAnsi="Times New Roman" w:cs="Times New Roman"/>
        </w:rPr>
        <w:t>We</w:t>
      </w:r>
      <w:proofErr w:type="gramEnd"/>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w:t>
      </w:r>
      <w:proofErr w:type="spellStart"/>
      <w:r w:rsidR="00AD564B">
        <w:rPr>
          <w:rFonts w:ascii="Times New Roman" w:hAnsi="Times New Roman" w:cs="Times New Roman"/>
        </w:rPr>
        <w:t>cyanogenesis</w:t>
      </w:r>
      <w:proofErr w:type="spellEnd"/>
      <w:r w:rsidR="00AD564B">
        <w:rPr>
          <w:rFonts w:ascii="Times New Roman" w:hAnsi="Times New Roman" w:cs="Times New Roman"/>
        </w:rPr>
        <w:t xml:space="preserve"> clines in the absence of selection. </w:t>
      </w:r>
      <w:r w:rsidR="003970AC">
        <w:rPr>
          <w:rFonts w:ascii="Times New Roman" w:hAnsi="Times New Roman" w:cs="Times New Roman"/>
        </w:rPr>
        <w:t>We manipulated drift in two ways: (1) By imposing a gradient in the 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and are described below. </w:t>
      </w:r>
    </w:p>
    <w:p w14:paraId="7A9024CE" w14:textId="77777777" w:rsidR="003970AC" w:rsidRPr="00AD564B" w:rsidRDefault="003970AC" w:rsidP="00695730">
      <w:pPr>
        <w:spacing w:line="360" w:lineRule="auto"/>
        <w:rPr>
          <w:rFonts w:ascii="Times New Roman" w:hAnsi="Times New Roman" w:cs="Times New Roman"/>
        </w:rPr>
      </w:pPr>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1803B08A" w:rsidR="00695730" w:rsidRDefault="00695730" w:rsidP="00353D38">
      <w:pPr>
        <w:spacing w:line="480" w:lineRule="auto"/>
        <w:rPr>
          <w:rFonts w:ascii="Times New Roman" w:hAnsi="Times New Roman" w:cs="Times New Roman"/>
        </w:rPr>
      </w:pPr>
      <w:r w:rsidRPr="00353D38">
        <w:rPr>
          <w:rFonts w:ascii="Times New Roman" w:hAnsi="Times New Roman" w:cs="Times New Roman"/>
        </w:rPr>
        <w:t>The first scenario 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of populations across the matrix,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2</w:t>
      </w:r>
      <w:r w:rsidR="00EE0034" w:rsidRPr="00EE0034">
        <w:rPr>
          <w:rFonts w:ascii="Times New Roman" w:hAnsi="Times New Roman" w:cs="Times New Roman"/>
          <w:i/>
        </w:rPr>
        <w:t>a</w:t>
      </w:r>
      <w:proofErr w:type="spellEnd"/>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agent-based simulations exploring the effects of drift, gene flow, and selection on patterns of local adaptation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"(Alleaume-Benharira et al. 2006)", "plainTextFormattedCitation" : "(Alleaume-Benharira et al. 2006)", "previouslyFormattedCitation" : "(Alleaume-Benharira et al. 2006)"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(Alleaume-Benharira et al. 2006)</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w:t>
      </w:r>
      <w:r w:rsidRPr="00353D38">
        <w:rPr>
          <w:rFonts w:ascii="Times New Roman" w:hAnsi="Times New Roman" w:cs="Times New Roman"/>
        </w:rPr>
        <w:t xml:space="preserve">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proofErr w:type="spellStart"/>
      <w:r w:rsidR="00EE0034" w:rsidRPr="00FC1F6A">
        <w:rPr>
          <w:rFonts w:ascii="Times New Roman" w:hAnsi="Times New Roman" w:cs="Times New Roman"/>
        </w:rPr>
        <w:t>2</w:t>
      </w:r>
      <w:r w:rsidR="00EE0034" w:rsidRPr="00FC1F6A">
        <w:rPr>
          <w:rFonts w:ascii="Times New Roman" w:hAnsi="Times New Roman" w:cs="Times New Roman"/>
          <w:i/>
        </w:rPr>
        <w:t>a</w:t>
      </w:r>
      <w:proofErr w:type="spellEnd"/>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C65BD6" w:rsidRPr="00FC1F6A">
        <w:rPr>
          <w:rFonts w:ascii="Times New Roman" w:hAnsi="Times New Roman" w:cs="Times New Roman"/>
        </w:rPr>
        <w:t xml:space="preserve">gradients in drift from </w:t>
      </w:r>
      <w:r w:rsidRPr="00FC1F6A">
        <w:rPr>
          <w:rFonts w:ascii="Times New Roman" w:hAnsi="Times New Roman" w:cs="Times New Roman"/>
        </w:rPr>
        <w:t xml:space="preserve">strong to </w:t>
      </w:r>
      <w:r w:rsidR="004D5CA4" w:rsidRPr="00FC1F6A">
        <w:rPr>
          <w:rFonts w:ascii="Times New Roman" w:hAnsi="Times New Roman" w:cs="Times New Roman"/>
        </w:rPr>
        <w:t>no gradient in drift</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Pr="00FC1F6A">
        <w:rPr>
          <w:rFonts w:ascii="Times New Roman" w:hAnsi="Times New Roman" w:cs="Times New Roman"/>
        </w:rPr>
        <w:t xml:space="preserve"> These </w:t>
      </w:r>
      <w:r w:rsidRPr="00FC1F6A">
        <w:rPr>
          <w:rFonts w:ascii="Times New Roman" w:hAnsi="Times New Roman" w:cs="Times New Roman"/>
        </w:rPr>
        <w:t>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60012F15" w:rsidR="00306ADE" w:rsidRPr="00242F52" w:rsidRDefault="00306ADE" w:rsidP="00353D38">
      <w:pPr>
        <w:spacing w:line="480" w:lineRule="auto"/>
        <w:rPr>
          <w:rFonts w:ascii="Times New Roman" w:hAnsi="Times New Roman" w:cs="Times New Roman"/>
        </w:rPr>
      </w:pPr>
      <w:r>
        <w:rPr>
          <w:rFonts w:ascii="Times New Roman" w:hAnsi="Times New Roman" w:cs="Times New Roman"/>
        </w:rPr>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w:t>
      </w:r>
      <w:r>
        <w:rPr>
          <w:rFonts w:ascii="Times New Roman" w:hAnsi="Times New Roman" w:cs="Times New Roman"/>
        </w:rPr>
        <w:t xml:space="preserve">in HCN formed by genetic drift, we performed additional simulations under varying </w:t>
      </w:r>
      <w:r w:rsidR="00D33208">
        <w:rPr>
          <w:rFonts w:ascii="Times New Roman" w:hAnsi="Times New Roman" w:cs="Times New Roman"/>
        </w:rPr>
        <w:t>levels of gene flow</w:t>
      </w:r>
      <w:r w:rsidR="00FC1F6A">
        <w:rPr>
          <w:rFonts w:ascii="Times New Roman" w:hAnsi="Times New Roman" w:cs="Times New Roman"/>
        </w:rPr>
        <w:t xml:space="preserve"> (see “</w:t>
      </w:r>
      <w:r w:rsidR="00FC1F6A">
        <w:rPr>
          <w:rFonts w:ascii="Times New Roman" w:hAnsi="Times New Roman" w:cs="Times New Roman"/>
          <w:i/>
        </w:rPr>
        <w:t xml:space="preserve">Gene </w:t>
      </w:r>
      <w:r w:rsidR="00FC1F6A">
        <w:rPr>
          <w:rFonts w:ascii="Times New Roman" w:hAnsi="Times New Roman" w:cs="Times New Roman"/>
          <w:i/>
        </w:rPr>
        <w:t>flow</w:t>
      </w:r>
      <w:r w:rsidR="00FC1F6A">
        <w:rPr>
          <w:rFonts w:ascii="Times New Roman" w:hAnsi="Times New Roman" w:cs="Times New Roman"/>
        </w:rPr>
        <w:t>” below for details)</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w:t>
      </w:r>
      <w:r w:rsidR="00F104D9">
        <w:rPr>
          <w:rFonts w:ascii="Times New Roman" w:hAnsi="Times New Roman" w:cs="Times New Roman"/>
        </w:rPr>
        <w:lastRenderedPageBreak/>
        <w:t xml:space="preserve">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F104D9">
        <w:rPr>
          <w:rFonts w:ascii="Times New Roman" w:hAnsi="Times New Roman" w:cs="Times New Roman"/>
        </w:rPr>
        <w:t xml:space="preserve">maximum </w:t>
      </w:r>
      <w:r w:rsidR="00F104D9" w:rsidRPr="00FC1F6A">
        <w:rPr>
          <w:rFonts w:ascii="Times New Roman" w:hAnsi="Times New Roman" w:cs="Times New Roman"/>
          <w:i/>
        </w:rPr>
        <w:t>N</w:t>
      </w:r>
      <w:r w:rsidR="00F104D9">
        <w:rPr>
          <w:rFonts w:ascii="Times New Roman" w:hAnsi="Times New Roman" w:cs="Times New Roman"/>
        </w:rPr>
        <w:t xml:space="preserve"> = 1000, </w:t>
      </w:r>
      <w:r>
        <w:rPr>
          <w:rFonts w:ascii="Times New Roman" w:hAnsi="Times New Roman" w:cs="Times New Roman"/>
        </w:rPr>
        <w:t xml:space="preserve">minimum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proofErr w:type="spellStart"/>
      <w:r w:rsidR="008F3750">
        <w:rPr>
          <w:rFonts w:ascii="Times New Roman" w:hAnsi="Times New Roman" w:cs="Times New Roman"/>
        </w:rPr>
        <w:t>rtes</w:t>
      </w:r>
      <w:proofErr w:type="spellEnd"/>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0.05; 0.1; 0.2; 0.35; 0.5, 1.0, Table 2)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of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AD63B7">
        <w:rPr>
          <w:rFonts w:ascii="Times New Roman" w:hAnsi="Times New Roman" w:cs="Times New Roman"/>
        </w:rPr>
        <w:t>T</w:t>
      </w:r>
      <w:r w:rsidR="00AD63B7" w:rsidRPr="00353D38">
        <w:rPr>
          <w:rFonts w:ascii="Times New Roman" w:hAnsi="Times New Roman" w:cs="Times New Roman"/>
        </w:rPr>
        <w:t xml:space="preserve">hese values represent the </w:t>
      </w:r>
      <w:commentRangeStart w:id="32"/>
      <w:commentRangeStart w:id="33"/>
      <w:r w:rsidR="00AD63B7" w:rsidRPr="00353D38">
        <w:rPr>
          <w:rFonts w:ascii="Times New Roman" w:hAnsi="Times New Roman" w:cs="Times New Roman"/>
        </w:rPr>
        <w:t xml:space="preserve">maximum </w:t>
      </w:r>
      <w:commentRangeEnd w:id="32"/>
      <w:r w:rsidR="00F104D9">
        <w:rPr>
          <w:rStyle w:val="CommentReference"/>
        </w:rPr>
        <w:commentReference w:id="32"/>
      </w:r>
      <w:commentRangeEnd w:id="33"/>
      <w:r w:rsidR="00FC1F6A">
        <w:rPr>
          <w:rStyle w:val="CommentReference"/>
        </w:rPr>
        <w:commentReference w:id="33"/>
      </w:r>
      <w:r w:rsidR="00AD63B7" w:rsidRPr="00353D38">
        <w:rPr>
          <w:rFonts w:ascii="Times New Roman" w:hAnsi="Times New Roman" w:cs="Times New Roman"/>
        </w:rPr>
        <w:t xml:space="preserve">proportion of alleles exchanged between populations, which occurs among </w:t>
      </w:r>
      <w:r w:rsidR="00F104D9">
        <w:rPr>
          <w:rFonts w:ascii="Times New Roman" w:hAnsi="Times New Roman" w:cs="Times New Roman"/>
        </w:rPr>
        <w:t xml:space="preserve">immediately </w:t>
      </w:r>
      <w:r w:rsidR="00AD63B7" w:rsidRPr="00353D38">
        <w:rPr>
          <w:rFonts w:ascii="Times New Roman" w:hAnsi="Times New Roman" w:cs="Times New Roman"/>
        </w:rPr>
        <w:t>adjacent populations</w:t>
      </w:r>
      <w:r w:rsidR="00AD63B7">
        <w:rPr>
          <w:rFonts w:ascii="Times New Roman" w:hAnsi="Times New Roman" w:cs="Times New Roman"/>
        </w:rPr>
        <w:t xml:space="preserve"> (see </w:t>
      </w:r>
      <w:r w:rsidR="00752A5E">
        <w:rPr>
          <w:rFonts w:ascii="Times New Roman" w:hAnsi="Times New Roman" w:cs="Times New Roman"/>
        </w:rPr>
        <w:t>“</w:t>
      </w:r>
      <w:r w:rsidR="00D33208">
        <w:rPr>
          <w:rFonts w:ascii="Times New Roman" w:hAnsi="Times New Roman" w:cs="Times New Roman"/>
          <w:i/>
        </w:rPr>
        <w:t>Gene flow</w:t>
      </w:r>
      <w:r w:rsidR="00AD63B7">
        <w:rPr>
          <w:rFonts w:ascii="Times New Roman" w:hAnsi="Times New Roman" w:cs="Times New Roman"/>
        </w:rPr>
        <w:t>” below)</w:t>
      </w:r>
      <w:r w:rsidR="00AD63B7" w:rsidRPr="00353D38">
        <w:rPr>
          <w:rFonts w:ascii="Times New Roman" w:hAnsi="Times New Roman" w:cs="Times New Roman"/>
        </w:rPr>
        <w:t>.</w:t>
      </w:r>
    </w:p>
    <w:p w14:paraId="50A8DB39" w14:textId="77777777" w:rsidR="00695730" w:rsidRPr="00353D38" w:rsidRDefault="00695730" w:rsidP="00695730">
      <w:pPr>
        <w:spacing w:line="360" w:lineRule="auto"/>
        <w:rPr>
          <w:rFonts w:ascii="Times New Roman" w:hAnsi="Times New Roman" w:cs="Times New Roman"/>
        </w:rPr>
      </w:pPr>
    </w:p>
    <w:p w14:paraId="78EEE874" w14:textId="77777777" w:rsidR="00695730" w:rsidRPr="00AD63B7" w:rsidRDefault="00695730" w:rsidP="00000BA7">
      <w:pPr>
        <w:spacing w:line="360" w:lineRule="auto"/>
        <w:outlineLvl w:val="0"/>
        <w:rPr>
          <w:rFonts w:ascii="Times New Roman" w:hAnsi="Times New Roman" w:cs="Times New Roman"/>
          <w:u w:val="single"/>
        </w:rPr>
      </w:pPr>
      <w:r w:rsidRPr="00AD63B7">
        <w:rPr>
          <w:rFonts w:ascii="Times New Roman" w:hAnsi="Times New Roman" w:cs="Times New Roman"/>
          <w:u w:val="single"/>
        </w:rPr>
        <w:t>Drift scenario 2: Colonization and founder events</w:t>
      </w:r>
    </w:p>
    <w:p w14:paraId="6F332F1C" w14:textId="3D50629C" w:rsidR="00AD63B7" w:rsidRDefault="00695730" w:rsidP="00AD63B7">
      <w:pPr>
        <w:spacing w:line="480" w:lineRule="auto"/>
        <w:rPr>
          <w:rFonts w:ascii="Times New Roman" w:hAnsi="Times New Roman" w:cs="Times New Roman"/>
        </w:rPr>
      </w:pPr>
      <w:r w:rsidRPr="00353D38">
        <w:rPr>
          <w:rFonts w:ascii="Times New Roman" w:hAnsi="Times New Roman" w:cs="Times New Roman"/>
        </w:rPr>
        <w:t xml:space="preserve">In the second scenario, the simulations </w:t>
      </w:r>
      <w:r w:rsidR="00F104D9" w:rsidRPr="00353D38">
        <w:rPr>
          <w:rFonts w:ascii="Times New Roman" w:hAnsi="Times New Roman" w:cs="Times New Roman"/>
        </w:rPr>
        <w:t>beg</w:t>
      </w:r>
      <w:r w:rsidR="00F104D9">
        <w:rPr>
          <w:rFonts w:ascii="Times New Roman" w:hAnsi="Times New Roman" w:cs="Times New Roman"/>
        </w:rPr>
        <w:t>a</w:t>
      </w:r>
      <w:r w:rsidR="00F104D9" w:rsidRPr="00353D38">
        <w:rPr>
          <w:rFonts w:ascii="Times New Roman" w:hAnsi="Times New Roman" w:cs="Times New Roman"/>
        </w:rPr>
        <w:t xml:space="preserve">n </w:t>
      </w:r>
      <w:r w:rsidRPr="00353D38">
        <w:rPr>
          <w:rFonts w:ascii="Times New Roman" w:hAnsi="Times New Roman" w:cs="Times New Roman"/>
        </w:rPr>
        <w:t xml:space="preserve">with a single rural population at carrying capacity and adjacent patches </w:t>
      </w:r>
      <w:r w:rsidR="00F104D9">
        <w:rPr>
          <w:rFonts w:ascii="Times New Roman" w:hAnsi="Times New Roman" w:cs="Times New Roman"/>
        </w:rPr>
        <w:t>were</w:t>
      </w:r>
      <w:r w:rsidR="00F104D9" w:rsidRPr="00353D38">
        <w:rPr>
          <w:rFonts w:ascii="Times New Roman" w:hAnsi="Times New Roman" w:cs="Times New Roman"/>
        </w:rPr>
        <w:t xml:space="preserve"> </w:t>
      </w:r>
      <w:r w:rsidRPr="00353D38">
        <w:rPr>
          <w:rFonts w:ascii="Times New Roman" w:hAnsi="Times New Roman" w:cs="Times New Roman"/>
        </w:rPr>
        <w:t>colonized toward the urban end until all patches contain</w:t>
      </w:r>
      <w:r w:rsidR="00F104D9">
        <w:rPr>
          <w:rFonts w:ascii="Times New Roman" w:hAnsi="Times New Roman" w:cs="Times New Roman"/>
        </w:rPr>
        <w:t>ed</w:t>
      </w:r>
      <w:r w:rsidRPr="00353D38">
        <w:rPr>
          <w:rFonts w:ascii="Times New Roman" w:hAnsi="Times New Roman" w:cs="Times New Roman"/>
        </w:rPr>
        <w:t xml:space="preserve"> populations (</w:t>
      </w:r>
      <w:r w:rsidR="00EE0034">
        <w:rPr>
          <w:rFonts w:ascii="Times New Roman" w:hAnsi="Times New Roman" w:cs="Times New Roman"/>
        </w:rPr>
        <w:t xml:space="preserve">figure </w:t>
      </w:r>
      <w:proofErr w:type="spellStart"/>
      <w:r w:rsidR="00EE0034">
        <w:rPr>
          <w:rFonts w:ascii="Times New Roman" w:hAnsi="Times New Roman" w:cs="Times New Roman"/>
        </w:rPr>
        <w:t>2</w:t>
      </w:r>
      <w:r w:rsidR="00EE0034" w:rsidRPr="00EE0034">
        <w:rPr>
          <w:rFonts w:ascii="Times New Roman" w:hAnsi="Times New Roman" w:cs="Times New Roman"/>
          <w:i/>
        </w:rPr>
        <w:t>b</w:t>
      </w:r>
      <w:proofErr w:type="spellEnd"/>
      <w:r w:rsidRPr="00353D38">
        <w:rPr>
          <w:rFonts w:ascii="Times New Roman" w:hAnsi="Times New Roman" w:cs="Times New Roman"/>
        </w:rPr>
        <w:t xml:space="preserve"> and </w:t>
      </w:r>
      <w:proofErr w:type="spellStart"/>
      <w:r w:rsidR="00DF2266" w:rsidRPr="00353D38">
        <w:rPr>
          <w:rFonts w:ascii="Times New Roman" w:hAnsi="Times New Roman" w:cs="Times New Roman"/>
        </w:rPr>
        <w:t>2</w:t>
      </w:r>
      <w:r w:rsidR="00EE0034" w:rsidRPr="00EE0034">
        <w:rPr>
          <w:rFonts w:ascii="Times New Roman" w:hAnsi="Times New Roman" w:cs="Times New Roman"/>
          <w:i/>
        </w:rPr>
        <w:t>c</w:t>
      </w:r>
      <w:proofErr w:type="spellEnd"/>
      <w:r w:rsidRPr="00353D38">
        <w:rPr>
          <w:rFonts w:ascii="Times New Roman" w:hAnsi="Times New Roman" w:cs="Times New Roman"/>
        </w:rPr>
        <w:t xml:space="preserve">). There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 xml:space="preserve">no gradient in carrying capacity in this scenario; rather, the strength of drift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manipulated by varying the strength of founder events, determined as the proportion of alleles sampled from the parent population (i.e. smaller propo</w:t>
      </w:r>
      <w:r w:rsidR="005F31D4">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sidR="00AD63B7">
        <w:rPr>
          <w:rFonts w:ascii="Times New Roman" w:hAnsi="Times New Roman" w:cs="Times New Roman"/>
        </w:rPr>
        <w:t xml:space="preserve">For each founding proportion, </w:t>
      </w:r>
      <w:r w:rsidR="00AD63B7"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AD63B7" w:rsidRPr="00353D38">
        <w:rPr>
          <w:rFonts w:ascii="Times New Roman" w:hAnsi="Times New Roman" w:cs="Times New Roman"/>
        </w:rPr>
        <w:t xml:space="preserve">, respectively, and corresponding to levels of gene flow that resulted in substantial decreases in the strength of clines in </w:t>
      </w:r>
      <w:r w:rsidR="00DD1F6F">
        <w:rPr>
          <w:rFonts w:ascii="Times New Roman" w:hAnsi="Times New Roman" w:cs="Times New Roman"/>
        </w:rPr>
        <w:t>drift scenario 1</w:t>
      </w:r>
      <w:r w:rsidR="00AD63B7">
        <w:rPr>
          <w:rFonts w:ascii="Times New Roman" w:hAnsi="Times New Roman" w:cs="Times New Roman"/>
        </w:rPr>
        <w:t xml:space="preserve"> above.</w:t>
      </w:r>
    </w:p>
    <w:p w14:paraId="63FEEA20" w14:textId="0F541F95" w:rsidR="00695730" w:rsidRDefault="00695730" w:rsidP="00AD63B7">
      <w:pPr>
        <w:spacing w:line="480" w:lineRule="auto"/>
        <w:ind w:firstLine="720"/>
        <w:rPr>
          <w:rFonts w:ascii="Times New Roman" w:hAnsi="Times New Roman" w:cs="Times New Roman"/>
        </w:rPr>
      </w:pPr>
      <w:r w:rsidRPr="00353D38">
        <w:rPr>
          <w:rFonts w:ascii="Times New Roman" w:hAnsi="Times New Roman" w:cs="Times New Roman"/>
        </w:rPr>
        <w:t xml:space="preserve">In </w:t>
      </w:r>
      <w:r w:rsidRPr="00353D38">
        <w:rPr>
          <w:rFonts w:ascii="Times New Roman" w:hAnsi="Times New Roman" w:cs="Times New Roman"/>
        </w:rPr>
        <w:t>our simulations, the probability that a population colonizes an adjacent patch depends on its size</w:t>
      </w:r>
      <w:r w:rsidR="00F104D9">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w:t>
      </w:r>
      <w:r w:rsidRPr="00353D38">
        <w:rPr>
          <w:rFonts w:ascii="Times New Roman" w:hAnsi="Times New Roman" w:cs="Times New Roman"/>
        </w:rPr>
        <w:t xml:space="preserve">. Because founder events reduce the size of newly formed populations, serial founder events would result in populations becoming rapidly extinct (or exceedingly small), preventing the colonization of new patches. We therefore </w:t>
      </w:r>
      <w:r w:rsidRPr="00353D38">
        <w:rPr>
          <w:rFonts w:ascii="Times New Roman" w:hAnsi="Times New Roman" w:cs="Times New Roman"/>
        </w:rPr>
        <w:lastRenderedPageBreak/>
        <w:t>implemented a model of logistic population growth allowing populations to grow every generation until they reach</w:t>
      </w:r>
      <w:r w:rsidR="003512CD">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sidR="003512CD">
        <w:rPr>
          <w:rFonts w:ascii="Times New Roman" w:hAnsi="Times New Roman" w:cs="Times New Roman"/>
        </w:rPr>
        <w:t>took</w:t>
      </w:r>
      <w:r w:rsidR="003512CD" w:rsidRPr="00353D38">
        <w:rPr>
          <w:rFonts w:ascii="Times New Roman" w:hAnsi="Times New Roman" w:cs="Times New Roman"/>
        </w:rPr>
        <w:t xml:space="preserve"> </w:t>
      </w:r>
      <w:r w:rsidRPr="00353D38">
        <w:rPr>
          <w:rFonts w:ascii="Times New Roman" w:hAnsi="Times New Roman" w:cs="Times New Roman"/>
        </w:rPr>
        <w:t xml:space="preserve">27 generations to reach a carrying capacity of 1000 (growth rate [r] = 1.5). </w:t>
      </w:r>
      <w:commentRangeStart w:id="34"/>
      <w:commentRangeStart w:id="35"/>
      <w:r w:rsidRPr="00353D38">
        <w:rPr>
          <w:rFonts w:ascii="Times New Roman" w:hAnsi="Times New Roman" w:cs="Times New Roman"/>
        </w:rPr>
        <w:t xml:space="preserve">Simulations were run for 500 </w:t>
      </w:r>
      <w:r w:rsidR="009130DF">
        <w:rPr>
          <w:rFonts w:ascii="Times New Roman" w:hAnsi="Times New Roman" w:cs="Times New Roman"/>
        </w:rPr>
        <w:t xml:space="preserve">non-overlapping </w:t>
      </w:r>
      <w:r w:rsidRPr="00353D38">
        <w:rPr>
          <w:rFonts w:ascii="Times New Roman" w:hAnsi="Times New Roman" w:cs="Times New Roman"/>
        </w:rPr>
        <w:t>generations beginning when all patches on the landscape contained populations.</w:t>
      </w:r>
      <w:commentRangeEnd w:id="34"/>
      <w:r w:rsidR="00625027">
        <w:rPr>
          <w:rStyle w:val="CommentReference"/>
        </w:rPr>
        <w:commentReference w:id="34"/>
      </w:r>
      <w:commentRangeEnd w:id="35"/>
      <w:r w:rsidR="00FC1F6A">
        <w:rPr>
          <w:rStyle w:val="CommentReference"/>
        </w:rPr>
        <w:commentReference w:id="35"/>
      </w:r>
    </w:p>
    <w:p w14:paraId="4568BF11" w14:textId="77777777" w:rsidR="00695730" w:rsidRPr="00353D38" w:rsidRDefault="00695730" w:rsidP="00695730">
      <w:pPr>
        <w:spacing w:line="360" w:lineRule="auto"/>
        <w:rPr>
          <w:rFonts w:ascii="Times New Roman" w:hAnsi="Times New Roman" w:cs="Times New Roman"/>
        </w:rPr>
      </w:pPr>
    </w:p>
    <w:p w14:paraId="446E91CF" w14:textId="26132195"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 xml:space="preserve">How does selection affect the occurrence and strength of </w:t>
      </w:r>
      <w:proofErr w:type="spellStart"/>
      <w:r w:rsidR="00D33208" w:rsidRPr="00D33208">
        <w:rPr>
          <w:rFonts w:ascii="Times New Roman" w:hAnsi="Times New Roman" w:cs="Times New Roman"/>
          <w:i/>
        </w:rPr>
        <w:t>of</w:t>
      </w:r>
      <w:proofErr w:type="spellEnd"/>
      <w:r w:rsidR="00D33208" w:rsidRPr="00D33208">
        <w:rPr>
          <w:rFonts w:ascii="Times New Roman" w:hAnsi="Times New Roman" w:cs="Times New Roman"/>
          <w:i/>
        </w:rPr>
        <w:t xml:space="preserve"> spatial clines in HCN?</w:t>
      </w:r>
    </w:p>
    <w:p w14:paraId="1C233390" w14:textId="2AFF6650"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"id" : "ITEM-2", "itemData" : { "author" : [ { "dropping-particle" : "", "family" : "Kimura", "given" : "Motoo", "non-dropping-particle" : "", "parse-names" : false, "suffix" : "" } ], "container-title" : "Evolution", "id" : "ITEM-2", "issued" : { "date-parts" : [ [ "1956" ] ] }, "page" : "278-287", "title" : "A model of a genetic system which leads to closer linkage by natural selection", "type" : "article-journal", "volume" : "10" }, "uris" : [ "http://www.mendeley.com/documents/?uuid=2d07b39e-090f-48b9-b881-224f3c930675" ] }, { "id" : "ITEM-3", "itemData" : { "author" : [ { "dropping-particle" : "", "family" : "Felsenstein", "given" : "Joseph", "non-dropping-particle" : "", "parse-names" : false, "suffix" : "" } ], "container-title" : "Genetics", "id" : "ITEM-3", "issue" : "August", "issued" : { "date-parts" : [ [ "1965" ] ] }, "page" : "349-363", "title" : "The effect of linkage on directional selection", "type" : "article-journal", "volume" : "52" }, "uris" : [ "http://www.mendeley.com/documents/?uuid=5d9758b4-5aff-4fd7-a201-3ba443b8d84b" ] } ], "mendeley" : { "formattedCitation" : "(Kimura 1956; Lewontin and Kojima 1960; Felsenstein 1965)", "plainTextFormattedCitation" : "(Kimura 1956; Lewontin and Kojima 1960; Felsenstein 1965)", "previouslyFormattedCitation" : "(Kimura 1956; Lewontin and Kojima 1960; Felsenstein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(Kimura 1956; Lewontin and Kojima 1960; Felsenstein 1965)</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depending on the population’s position in the landscape. This model represents a case where selection favouring HCN+ </w:t>
      </w:r>
      <w:r w:rsidRPr="00353D38">
        <w:rPr>
          <w:rFonts w:ascii="Times New Roman" w:hAnsi="Times New Roman" w:cs="Times New Roman"/>
        </w:rPr>
        <w:t xml:space="preserve">genotypes in rural environments changes gradually along an urbanization gradient until HCN– genotypes are favoured in the urban core, consistent with the phenotypic clines reported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436804">
        <w:rPr>
          <w:rFonts w:ascii="Times New Roman" w:hAnsi="Times New Roman" w:cs="Times New Roman"/>
        </w:rPr>
        <w:t xml:space="preserve"> and Johnson et al. (</w:t>
      </w:r>
      <w:r w:rsidR="00883F9A">
        <w:rPr>
          <w:rFonts w:ascii="Times New Roman" w:hAnsi="Times New Roman" w:cs="Times New Roman"/>
        </w:rPr>
        <w:t xml:space="preserve">2018, </w:t>
      </w:r>
      <w:r w:rsidR="00436804" w:rsidRPr="00883F9A">
        <w:rPr>
          <w:rFonts w:ascii="Times New Roman" w:hAnsi="Times New Roman" w:cs="Times New Roman"/>
          <w:i/>
        </w:rPr>
        <w:t>this issue</w:t>
      </w:r>
      <w:r w:rsidR="00436804">
        <w:rPr>
          <w:rFonts w:ascii="Times New Roman" w:hAnsi="Times New Roman" w:cs="Times New Roman"/>
        </w:rPr>
        <w:t>)</w:t>
      </w:r>
      <w:r w:rsidRPr="00353D38">
        <w:rPr>
          <w:rFonts w:ascii="Times New Roman" w:hAnsi="Times New Roman" w:cs="Times New Roman"/>
        </w:rPr>
        <w:t xml:space="preserve">. For each simulation, we defined a maximum strength of selection that favoured </w:t>
      </w:r>
      <w:r w:rsidRPr="00353D38">
        <w:rPr>
          <w:rFonts w:ascii="Times New Roman" w:hAnsi="Times New Roman" w:cs="Times New Roman"/>
        </w:rPr>
        <w:t xml:space="preserve">HCN+ genotypes in the rural-most population and HCN– genotypes in the urban-most population. </w:t>
      </w:r>
      <w:commentRangeStart w:id="36"/>
      <w:r w:rsidRPr="00353D38">
        <w:rPr>
          <w:rFonts w:ascii="Times New Roman" w:hAnsi="Times New Roman" w:cs="Times New Roman"/>
        </w:rPr>
        <w:t xml:space="preserve">The selection coefficient varied linearly across the matrix such that HCN+ and HCN– genotypes had equal fitness in the central population of the landscape (i.e. population 20, </w:t>
      </w:r>
      <w:r w:rsidR="00EE0034">
        <w:rPr>
          <w:rFonts w:ascii="Times New Roman" w:hAnsi="Times New Roman" w:cs="Times New Roman"/>
        </w:rPr>
        <w:t>figure 3</w:t>
      </w:r>
      <w:commentRangeEnd w:id="36"/>
      <w:r w:rsidR="00216540">
        <w:rPr>
          <w:rStyle w:val="CommentReference"/>
        </w:rPr>
        <w:commentReference w:id="36"/>
      </w:r>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 xml:space="preserve">e simulated 10 different </w:t>
      </w:r>
      <w:r w:rsidRPr="00353D38">
        <w:rPr>
          <w:rFonts w:ascii="Times New Roman" w:hAnsi="Times New Roman" w:cs="Times New Roman"/>
        </w:rPr>
        <w:t xml:space="preserve">maximum selection coefficients (0;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216540">
        <w:rPr>
          <w:rFonts w:ascii="Times New Roman" w:hAnsi="Times New Roman" w:cs="Times New Roman"/>
        </w:rPr>
        <w:t xml:space="preserve"> </w:t>
      </w:r>
      <w:r w:rsidR="00AD63B7">
        <w:rPr>
          <w:rFonts w:ascii="Times New Roman" w:hAnsi="Times New Roman" w:cs="Times New Roman"/>
        </w:rPr>
        <w:t xml:space="preserve">These simulations </w:t>
      </w:r>
      <w:r w:rsidR="00AD63B7">
        <w:rPr>
          <w:rFonts w:ascii="Times New Roman" w:hAnsi="Times New Roman" w:cs="Times New Roman"/>
        </w:rPr>
        <w:t xml:space="preserve">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were initialized—and </w:t>
      </w:r>
      <w:r w:rsidR="006B2E94">
        <w:rPr>
          <w:rFonts w:ascii="Times New Roman" w:hAnsi="Times New Roman" w:cs="Times New Roman"/>
        </w:rPr>
        <w:lastRenderedPageBreak/>
        <w:t xml:space="preserve">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w:t>
      </w:r>
      <w:r w:rsidR="006B2E94" w:rsidRPr="00353D38">
        <w:rPr>
          <w:rFonts w:ascii="Times New Roman" w:hAnsi="Times New Roman" w:cs="Times New Roman"/>
        </w:rPr>
        <w:t xml:space="preserve">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7CDCE125"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w:t>
      </w:r>
      <w:r w:rsidRPr="00353D38">
        <w:rPr>
          <w:rFonts w:ascii="Times New Roman" w:hAnsi="Times New Roman" w:cs="Times New Roman"/>
        </w:rPr>
        <w:t xml:space="preserve">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w:t>
      </w:r>
      <w:r w:rsidRPr="00353D38">
        <w:rPr>
          <w:rFonts w:ascii="Times New Roman" w:hAnsi="Times New Roman" w:cs="Times New Roman"/>
        </w:rPr>
        <w:t xml:space="preserve">that differ from their expectation based on allele frequencies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"(Lewontin and Kojima 1960)", "plainTextFormattedCitation" : "(Lewontin and Kojima 1960)", "previouslyFormattedCitation" : "(Lewontin and Kojima 1960)"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(Lewontin and Kojima 1960)</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unlinked (</w:t>
      </w:r>
      <w:commentRangeStart w:id="37"/>
      <w:r w:rsidRPr="00353D38">
        <w:rPr>
          <w:rFonts w:ascii="Times New Roman" w:hAnsi="Times New Roman" w:cs="Times New Roman"/>
          <w:color w:val="FF0000"/>
        </w:rPr>
        <w:t>REF NEEDED</w:t>
      </w:r>
      <w:commentRangeEnd w:id="37"/>
      <w:r w:rsidR="00A156A2">
        <w:rPr>
          <w:rStyle w:val="CommentReference"/>
        </w:rPr>
        <w:commentReference w:id="37"/>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"(Felsenstein 1965)", "plainTextFormattedCitation" : "(Felsenstein 1965)", "previouslyFormattedCitation" : "(Felsenstein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(Felsenstein 1965)</w:t>
      </w:r>
      <w:r w:rsidRPr="00353D38">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w:t>
      </w:r>
      <w:proofErr w:type="spellStart"/>
      <w:r w:rsidR="00C55EED">
        <w:rPr>
          <w:rFonts w:ascii="Times New Roman" w:hAnsi="Times New Roman" w:cs="Times New Roman"/>
        </w:rPr>
        <w:t>cyanogenesis</w:t>
      </w:r>
      <w:proofErr w:type="spellEnd"/>
      <w:r w:rsidR="00C55EED">
        <w:rPr>
          <w:rFonts w:ascii="Times New Roman" w:hAnsi="Times New Roman" w:cs="Times New Roman"/>
        </w:rPr>
        <w:t xml:space="preserve"> </w:t>
      </w:r>
      <w:r w:rsidRPr="00353D38">
        <w:rPr>
          <w:rFonts w:ascii="Times New Roman" w:hAnsi="Times New Roman" w:cs="Times New Roman"/>
        </w:rPr>
        <w:t>(see supplementary materials</w:t>
      </w:r>
      <w:r w:rsidR="00A71B8F">
        <w:rPr>
          <w:rFonts w:ascii="Times New Roman" w:hAnsi="Times New Roman" w:cs="Times New Roman"/>
        </w:rPr>
        <w:t xml:space="preserve"> text </w:t>
      </w:r>
      <w:commentRangeStart w:id="38"/>
      <w:r w:rsidR="00A71B8F">
        <w:rPr>
          <w:rFonts w:ascii="Times New Roman" w:hAnsi="Times New Roman" w:cs="Times New Roman"/>
        </w:rPr>
        <w:t>SX</w:t>
      </w:r>
      <w:commentRangeEnd w:id="38"/>
      <w:r w:rsidR="00A71B8F">
        <w:rPr>
          <w:rStyle w:val="CommentReference"/>
        </w:rPr>
        <w:commentReference w:id="38"/>
      </w:r>
      <w:r w:rsidRPr="00353D38">
        <w:rPr>
          <w:rFonts w:ascii="Times New Roman" w:hAnsi="Times New Roman" w:cs="Times New Roman"/>
        </w:rPr>
        <w:t xml:space="preserve">). We therefore ignored the effects of LD in our </w:t>
      </w:r>
      <w:r w:rsidRPr="00353D38">
        <w:rPr>
          <w:rFonts w:ascii="Times New Roman" w:hAnsi="Times New Roman" w:cs="Times New Roman"/>
        </w:rPr>
        <w:t xml:space="preserve">simulations and gamete frequencies each 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104F107F"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selection and </w:t>
      </w:r>
      <w:r w:rsidR="00D33208">
        <w:rPr>
          <w:rFonts w:ascii="Times New Roman" w:hAnsi="Times New Roman" w:cs="Times New Roman"/>
        </w:rPr>
        <w:t>gene flow</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w:t>
      </w:r>
      <w:commentRangeStart w:id="39"/>
      <w:commentRangeStart w:id="40"/>
      <w:r>
        <w:rPr>
          <w:rFonts w:ascii="Times New Roman" w:hAnsi="Times New Roman" w:cs="Times New Roman"/>
        </w:rPr>
        <w:t>the</w:t>
      </w:r>
      <w:commentRangeEnd w:id="39"/>
      <w:r w:rsidR="00DE7539">
        <w:rPr>
          <w:rStyle w:val="CommentReference"/>
        </w:rPr>
        <w:commentReference w:id="39"/>
      </w:r>
      <w:commentRangeEnd w:id="40"/>
      <w:r w:rsidR="00A71B8F">
        <w:rPr>
          <w:rStyle w:val="CommentReference"/>
        </w:rPr>
        <w:commentReference w:id="40"/>
      </w:r>
      <w:r>
        <w:rPr>
          <w:rFonts w:ascii="Times New Roman" w:hAnsi="Times New Roman" w:cs="Times New Roman"/>
        </w:rPr>
        <w:t xml:space="preserve"> formation of clines under drift. </w:t>
      </w:r>
      <w:r w:rsidR="009A063B">
        <w:rPr>
          <w:rFonts w:ascii="Times New Roman" w:hAnsi="Times New Roman" w:cs="Times New Roman"/>
        </w:rPr>
        <w:t>We imposed drift gradients similar to those described above (see “Question 1”)</w:t>
      </w:r>
      <w:r w:rsidR="00DE7539">
        <w:rPr>
          <w:rFonts w:ascii="Times New Roman" w:hAnsi="Times New Roman" w:cs="Times New Roman"/>
        </w:rPr>
        <w:t>,</w:t>
      </w:r>
      <w:r w:rsidR="009A063B">
        <w:rPr>
          <w:rFonts w:ascii="Times New Roman" w:hAnsi="Times New Roman" w:cs="Times New Roman"/>
        </w:rPr>
        <w:t xml:space="preserve"> but with the gradients running </w:t>
      </w:r>
      <w:r w:rsidR="009A063B">
        <w:rPr>
          <w:rFonts w:ascii="Times New Roman" w:hAnsi="Times New Roman" w:cs="Times New Roman"/>
        </w:rPr>
        <w:t xml:space="preserve">in the opposite direction. In other words, we first imposed a strong gradient in drift such that </w:t>
      </w:r>
      <w:r>
        <w:rPr>
          <w:rFonts w:ascii="Times New Roman" w:hAnsi="Times New Roman" w:cs="Times New Roman"/>
        </w:rPr>
        <w:t xml:space="preserve">the minimum </w:t>
      </w:r>
      <w:r>
        <w:rPr>
          <w:rFonts w:ascii="Times New Roman" w:hAnsi="Times New Roman" w:cs="Times New Roman"/>
          <w:i/>
        </w:rPr>
        <w:t xml:space="preserve">rural </w:t>
      </w:r>
      <w:r>
        <w:rPr>
          <w:rFonts w:ascii="Times New Roman" w:hAnsi="Times New Roman" w:cs="Times New Roman"/>
        </w:rPr>
        <w:t xml:space="preserve">population size was 10 </w:t>
      </w:r>
      <w:r w:rsidR="009A063B">
        <w:rPr>
          <w:rFonts w:ascii="Times New Roman" w:hAnsi="Times New Roman" w:cs="Times New Roman"/>
        </w:rPr>
        <w:t xml:space="preserve">while the urban-most </w:t>
      </w:r>
      <w:r w:rsidR="009A063B">
        <w:rPr>
          <w:rFonts w:ascii="Times New Roman" w:hAnsi="Times New Roman" w:cs="Times New Roman"/>
        </w:rPr>
        <w:lastRenderedPageBreak/>
        <w:t xml:space="preserve">population had a size of </w:t>
      </w:r>
      <w:r w:rsidR="009A063B">
        <w:rPr>
          <w:rFonts w:ascii="Times New Roman" w:hAnsi="Times New Roman" w:cs="Times New Roman"/>
          <w:i/>
        </w:rPr>
        <w:t xml:space="preserve">N </w:t>
      </w:r>
      <w:r w:rsidR="009A063B">
        <w:rPr>
          <w:rFonts w:ascii="Times New Roman" w:hAnsi="Times New Roman" w:cs="Times New Roman"/>
        </w:rPr>
        <w:t>= 1000. For drift scenario 2, colonization occurred from urban to rural populations</w:t>
      </w:r>
      <w:r w:rsidR="00245592">
        <w:rPr>
          <w:rFonts w:ascii="Times New Roman" w:hAnsi="Times New Roman" w:cs="Times New Roman"/>
        </w:rPr>
        <w:t xml:space="preserve"> (rather than rural to </w:t>
      </w:r>
      <w:r w:rsidR="00245592" w:rsidRPr="00245592">
        <w:rPr>
          <w:rFonts w:ascii="Times New Roman" w:hAnsi="Times New Roman" w:cs="Times New Roman"/>
        </w:rPr>
        <w:t xml:space="preserve">urban as above). </w:t>
      </w:r>
      <w:r w:rsidR="00245592">
        <w:rPr>
          <w:rFonts w:ascii="Times New Roman" w:hAnsi="Times New Roman" w:cs="Times New Roman"/>
        </w:rPr>
        <w:t>W</w:t>
      </w:r>
      <w:r w:rsidR="00245592" w:rsidRPr="00245592">
        <w:rPr>
          <w:rFonts w:ascii="Times New Roman" w:hAnsi="Times New Roman" w:cs="Times New Roman"/>
        </w:rPr>
        <w:t xml:space="preserve">e </w:t>
      </w:r>
      <w:r w:rsidR="00245592">
        <w:rPr>
          <w:rFonts w:ascii="Times New Roman" w:hAnsi="Times New Roman" w:cs="Times New Roman"/>
        </w:rPr>
        <w:t>simulated</w:t>
      </w:r>
      <w:r w:rsidR="00245592" w:rsidRPr="00245592">
        <w:rPr>
          <w:rFonts w:ascii="Times New Roman" w:hAnsi="Times New Roman" w:cs="Times New Roman"/>
        </w:rPr>
        <w:t xml:space="preserve"> three founding proportions from among the 10 </w:t>
      </w:r>
      <w:r w:rsidR="00245592">
        <w:rPr>
          <w:rFonts w:ascii="Times New Roman" w:hAnsi="Times New Roman" w:cs="Times New Roman"/>
        </w:rPr>
        <w:t xml:space="preserve">described </w:t>
      </w:r>
      <w:r w:rsidR="00245592" w:rsidRPr="00245592">
        <w:rPr>
          <w:rFonts w:ascii="Times New Roman" w:hAnsi="Times New Roman" w:cs="Times New Roman"/>
        </w:rPr>
        <w:t xml:space="preserve">above: 0.01, 0.2, and 1.0, representing strong, intermediate, and no effects of drift </w:t>
      </w:r>
      <w:r w:rsidR="00245592" w:rsidRPr="00245592">
        <w:rPr>
          <w:rFonts w:ascii="Times New Roman" w:hAnsi="Times New Roman" w:cs="Times New Roman"/>
        </w:rPr>
        <w:t xml:space="preserve">through founder effects, respectively. These were chosen as they sufficiently capture the variation in the effects of founding events on the formation of clines. </w:t>
      </w:r>
      <w:r w:rsidR="00245592">
        <w:rPr>
          <w:rFonts w:ascii="Times New Roman" w:hAnsi="Times New Roman" w:cs="Times New Roman"/>
        </w:rPr>
        <w:t xml:space="preserve">In all cases, </w:t>
      </w:r>
      <w:r>
        <w:rPr>
          <w:rFonts w:ascii="Times New Roman" w:hAnsi="Times New Roman" w:cs="Times New Roman"/>
        </w:rPr>
        <w:t xml:space="preserve">selection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245592">
        <w:rPr>
          <w:rFonts w:ascii="Times New Roman" w:hAnsi="Times New Roman" w:cs="Times New Roman"/>
        </w:rPr>
        <w:t xml:space="preserve">. </w:t>
      </w:r>
      <w:r w:rsidR="00DE7539">
        <w:rPr>
          <w:rFonts w:ascii="Times New Roman" w:hAnsi="Times New Roman" w:cs="Times New Roman"/>
        </w:rPr>
        <w:t>W</w:t>
      </w:r>
      <w:r w:rsidR="00EC4594">
        <w:rPr>
          <w:rFonts w:ascii="Times New Roman" w:hAnsi="Times New Roman" w:cs="Times New Roman"/>
        </w:rPr>
        <w:t xml:space="preserve">e </w:t>
      </w:r>
      <w:r w:rsidR="00DE7539">
        <w:rPr>
          <w:rFonts w:ascii="Times New Roman" w:hAnsi="Times New Roman" w:cs="Times New Roman"/>
        </w:rPr>
        <w:t>focus on the</w:t>
      </w:r>
      <w:r w:rsidR="00EC4594">
        <w:rPr>
          <w:rFonts w:ascii="Times New Roman" w:hAnsi="Times New Roman" w:cs="Times New Roman"/>
        </w:rPr>
        <w:t xml:space="preserve"> drift-selection balance for drift scenario 1</w:t>
      </w:r>
      <w:r w:rsidR="00DE7539">
        <w:rPr>
          <w:rFonts w:ascii="Times New Roman" w:hAnsi="Times New Roman" w:cs="Times New Roman"/>
        </w:rPr>
        <w:t xml:space="preserve"> because the</w:t>
      </w:r>
      <w:r w:rsidR="00EC4594">
        <w:rPr>
          <w:rFonts w:ascii="Times New Roman" w:hAnsi="Times New Roman" w:cs="Times New Roman"/>
        </w:rPr>
        <w:t xml:space="preserve"> results from drift scenario 2 were qualitative</w:t>
      </w:r>
      <w:r w:rsidR="00DE7539">
        <w:rPr>
          <w:rFonts w:ascii="Times New Roman" w:hAnsi="Times New Roman" w:cs="Times New Roman"/>
        </w:rPr>
        <w:t>ly</w:t>
      </w:r>
      <w:r w:rsidR="00EC4594">
        <w:rPr>
          <w:rFonts w:ascii="Times New Roman" w:hAnsi="Times New Roman" w:cs="Times New Roman"/>
        </w:rPr>
        <w:t xml:space="preserve"> similar </w:t>
      </w:r>
      <w:r w:rsidR="00DE7539">
        <w:rPr>
          <w:rFonts w:ascii="Times New Roman" w:hAnsi="Times New Roman" w:cs="Times New Roman"/>
        </w:rPr>
        <w:t>and are presented</w:t>
      </w:r>
      <w:r w:rsidR="00A71B8F">
        <w:rPr>
          <w:rFonts w:ascii="Times New Roman" w:hAnsi="Times New Roman" w:cs="Times New Roman"/>
        </w:rPr>
        <w:t xml:space="preserve"> in the online supplementary materials</w:t>
      </w:r>
      <w:r w:rsidR="00DE7539">
        <w:rPr>
          <w:rFonts w:ascii="Times New Roman" w:hAnsi="Times New Roman" w:cs="Times New Roman"/>
        </w:rPr>
        <w:t xml:space="preserve"> </w:t>
      </w:r>
      <w:r w:rsidR="00EC4594">
        <w:rPr>
          <w:rFonts w:ascii="Times New Roman" w:hAnsi="Times New Roman" w:cs="Times New Roman"/>
        </w:rPr>
        <w:t>(</w:t>
      </w:r>
      <w:r w:rsidR="00A71B8F">
        <w:rPr>
          <w:rFonts w:ascii="Times New Roman" w:hAnsi="Times New Roman" w:cs="Times New Roman"/>
        </w:rPr>
        <w:t xml:space="preserve">text </w:t>
      </w:r>
      <w:commentRangeStart w:id="41"/>
      <w:r w:rsidR="00A71B8F">
        <w:rPr>
          <w:rFonts w:ascii="Times New Roman" w:hAnsi="Times New Roman" w:cs="Times New Roman"/>
        </w:rPr>
        <w:t>SX</w:t>
      </w:r>
      <w:commentRangeEnd w:id="41"/>
      <w:r w:rsidR="00A71B8F">
        <w:rPr>
          <w:rStyle w:val="CommentReference"/>
        </w:rPr>
        <w:commentReference w:id="41"/>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w:t>
      </w:r>
      <w:r w:rsidR="00245592" w:rsidRPr="00245592">
        <w:rPr>
          <w:rFonts w:ascii="Times New Roman" w:hAnsi="Times New Roman" w:cs="Times New Roman"/>
        </w:rPr>
        <w:t>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3FA52B1B" w14:textId="77777777" w:rsidR="006B2E94" w:rsidRPr="006B2E94" w:rsidRDefault="006B2E94" w:rsidP="006B2E94">
      <w:pPr>
        <w:spacing w:line="480" w:lineRule="auto"/>
        <w:rPr>
          <w:rFonts w:ascii="Times New Roman" w:hAnsi="Times New Roman" w:cs="Times New Roman"/>
        </w:rPr>
      </w:pPr>
    </w:p>
    <w:p w14:paraId="12923C8D" w14:textId="175C88A9" w:rsidR="00695730" w:rsidRPr="00353D38" w:rsidRDefault="00D33208" w:rsidP="00000BA7">
      <w:pPr>
        <w:spacing w:line="360" w:lineRule="auto"/>
        <w:outlineLvl w:val="0"/>
        <w:rPr>
          <w:rFonts w:ascii="Times New Roman" w:hAnsi="Times New Roman" w:cs="Times New Roman"/>
          <w:i/>
        </w:rPr>
      </w:pPr>
      <w:r>
        <w:rPr>
          <w:rFonts w:ascii="Times New Roman" w:hAnsi="Times New Roman" w:cs="Times New Roman"/>
          <w:i/>
        </w:rPr>
        <w:t>Gene flow</w:t>
      </w:r>
    </w:p>
    <w:p w14:paraId="0F29B190" w14:textId="7BBBD541" w:rsidR="00695730" w:rsidRPr="00353D38" w:rsidRDefault="00C55EED" w:rsidP="00353D38">
      <w:pPr>
        <w:spacing w:line="480" w:lineRule="auto"/>
        <w:rPr>
          <w:rFonts w:ascii="Times New Roman" w:hAnsi="Times New Roman" w:cs="Times New Roman"/>
        </w:rPr>
      </w:pPr>
      <w:r>
        <w:rPr>
          <w:rFonts w:ascii="Times New Roman" w:hAnsi="Times New Roman" w:cs="Times New Roman"/>
        </w:rPr>
        <w:t xml:space="preserve">As described above, </w:t>
      </w:r>
      <w:r w:rsidR="00DF2266" w:rsidRPr="00353D38">
        <w:rPr>
          <w:rFonts w:ascii="Times New Roman" w:hAnsi="Times New Roman" w:cs="Times New Roman"/>
        </w:rPr>
        <w:t>most</w:t>
      </w:r>
      <w:r w:rsidR="00695730" w:rsidRPr="00353D38">
        <w:rPr>
          <w:rFonts w:ascii="Times New Roman" w:hAnsi="Times New Roman" w:cs="Times New Roman"/>
        </w:rPr>
        <w:t xml:space="preserve"> simulations</w:t>
      </w:r>
      <w:r w:rsidR="00DF2266" w:rsidRPr="00353D38">
        <w:rPr>
          <w:rFonts w:ascii="Times New Roman" w:hAnsi="Times New Roman" w:cs="Times New Roman"/>
        </w:rPr>
        <w:t xml:space="preserve"> </w:t>
      </w:r>
      <w:r w:rsidR="00695730" w:rsidRPr="00353D38">
        <w:rPr>
          <w:rFonts w:ascii="Times New Roman" w:hAnsi="Times New Roman" w:cs="Times New Roman"/>
        </w:rPr>
        <w:t xml:space="preserve">varied the amount of </w:t>
      </w:r>
      <w:r w:rsidR="00D33208">
        <w:rPr>
          <w:rFonts w:ascii="Times New Roman" w:hAnsi="Times New Roman" w:cs="Times New Roman"/>
        </w:rPr>
        <w:t>gene flow</w:t>
      </w:r>
      <w:r w:rsidR="00695730" w:rsidRPr="00353D38">
        <w:rPr>
          <w:rFonts w:ascii="Times New Roman" w:hAnsi="Times New Roman" w:cs="Times New Roman"/>
        </w:rPr>
        <w:t xml:space="preserve"> between populations across the matrix to explore </w:t>
      </w:r>
      <w:r w:rsidR="00695730" w:rsidRPr="00353D38">
        <w:rPr>
          <w:rFonts w:ascii="Times New Roman" w:hAnsi="Times New Roman" w:cs="Times New Roman"/>
        </w:rPr>
        <w:t>the effects of gene flow on the formation of clines due to drift and selection</w:t>
      </w:r>
      <w:r w:rsidR="00EF7216">
        <w:rPr>
          <w:rFonts w:ascii="Times New Roman" w:hAnsi="Times New Roman" w:cs="Times New Roman"/>
        </w:rPr>
        <w:t xml:space="preserve"> </w:t>
      </w:r>
      <w:r w:rsidR="00EF7216" w:rsidRPr="00353D38">
        <w:rPr>
          <w:rFonts w:ascii="Times New Roman" w:hAnsi="Times New Roman" w:cs="Times New Roman"/>
        </w:rPr>
        <w:t>(see Table 2)</w:t>
      </w:r>
      <w:r w:rsidR="00695730" w:rsidRPr="00353D38">
        <w:rPr>
          <w:rFonts w:ascii="Times New Roman" w:hAnsi="Times New Roman" w:cs="Times New Roman"/>
        </w:rPr>
        <w:t xml:space="preserve">. We modelled </w:t>
      </w:r>
      <w:r w:rsidR="00D33208">
        <w:rPr>
          <w:rFonts w:ascii="Times New Roman" w:hAnsi="Times New Roman" w:cs="Times New Roman"/>
        </w:rPr>
        <w:t>gene flow</w:t>
      </w:r>
      <w:r w:rsidR="00695730" w:rsidRPr="00353D38">
        <w:rPr>
          <w:rFonts w:ascii="Times New Roman" w:hAnsi="Times New Roman" w:cs="Times New Roman"/>
        </w:rPr>
        <w:t xml:space="preserve"> according to a modified version of Wright’s island model </w:t>
      </w:r>
      <w:r w:rsidR="00695730" w:rsidRPr="00353D38">
        <w:rPr>
          <w:rFonts w:ascii="Times New Roman" w:hAnsi="Times New Roman" w:cs="Times New Roman"/>
        </w:rPr>
        <w:fldChar w:fldCharType="begin" w:fldLock="1"/>
      </w:r>
      <w:r w:rsidR="00695730" w:rsidRPr="00353D38">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"(Wright 1943)", "plainTextFormattedCitation" : "(Wright 1943)", "previouslyFormattedCitation" : "(Wright 1943)" }, "properties" : {  }, "schema" : "https://github.com/citation-style-language/schema/raw/master/csl-citation.json" }</w:instrText>
      </w:r>
      <w:r w:rsidR="00695730" w:rsidRPr="00353D38">
        <w:rPr>
          <w:rFonts w:ascii="Times New Roman" w:hAnsi="Times New Roman" w:cs="Times New Roman"/>
        </w:rPr>
        <w:fldChar w:fldCharType="separate"/>
      </w:r>
      <w:r w:rsidR="00695730" w:rsidRPr="00353D38">
        <w:rPr>
          <w:rFonts w:ascii="Times New Roman" w:hAnsi="Times New Roman" w:cs="Times New Roman"/>
          <w:noProof/>
        </w:rPr>
        <w:t>(Wright 1943)</w:t>
      </w:r>
      <w:r w:rsidR="00695730" w:rsidRPr="00353D38">
        <w:rPr>
          <w:rFonts w:ascii="Times New Roman" w:hAnsi="Times New Roman" w:cs="Times New Roman"/>
        </w:rPr>
        <w:fldChar w:fldCharType="end"/>
      </w:r>
      <w:r w:rsidR="00695730" w:rsidRPr="00353D38">
        <w:rPr>
          <w:rFonts w:ascii="Times New Roman" w:hAnsi="Times New Roman" w:cs="Times New Roman"/>
        </w:rPr>
        <w:t>. Specifically, the frequency of the dominant allele (</w:t>
      </w:r>
      <w:r w:rsidR="00CD5C48">
        <w:rPr>
          <w:rFonts w:ascii="Times New Roman" w:hAnsi="Times New Roman" w:cs="Times New Roman"/>
        </w:rPr>
        <w:t xml:space="preserve">i.e. </w:t>
      </w:r>
      <w:r w:rsidR="00695730" w:rsidRPr="00353D38">
        <w:rPr>
          <w:rFonts w:ascii="Times New Roman" w:hAnsi="Times New Roman" w:cs="Times New Roman"/>
          <w:i/>
        </w:rPr>
        <w:t>CYP79D15</w:t>
      </w:r>
      <w:r w:rsidR="00CD5C48">
        <w:rPr>
          <w:rFonts w:ascii="Times New Roman" w:hAnsi="Times New Roman" w:cs="Times New Roman"/>
        </w:rPr>
        <w:t xml:space="preserve"> or </w:t>
      </w:r>
      <w:r w:rsidR="00CD5C48" w:rsidRPr="00A71B8F">
        <w:rPr>
          <w:rFonts w:ascii="Times New Roman" w:hAnsi="Times New Roman" w:cs="Times New Roman"/>
          <w:i/>
        </w:rPr>
        <w:t>Li</w:t>
      </w:r>
      <w:r w:rsidR="00695730" w:rsidRPr="00353D38">
        <w:rPr>
          <w:rFonts w:ascii="Times New Roman" w:hAnsi="Times New Roman" w:cs="Times New Roman"/>
        </w:rPr>
        <w:t>)</w:t>
      </w:r>
      <w:r w:rsidR="00695730" w:rsidRPr="00353D38">
        <w:rPr>
          <w:rFonts w:ascii="Times New Roman" w:hAnsi="Times New Roman" w:cs="Times New Roman"/>
          <w:i/>
        </w:rPr>
        <w:t xml:space="preserve"> </w:t>
      </w:r>
      <w:r w:rsidR="00695730" w:rsidRPr="00353D38">
        <w:rPr>
          <w:rFonts w:ascii="Times New Roman" w:hAnsi="Times New Roman" w:cs="Times New Roman"/>
        </w:rPr>
        <w:t xml:space="preserve">in population </w:t>
      </w:r>
      <m:oMath>
        <m:r>
          <w:rPr>
            <w:rFonts w:ascii="Cambria Math" w:hAnsi="Cambria Math" w:cs="Times New Roman"/>
          </w:rPr>
          <m:t>x</m:t>
        </m:r>
      </m:oMath>
      <w:r w:rsidR="00695730"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00695730" w:rsidRPr="00353D38">
        <w:rPr>
          <w:rFonts w:ascii="Times New Roman" w:hAnsi="Times New Roman" w:cs="Times New Roman"/>
        </w:rPr>
        <w:t>)</w:t>
      </w:r>
      <m:oMath>
        <m:r>
          <w:rPr>
            <w:rFonts w:ascii="Cambria Math" w:hAnsi="Cambria Math" w:cs="Times New Roman"/>
          </w:rPr>
          <m:t xml:space="preserve"> </m:t>
        </m:r>
      </m:oMath>
      <w:r w:rsidR="00695730" w:rsidRPr="00353D38">
        <w:rPr>
          <w:rFonts w:ascii="Times New Roman" w:hAnsi="Times New Roman" w:cs="Times New Roman"/>
        </w:rPr>
        <w:t>is given as:</w:t>
      </w:r>
    </w:p>
    <w:p w14:paraId="4D8D879A" w14:textId="77777777" w:rsidR="00695730" w:rsidRPr="00353D38" w:rsidRDefault="00695730" w:rsidP="00695730">
      <w:pPr>
        <w:spacing w:line="360" w:lineRule="auto"/>
        <w:rPr>
          <w:rFonts w:ascii="Times New Roman" w:hAnsi="Times New Roman" w:cs="Times New Roman"/>
        </w:rPr>
      </w:pPr>
    </w:p>
    <w:p w14:paraId="4997F1D1" w14:textId="77777777" w:rsidR="00695730" w:rsidRPr="00353D38" w:rsidRDefault="00F47CA8" w:rsidP="00695730">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6524B4B7" w14:textId="77777777" w:rsidR="00695730" w:rsidRPr="00353D38" w:rsidRDefault="00695730" w:rsidP="00695730">
      <w:pPr>
        <w:spacing w:line="360" w:lineRule="auto"/>
        <w:rPr>
          <w:rFonts w:ascii="Times New Roman" w:eastAsiaTheme="minorEastAsia" w:hAnsi="Times New Roman" w:cs="Times New Roman"/>
        </w:rPr>
      </w:pPr>
    </w:p>
    <w:p w14:paraId="4C35CFDC" w14:textId="7E759D4A"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w:t>
      </w:r>
      <w:r w:rsidRPr="00353D38">
        <w:rPr>
          <w:rFonts w:ascii="Times New Roman" w:eastAsiaTheme="minorEastAsia" w:hAnsi="Times New Roman" w:cs="Times New Roman"/>
        </w:rPr>
        <w:t xml:space="preserve">of the dominant </w:t>
      </w:r>
      <w:r w:rsidR="008D4447">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sidR="008D4447">
        <w:rPr>
          <w:rFonts w:ascii="Times New Roman" w:eastAsiaTheme="minorEastAsia" w:hAnsi="Times New Roman" w:cs="Times New Roman"/>
        </w:rPr>
        <w:t xml:space="preserve">or </w:t>
      </w:r>
      <w:r w:rsidR="008D4447" w:rsidRPr="00A71B8F">
        <w:rPr>
          <w:rFonts w:ascii="Times New Roman" w:eastAsiaTheme="minorEastAsia" w:hAnsi="Times New Roman" w:cs="Times New Roman"/>
          <w:i/>
        </w:rPr>
        <w:t>Li</w:t>
      </w:r>
      <w:r w:rsidR="008D4447">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w:t>
      </w:r>
      <w:r w:rsidR="00993D47" w:rsidRPr="00353D38">
        <w:rPr>
          <w:rFonts w:ascii="Times New Roman" w:eastAsiaTheme="minorEastAsia" w:hAnsi="Times New Roman" w:cs="Times New Roman"/>
        </w:rPr>
        <w:t xml:space="preserve">the </w:t>
      </w:r>
      <w:r w:rsidRPr="00353D38">
        <w:rPr>
          <w:rFonts w:ascii="Times New Roman" w:eastAsiaTheme="minorEastAsia" w:hAnsi="Times New Roman" w:cs="Times New Roman"/>
        </w:rPr>
        <w:t xml:space="preserve">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sidR="00D33208">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sidR="00D33208">
        <w:rPr>
          <w:rFonts w:ascii="Times New Roman" w:hAnsi="Times New Roman" w:cs="Times New Roman"/>
        </w:rPr>
        <w:t>gene flow</w:t>
      </w:r>
      <w:r w:rsidRPr="00353D38">
        <w:rPr>
          <w:rFonts w:ascii="Times New Roman" w:hAnsi="Times New Roman" w:cs="Times New Roman"/>
        </w:rPr>
        <w:t xml:space="preserve"> between populations 1 and 40 of the matrix. </w:t>
      </w:r>
      <w:r w:rsidR="00D33208">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size such that larger populations contributed more migrants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4773FCAB" w14:textId="77777777" w:rsidR="00695730" w:rsidRPr="00353D38" w:rsidRDefault="00695730" w:rsidP="00695730">
      <w:pPr>
        <w:spacing w:line="360" w:lineRule="auto"/>
        <w:rPr>
          <w:rFonts w:ascii="Times New Roman" w:hAnsi="Times New Roman" w:cs="Times New Roman"/>
        </w:rPr>
      </w:pPr>
    </w:p>
    <w:p w14:paraId="47B10C7B" w14:textId="77777777" w:rsidR="00695730" w:rsidRPr="00353D38" w:rsidRDefault="00F47CA8"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6E3894C9" w14:textId="77777777" w:rsidR="00695730" w:rsidRPr="00353D38" w:rsidRDefault="00695730" w:rsidP="00695730">
      <w:pPr>
        <w:spacing w:line="360" w:lineRule="auto"/>
        <w:rPr>
          <w:rFonts w:ascii="Times New Roman" w:eastAsiaTheme="minorEastAsia" w:hAnsi="Times New Roman" w:cs="Times New Roman"/>
        </w:rPr>
      </w:pPr>
    </w:p>
    <w:p w14:paraId="0BB0D583" w14:textId="5F127517"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sidR="00D33208">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w:t>
      </w:r>
      <w:r w:rsidR="004F2227" w:rsidRPr="00353D38">
        <w:rPr>
          <w:rFonts w:ascii="Times New Roman" w:eastAsiaTheme="minorEastAsia" w:hAnsi="Times New Roman" w:cs="Times New Roman"/>
        </w:rPr>
        <w:t>represents</w:t>
      </w:r>
      <w:r w:rsidRPr="00353D38">
        <w:rPr>
          <w:rFonts w:ascii="Times New Roman" w:eastAsiaTheme="minorEastAsia" w:hAnsi="Times New Roman" w:cs="Times New Roman"/>
        </w:rPr>
        <w:t xml:space="preserve">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19FBCB0C" w14:textId="77777777" w:rsidR="00695730" w:rsidRPr="00353D38" w:rsidRDefault="00695730" w:rsidP="00695730">
      <w:pPr>
        <w:spacing w:line="360" w:lineRule="auto"/>
        <w:rPr>
          <w:rFonts w:ascii="Times New Roman" w:hAnsi="Times New Roman" w:cs="Times New Roman"/>
        </w:rPr>
      </w:pPr>
    </w:p>
    <w:p w14:paraId="6BA957A2" w14:textId="77777777" w:rsidR="00695730" w:rsidRPr="00353D38" w:rsidRDefault="00F47CA8"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A93DE9B" w14:textId="77777777" w:rsidR="00695730" w:rsidRPr="00353D38" w:rsidRDefault="00695730" w:rsidP="00695730">
      <w:pPr>
        <w:spacing w:line="360" w:lineRule="auto"/>
        <w:rPr>
          <w:rFonts w:ascii="Times New Roman" w:eastAsiaTheme="minorEastAsia" w:hAnsi="Times New Roman" w:cs="Times New Roman"/>
        </w:rPr>
      </w:pPr>
    </w:p>
    <w:p w14:paraId="75CFCAC7" w14:textId="4D6B8437" w:rsidR="00695730" w:rsidRPr="00353D38" w:rsidRDefault="00695730" w:rsidP="00353D38">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w:t>
      </w:r>
      <w:r w:rsidRPr="00353D38">
        <w:rPr>
          <w:rFonts w:ascii="Times New Roman" w:eastAsiaTheme="minorEastAsia" w:hAnsi="Times New Roman" w:cs="Times New Roman"/>
        </w:rPr>
        <w:t xml:space="preserve">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sidR="009A6339">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sidR="00245592">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4AA3EAD2" w14:textId="77777777"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6A091284"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lastRenderedPageBreak/>
        <w:t>We performed 1000 iterations for each of the simulated scenarios listed in Table 2.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w:t>
      </w:r>
      <w:r w:rsidRPr="00353D38">
        <w:rPr>
          <w:rFonts w:ascii="Times New Roman" w:hAnsi="Times New Roman" w:cs="Times New Roman"/>
        </w:rPr>
        <w:t xml:space="preserve">chosen for analysis as any generation </w:t>
      </w:r>
      <w:r w:rsidR="009B7797" w:rsidRPr="00353D38">
        <w:rPr>
          <w:rFonts w:ascii="Times New Roman" w:hAnsi="Times New Roman" w:cs="Times New Roman"/>
        </w:rPr>
        <w:t xml:space="preserve">following the initial formation of a clines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 For simulations involving serial founder effects (i.e. drift scenario 2 above),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became filled with populations. </w:t>
      </w:r>
      <w:r w:rsidR="00872AA9">
        <w:rPr>
          <w:rFonts w:ascii="Times New Roman" w:hAnsi="Times New Roman" w:cs="Times New Roman"/>
        </w:rPr>
        <w:t>A</w:t>
      </w:r>
      <w:commentRangeStart w:id="42"/>
      <w:r w:rsidRPr="00353D38">
        <w:rPr>
          <w:rFonts w:ascii="Times New Roman" w:hAnsi="Times New Roman" w:cs="Times New Roman"/>
        </w:rPr>
        <w:t>gain, the generation chosen for analysis ha</w:t>
      </w:r>
      <w:r w:rsidR="00872AA9">
        <w:rPr>
          <w:rFonts w:ascii="Times New Roman" w:hAnsi="Times New Roman" w:cs="Times New Roman"/>
        </w:rPr>
        <w:t>d</w:t>
      </w:r>
      <w:r w:rsidRPr="00353D38">
        <w:rPr>
          <w:rFonts w:ascii="Times New Roman" w:hAnsi="Times New Roman" w:cs="Times New Roman"/>
        </w:rPr>
        <w:t xml:space="preserve"> no qualitative effect on our results</w:t>
      </w:r>
      <w:commentRangeEnd w:id="42"/>
      <w:r w:rsidR="00872AA9">
        <w:rPr>
          <w:rStyle w:val="CommentReference"/>
        </w:rPr>
        <w:commentReference w:id="42"/>
      </w:r>
      <w:r w:rsidRPr="00353D38">
        <w:rPr>
          <w:rFonts w:ascii="Times New Roman" w:hAnsi="Times New Roman" w:cs="Times New Roman"/>
        </w:rPr>
        <w:t>. In both cases,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reported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B00A07">
        <w:rPr>
          <w:rFonts w:ascii="Times New Roman" w:hAnsi="Times New Roman" w:cs="Times New Roman"/>
        </w:rPr>
        <w:t xml:space="preserve"> and </w:t>
      </w:r>
      <w:r w:rsidR="004E21CE">
        <w:rPr>
          <w:rFonts w:ascii="Times New Roman" w:hAnsi="Times New Roman" w:cs="Times New Roman"/>
        </w:rPr>
        <w:t>Johnson</w:t>
      </w:r>
      <w:r w:rsidR="00B00A07">
        <w:rPr>
          <w:rFonts w:ascii="Times New Roman" w:hAnsi="Times New Roman" w:cs="Times New Roman"/>
        </w:rPr>
        <w:t xml:space="preserve"> et al (</w:t>
      </w:r>
      <w:r w:rsidR="004E21CE">
        <w:rPr>
          <w:rFonts w:ascii="Times New Roman" w:hAnsi="Times New Roman" w:cs="Times New Roman"/>
        </w:rPr>
        <w:t xml:space="preserve">2018, </w:t>
      </w:r>
      <w:r w:rsidR="00B00A07" w:rsidRPr="004E21CE">
        <w:rPr>
          <w:rFonts w:ascii="Times New Roman" w:hAnsi="Times New Roman" w:cs="Times New Roman"/>
          <w:i/>
        </w:rPr>
        <w:t>this issue</w:t>
      </w:r>
      <w:r w:rsidR="00B00A07">
        <w:rPr>
          <w:rFonts w:ascii="Times New Roman" w:hAnsi="Times New Roman" w:cs="Times New Roman"/>
        </w:rPr>
        <w:t>)</w:t>
      </w:r>
      <w:r w:rsidRPr="00353D38">
        <w:rPr>
          <w:rFonts w:ascii="Times New Roman" w:hAnsi="Times New Roman" w:cs="Times New Roman"/>
        </w:rPr>
        <w:t xml:space="preserve">; (2) a negative cline, representing significantly higher urban than rural HCN frequencies, and (3) no </w:t>
      </w:r>
      <w:r w:rsidRPr="00353D38">
        <w:rPr>
          <w:rFonts w:ascii="Times New Roman" w:hAnsi="Times New Roman" w:cs="Times New Roman"/>
        </w:rPr>
        <w:t xml:space="preserve">cline (i.e. </w:t>
      </w:r>
      <w:r w:rsidRPr="00353D38">
        <w:rPr>
          <w:rFonts w:ascii="Times New Roman" w:hAnsi="Times New Roman" w:cs="Times New Roman"/>
          <w:i/>
        </w:rPr>
        <w:t xml:space="preserve">P </w:t>
      </w:r>
      <w:r w:rsidRPr="00353D38">
        <w:rPr>
          <w:rFonts w:ascii="Times New Roman" w:hAnsi="Times New Roman" w:cs="Times New Roman"/>
        </w:rPr>
        <w:t xml:space="preserve"> &gt; 0.05). For each simulated scenario, we report the proportion of significantly positive and negative clines in addition to the mean slope across all 1000 iterations. We explore how these proportions and the mean slope are affected by varying levels of drift, </w:t>
      </w:r>
      <w:r w:rsidR="00D33208">
        <w:rPr>
          <w:rFonts w:ascii="Times New Roman" w:hAnsi="Times New Roman" w:cs="Times New Roman"/>
        </w:rPr>
        <w:t>gene flow</w:t>
      </w:r>
      <w:r w:rsidRPr="00353D38">
        <w:rPr>
          <w:rFonts w:ascii="Times New Roman" w:hAnsi="Times New Roman" w:cs="Times New Roman"/>
        </w:rPr>
        <w:t xml:space="preserve"> and selection. </w:t>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14CB09C3" w:rsidR="0044259C" w:rsidRPr="00CB0ADF" w:rsidRDefault="0044259C" w:rsidP="00E03818">
      <w:pPr>
        <w:spacing w:line="480" w:lineRule="auto"/>
        <w:rPr>
          <w:rFonts w:ascii="Times New Roman" w:hAnsi="Times New Roman" w:cs="Times New Roman"/>
        </w:rPr>
      </w:pPr>
      <w:r>
        <w:rPr>
          <w:rFonts w:ascii="Times New Roman" w:hAnsi="Times New Roman" w:cs="Times New Roman"/>
        </w:rPr>
        <w:lastRenderedPageBreak/>
        <w:t xml:space="preserve">In the absence of selection and gene flow, </w:t>
      </w:r>
      <w:r w:rsidRPr="00CB0ADF">
        <w:rPr>
          <w:rFonts w:ascii="Times New Roman" w:hAnsi="Times New Roman" w:cs="Times New Roman"/>
        </w:rPr>
        <w:t xml:space="preserve">a gradient in carrying capacity preferentially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w:t>
      </w:r>
      <w:commentRangeStart w:id="43"/>
      <w:commentRangeStart w:id="44"/>
      <w:r w:rsidRPr="00CB0ADF">
        <w:rPr>
          <w:rFonts w:ascii="Times New Roman" w:hAnsi="Times New Roman" w:cs="Times New Roman"/>
        </w:rPr>
        <w:t xml:space="preserve">positive clines </w:t>
      </w:r>
      <w:commentRangeEnd w:id="43"/>
      <w:r w:rsidR="007F3C93">
        <w:rPr>
          <w:rStyle w:val="CommentReference"/>
        </w:rPr>
        <w:commentReference w:id="43"/>
      </w:r>
      <w:commentRangeEnd w:id="44"/>
      <w:r w:rsidR="009C0825">
        <w:rPr>
          <w:rStyle w:val="CommentReference"/>
        </w:rPr>
        <w:commentReference w:id="44"/>
      </w:r>
      <w:r w:rsidRPr="00CB0ADF">
        <w:rPr>
          <w:rFonts w:ascii="Times New Roman" w:hAnsi="Times New Roman" w:cs="Times New Roman"/>
        </w:rPr>
        <w:t>(i.e. less HCN in urban populations). The mean slope of clines across 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strong </w:t>
      </w:r>
      <w:r w:rsidR="007F3C93">
        <w:rPr>
          <w:rFonts w:ascii="Times New Roman" w:hAnsi="Times New Roman" w:cs="Times New Roman"/>
        </w:rPr>
        <w:t xml:space="preserve">gradient in </w:t>
      </w:r>
      <w:r>
        <w:rPr>
          <w:rFonts w:ascii="Times New Roman" w:hAnsi="Times New Roman" w:cs="Times New Roman"/>
        </w:rPr>
        <w:t xml:space="preserve">drift (minimum </w:t>
      </w:r>
      <w:r>
        <w:rPr>
          <w:rFonts w:ascii="Times New Roman" w:hAnsi="Times New Roman" w:cs="Times New Roman"/>
          <w:i/>
        </w:rPr>
        <w:t xml:space="preserve">urban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a</w:t>
      </w:r>
      <w:proofErr w:type="spellEnd"/>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 xml:space="preserve">significant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CB0ADF">
        <w:rPr>
          <w:rFonts w:ascii="Times New Roman" w:hAnsi="Times New Roman" w:cs="Times New Roman"/>
        </w:rPr>
        <w:t xml:space="preserve">minimum </w:t>
      </w:r>
      <w:r w:rsidRPr="004E21CE">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rPr>
        <w:t xml:space="preserve">population size </w:t>
      </w:r>
      <w:r>
        <w:rPr>
          <w:rFonts w:ascii="Times New Roman" w:hAnsi="Times New Roman" w:cs="Times New Roman"/>
        </w:rPr>
        <w:t>(</w:t>
      </w:r>
      <w:r>
        <w:rPr>
          <w:rFonts w:ascii="Times New Roman" w:hAnsi="Times New Roman" w:cs="Times New Roman"/>
          <w:i/>
        </w:rPr>
        <w:t xml:space="preserve">N </w:t>
      </w:r>
      <w:r>
        <w:rPr>
          <w:rFonts w:ascii="Times New Roman" w:hAnsi="Times New Roman" w:cs="Times New Roman"/>
        </w:rPr>
        <w:t>= 1000)</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c</w:t>
      </w:r>
      <w:proofErr w:type="spellEnd"/>
      <w:r w:rsidRPr="00CB0ADF">
        <w:rPr>
          <w:rFonts w:ascii="Times New Roman" w:hAnsi="Times New Roman" w:cs="Times New Roman"/>
        </w:rPr>
        <w:t>).</w:t>
      </w:r>
    </w:p>
    <w:p w14:paraId="21EE55AB" w14:textId="21D74174"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(minimum </w:t>
      </w:r>
      <w:r>
        <w:rPr>
          <w:rFonts w:ascii="Times New Roman" w:hAnsi="Times New Roman" w:cs="Times New Roman"/>
          <w:i/>
        </w:rPr>
        <w:t xml:space="preserve">urban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w:t>
      </w:r>
      <w:r>
        <w:rPr>
          <w:rFonts w:ascii="Times New Roman" w:hAnsi="Times New Roman" w:cs="Times New Roman"/>
        </w:rPr>
        <w:t xml:space="preserve">(mean slope ≈ 0.006) </w:t>
      </w:r>
      <w:r w:rsidRPr="00CB0ADF">
        <w:rPr>
          <w:rFonts w:ascii="Times New Roman" w:hAnsi="Times New Roman" w:cs="Times New Roman"/>
        </w:rPr>
        <w:t xml:space="preserve">in the frequency of HCN 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b</w:t>
      </w:r>
      <w:proofErr w:type="spellEnd"/>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w:t>
      </w:r>
      <w:r w:rsidR="00D33208">
        <w:rPr>
          <w:rFonts w:ascii="Times New Roman" w:hAnsi="Times New Roman" w:cs="Times New Roman"/>
        </w:rPr>
        <w:t>levels of gene flow</w:t>
      </w:r>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d</w:t>
      </w:r>
      <w:proofErr w:type="spellEnd"/>
      <w:r w:rsidRPr="00CB0ADF">
        <w:rPr>
          <w:rFonts w:ascii="Times New Roman" w:hAnsi="Times New Roman" w:cs="Times New Roman"/>
        </w:rPr>
        <w:t>).</w:t>
      </w:r>
    </w:p>
    <w:p w14:paraId="4F594D9F" w14:textId="77777777" w:rsidR="0044259C" w:rsidRPr="00CB0ADF" w:rsidRDefault="0044259C" w:rsidP="00E03818">
      <w:pPr>
        <w:spacing w:line="480" w:lineRule="auto"/>
        <w:rPr>
          <w:rFonts w:ascii="Times New Roman" w:hAnsi="Times New Roman" w:cs="Times New Roman"/>
        </w:rPr>
      </w:pPr>
    </w:p>
    <w:p w14:paraId="19B8F57D" w14:textId="5FD00EEA" w:rsidR="0044259C" w:rsidRPr="00245592" w:rsidRDefault="0044259C" w:rsidP="00E03818">
      <w:pPr>
        <w:spacing w:line="480" w:lineRule="auto"/>
        <w:outlineLvl w:val="0"/>
        <w:rPr>
          <w:rFonts w:ascii="Times New Roman" w:hAnsi="Times New Roman" w:cs="Times New Roman"/>
          <w:u w:val="single"/>
          <w:lang w:val="en-US"/>
        </w:rPr>
      </w:pPr>
      <w:r w:rsidRPr="00245592">
        <w:rPr>
          <w:rFonts w:ascii="Times New Roman" w:hAnsi="Times New Roman" w:cs="Times New Roman"/>
          <w:u w:val="single"/>
        </w:rPr>
        <w:t xml:space="preserve">Drift scenario 2: </w:t>
      </w:r>
      <w:r w:rsidRPr="00245592">
        <w:rPr>
          <w:rFonts w:ascii="Times New Roman" w:hAnsi="Times New Roman" w:cs="Times New Roman"/>
          <w:u w:val="single"/>
          <w:lang w:val="en-US"/>
        </w:rPr>
        <w:t>Colonization and founder events</w:t>
      </w:r>
    </w:p>
    <w:p w14:paraId="67AE6E4F" w14:textId="2ABDD51A"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 xml:space="preserve">Serial founder events during the colonization of urban populations overwhelmingly </w:t>
      </w:r>
      <w:r w:rsidR="00A33512">
        <w:rPr>
          <w:rFonts w:ascii="Times New Roman" w:hAnsi="Times New Roman" w:cs="Times New Roman"/>
        </w:rPr>
        <w:t>caused</w:t>
      </w:r>
      <w:r w:rsidR="00A33512" w:rsidRPr="00CB0ADF">
        <w:rPr>
          <w:rFonts w:ascii="Times New Roman" w:hAnsi="Times New Roman" w:cs="Times New Roman"/>
        </w:rPr>
        <w:t xml:space="preserve"> </w:t>
      </w:r>
      <w:r w:rsidRPr="00CB0ADF">
        <w:rPr>
          <w:rFonts w:ascii="Times New Roman" w:hAnsi="Times New Roman" w:cs="Times New Roman"/>
        </w:rPr>
        <w:t xml:space="preserve">the formation of positive clines, although the results are </w:t>
      </w:r>
      <w:r>
        <w:rPr>
          <w:rFonts w:ascii="Times New Roman" w:hAnsi="Times New Roman" w:cs="Times New Roman"/>
        </w:rPr>
        <w:t>more complex than</w:t>
      </w:r>
      <w:r w:rsidRPr="00CB0ADF">
        <w:rPr>
          <w:rFonts w:ascii="Times New Roman" w:hAnsi="Times New Roman" w:cs="Times New Roman"/>
        </w:rPr>
        <w:t xml:space="preserve"> </w:t>
      </w:r>
      <w:r>
        <w:rPr>
          <w:rFonts w:ascii="Times New Roman" w:hAnsi="Times New Roman" w:cs="Times New Roman"/>
        </w:rPr>
        <w:t>those under a</w:t>
      </w:r>
      <w:r w:rsidRPr="00CB0ADF">
        <w:rPr>
          <w:rFonts w:ascii="Times New Roman" w:hAnsi="Times New Roman" w:cs="Times New Roman"/>
        </w:rPr>
        <w:t xml:space="preserve"> spatial gradient in carrying capacity. </w:t>
      </w:r>
      <w:r>
        <w:rPr>
          <w:rFonts w:ascii="Times New Roman" w:hAnsi="Times New Roman" w:cs="Times New Roman"/>
        </w:rPr>
        <w:t xml:space="preserve">With no or low </w:t>
      </w:r>
      <w:r w:rsidR="00D33208">
        <w:rPr>
          <w:rFonts w:ascii="Times New Roman" w:hAnsi="Times New Roman" w:cs="Times New Roman"/>
        </w:rPr>
        <w:t>gene flow</w:t>
      </w:r>
      <w:r w:rsidRPr="00CB0ADF">
        <w:rPr>
          <w:rFonts w:ascii="Times New Roman" w:hAnsi="Times New Roman" w:cs="Times New Roman"/>
        </w:rPr>
        <w:t>, the strength of clines</w:t>
      </w:r>
      <w:r>
        <w:rPr>
          <w:rFonts w:ascii="Times New Roman" w:hAnsi="Times New Roman" w:cs="Times New Roman"/>
        </w:rPr>
        <w:t xml:space="preserve"> </w:t>
      </w:r>
      <w:r w:rsidR="003B5EBE">
        <w:rPr>
          <w:rFonts w:ascii="Times New Roman" w:hAnsi="Times New Roman" w:cs="Times New Roman"/>
        </w:rPr>
        <w:t xml:space="preserve">reached a </w:t>
      </w:r>
      <w:r w:rsidR="003B5EBE">
        <w:rPr>
          <w:rFonts w:ascii="Times New Roman" w:hAnsi="Times New Roman" w:cs="Times New Roman"/>
        </w:rPr>
        <w:lastRenderedPageBreak/>
        <w:t>maximum of</w:t>
      </w:r>
      <w:r>
        <w:rPr>
          <w:rFonts w:ascii="Times New Roman" w:hAnsi="Times New Roman" w:cs="Times New Roman"/>
        </w:rPr>
        <w:t xml:space="preserve"> ~0.006 with </w:t>
      </w:r>
      <w:r w:rsidRPr="00CB0ADF">
        <w:rPr>
          <w:rFonts w:ascii="Times New Roman" w:hAnsi="Times New Roman" w:cs="Times New Roman"/>
        </w:rPr>
        <w:t xml:space="preserve">an intermediate </w:t>
      </w:r>
      <w:r>
        <w:rPr>
          <w:rFonts w:ascii="Times New Roman" w:hAnsi="Times New Roman" w:cs="Times New Roman"/>
        </w:rPr>
        <w:t>founder size</w:t>
      </w:r>
      <w:r w:rsidRPr="00CB0ADF">
        <w:rPr>
          <w:rFonts w:ascii="Times New Roman" w:hAnsi="Times New Roman" w:cs="Times New Roman"/>
        </w:rPr>
        <w:t xml:space="preserve"> during colonization (</w:t>
      </w:r>
      <w:r>
        <w:rPr>
          <w:rFonts w:ascii="Times New Roman" w:hAnsi="Times New Roman" w:cs="Times New Roman"/>
        </w:rPr>
        <w:t xml:space="preserve">founder </w:t>
      </w:r>
      <w:r w:rsidRPr="00CB0ADF">
        <w:rPr>
          <w:rFonts w:ascii="Times New Roman" w:hAnsi="Times New Roman" w:cs="Times New Roman"/>
        </w:rPr>
        <w:t xml:space="preserve">proportion = 0.2,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sidRPr="00CB0ADF">
        <w:rPr>
          <w:rFonts w:ascii="Times New Roman" w:hAnsi="Times New Roman" w:cs="Times New Roman"/>
        </w:rPr>
        <w:t>), and decline</w:t>
      </w:r>
      <w:r>
        <w:rPr>
          <w:rFonts w:ascii="Times New Roman" w:hAnsi="Times New Roman" w:cs="Times New Roman"/>
        </w:rPr>
        <w:t>d</w:t>
      </w:r>
      <w:r w:rsidRPr="00CB0ADF">
        <w:rPr>
          <w:rFonts w:ascii="Times New Roman" w:hAnsi="Times New Roman" w:cs="Times New Roman"/>
        </w:rPr>
        <w:t xml:space="preserve"> as the </w:t>
      </w:r>
      <w:r>
        <w:rPr>
          <w:rFonts w:ascii="Times New Roman" w:hAnsi="Times New Roman" w:cs="Times New Roman"/>
        </w:rPr>
        <w:t xml:space="preserve">founder size </w:t>
      </w:r>
      <w:r w:rsidR="003B5EBE">
        <w:rPr>
          <w:rFonts w:ascii="Times New Roman" w:hAnsi="Times New Roman" w:cs="Times New Roman"/>
        </w:rPr>
        <w:t xml:space="preserve">either </w:t>
      </w:r>
      <w:r w:rsidRPr="00CB0ADF">
        <w:rPr>
          <w:rFonts w:ascii="Times New Roman" w:hAnsi="Times New Roman" w:cs="Times New Roman"/>
        </w:rPr>
        <w:t xml:space="preserve">increased or decreased from this point. However, high </w:t>
      </w:r>
      <w:r w:rsidR="00D33208">
        <w:rPr>
          <w:rFonts w:ascii="Times New Roman" w:hAnsi="Times New Roman" w:cs="Times New Roman"/>
        </w:rPr>
        <w:t>gene flow</w:t>
      </w:r>
      <w:r w:rsidRPr="00CB0ADF">
        <w:rPr>
          <w:rFonts w:ascii="Times New Roman" w:hAnsi="Times New Roman" w:cs="Times New Roman"/>
        </w:rPr>
        <w:t xml:space="preserve"> eliminated this effect, instead leading to a gradual decrease in mean cline strength </w:t>
      </w:r>
      <w:r>
        <w:rPr>
          <w:rFonts w:ascii="Times New Roman" w:hAnsi="Times New Roman" w:cs="Times New Roman"/>
        </w:rPr>
        <w:t xml:space="preserve">from ~0.0016 when drift was strong (0.01 ≤ founder proportion ≤ 0.035) to ~0.0002 when drift was weak (founder proportion = 1.0,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Pr>
          <w:rFonts w:ascii="Times New Roman" w:hAnsi="Times New Roman" w:cs="Times New Roman"/>
        </w:rPr>
        <w:t>)</w:t>
      </w:r>
      <w:r w:rsidRPr="00CB0ADF">
        <w:rPr>
          <w:rFonts w:ascii="Times New Roman" w:hAnsi="Times New Roman" w:cs="Times New Roman"/>
        </w:rPr>
        <w:t xml:space="preserve">. Similarly, the proportion of significantly positive clines peaked </w:t>
      </w:r>
      <w:r>
        <w:rPr>
          <w:rFonts w:ascii="Times New Roman" w:hAnsi="Times New Roman" w:cs="Times New Roman"/>
        </w:rPr>
        <w:t xml:space="preserve">at ~75% </w:t>
      </w:r>
      <w:r w:rsidRPr="00CB0ADF">
        <w:rPr>
          <w:rFonts w:ascii="Times New Roman" w:hAnsi="Times New Roman" w:cs="Times New Roman"/>
        </w:rPr>
        <w:t xml:space="preserve">when </w:t>
      </w:r>
      <w:r>
        <w:rPr>
          <w:rFonts w:ascii="Times New Roman" w:hAnsi="Times New Roman" w:cs="Times New Roman"/>
        </w:rPr>
        <w:t xml:space="preserve">drift </w:t>
      </w:r>
      <w:proofErr w:type="gramStart"/>
      <w:r>
        <w:rPr>
          <w:rFonts w:ascii="Times New Roman" w:hAnsi="Times New Roman" w:cs="Times New Roman"/>
        </w:rPr>
        <w:t>was</w:t>
      </w:r>
      <w:proofErr w:type="gramEnd"/>
      <w:r>
        <w:rPr>
          <w:rFonts w:ascii="Times New Roman" w:hAnsi="Times New Roman" w:cs="Times New Roman"/>
        </w:rPr>
        <w:t xml:space="preserve"> strong (founder proportion = 0.1)</w:t>
      </w:r>
      <w:r w:rsidR="003B5EBE">
        <w:rPr>
          <w:rFonts w:ascii="Times New Roman" w:hAnsi="Times New Roman" w:cs="Times New Roman"/>
        </w:rPr>
        <w:t>,</w:t>
      </w:r>
      <w:r w:rsidRPr="00CB0ADF">
        <w:rPr>
          <w:rFonts w:ascii="Times New Roman" w:hAnsi="Times New Roman" w:cs="Times New Roman"/>
        </w:rPr>
        <w:t xml:space="preserve"> and decreased as the strength of drift increased or decreased from this point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b</w:t>
      </w:r>
      <w:proofErr w:type="spellEnd"/>
      <w:r w:rsidRPr="00CB0ADF">
        <w:rPr>
          <w:rFonts w:ascii="Times New Roman" w:hAnsi="Times New Roman" w:cs="Times New Roman"/>
        </w:rPr>
        <w:t xml:space="preserve">). In contrast, the proportion of </w:t>
      </w:r>
      <w:r w:rsidR="003B5EBE">
        <w:rPr>
          <w:rFonts w:ascii="Times New Roman" w:hAnsi="Times New Roman" w:cs="Times New Roman"/>
        </w:rPr>
        <w:t xml:space="preserve">significantly </w:t>
      </w:r>
      <w:r w:rsidRPr="00CB0ADF">
        <w:rPr>
          <w:rFonts w:ascii="Times New Roman" w:hAnsi="Times New Roman" w:cs="Times New Roman"/>
        </w:rPr>
        <w:t xml:space="preserve">negative clines increased gradually </w:t>
      </w:r>
      <w:r>
        <w:rPr>
          <w:rFonts w:ascii="Times New Roman" w:hAnsi="Times New Roman" w:cs="Times New Roman"/>
        </w:rPr>
        <w:t>from ~17% to ~25% as the strength of drift decreased</w:t>
      </w:r>
      <w:r w:rsidRPr="00CB0ADF">
        <w:rPr>
          <w:rFonts w:ascii="Times New Roman" w:hAnsi="Times New Roman" w:cs="Times New Roman"/>
        </w:rPr>
        <w:t xml:space="preserve">. </w:t>
      </w:r>
    </w:p>
    <w:p w14:paraId="29CACBDB" w14:textId="01E2747C" w:rsidR="0044259C" w:rsidRDefault="0044259C" w:rsidP="00E03818">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rapidly during colonization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xml:space="preserve">) </w:t>
      </w:r>
      <w:r>
        <w:rPr>
          <w:rFonts w:ascii="Times New Roman" w:hAnsi="Times New Roman" w:cs="Times New Roman"/>
        </w:rPr>
        <w:t xml:space="preserve">that </w:t>
      </w:r>
      <w:r w:rsidR="00971DAE">
        <w:rPr>
          <w:rFonts w:ascii="Times New Roman" w:hAnsi="Times New Roman" w:cs="Times New Roman"/>
        </w:rPr>
        <w:t>reductions in HCN were non-</w:t>
      </w:r>
      <w:r>
        <w:rPr>
          <w:rFonts w:ascii="Times New Roman" w:hAnsi="Times New Roman" w:cs="Times New Roman"/>
        </w:rPr>
        <w:t xml:space="preserve">linear,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sidR="003534C8">
        <w:rPr>
          <w:rFonts w:ascii="Times New Roman" w:hAnsi="Times New Roman" w:cs="Times New Roman"/>
        </w:rPr>
        <w:t xml:space="preserve">dotted line in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b</w:t>
      </w:r>
      <w:proofErr w:type="spellEnd"/>
      <w:r w:rsidR="003534C8">
        <w:rPr>
          <w:rFonts w:ascii="Times New Roman" w:hAnsi="Times New Roman" w:cs="Times New Roman"/>
        </w:rPr>
        <w:t>). By</w:t>
      </w:r>
      <w:r w:rsidRPr="00CB0ADF">
        <w:rPr>
          <w:rFonts w:ascii="Times New Roman" w:hAnsi="Times New Roman" w:cs="Times New Roman"/>
        </w:rPr>
        <w:t xml:space="preserve"> contrast, when founder effects are absent (</w:t>
      </w:r>
      <w:r w:rsidRPr="00CB0ADF">
        <w:rPr>
          <w:rFonts w:ascii="Times New Roman" w:hAnsi="Times New Roman" w:cs="Times New Roman"/>
        </w:rPr>
        <w:t>e.g. proportion of founding alleles = 1.0), HCN is never lost from the matrix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xml:space="preserve">) and clines are very weak as the frequency of HCN shows little change across space (β = 0.0009, </w:t>
      </w:r>
      <w:r w:rsidR="003534C8">
        <w:rPr>
          <w:rFonts w:ascii="Times New Roman" w:hAnsi="Times New Roman" w:cs="Times New Roman"/>
        </w:rPr>
        <w:t xml:space="preserve">dashed line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3534C8">
        <w:rPr>
          <w:rFonts w:ascii="Times New Roman" w:hAnsi="Times New Roman" w:cs="Times New Roman"/>
          <w:i/>
        </w:rPr>
        <w:t>b</w:t>
      </w:r>
      <w:proofErr w:type="spellEnd"/>
      <w:r w:rsidRPr="00CB0ADF">
        <w:rPr>
          <w:rFonts w:ascii="Times New Roman" w:hAnsi="Times New Roman" w:cs="Times New Roman"/>
        </w:rPr>
        <w:t xml:space="preserve">). However, when founder effects are of intermediate strength (e.g. proportion of founding alleles = 0.2), HCN is maintained for longer </w:t>
      </w:r>
      <w:r w:rsidR="00DD5AC2">
        <w:rPr>
          <w:rFonts w:ascii="Times New Roman" w:hAnsi="Times New Roman" w:cs="Times New Roman"/>
        </w:rPr>
        <w:t xml:space="preserve">periods of time </w:t>
      </w:r>
      <w:r w:rsidRPr="00CB0ADF">
        <w:rPr>
          <w:rFonts w:ascii="Times New Roman" w:hAnsi="Times New Roman" w:cs="Times New Roman"/>
        </w:rPr>
        <w:t>during colonization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and its frequency changes substantially acr</w:t>
      </w:r>
      <w:r w:rsidR="00971DAE">
        <w:rPr>
          <w:rFonts w:ascii="Times New Roman" w:hAnsi="Times New Roman" w:cs="Times New Roman"/>
        </w:rPr>
        <w:t>oss space, resulting in strongly</w:t>
      </w:r>
      <w:r>
        <w:rPr>
          <w:rFonts w:ascii="Times New Roman" w:hAnsi="Times New Roman" w:cs="Times New Roman"/>
        </w:rPr>
        <w:t xml:space="preserve">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sidR="003534C8">
        <w:rPr>
          <w:rFonts w:ascii="Times New Roman" w:hAnsi="Times New Roman" w:cs="Times New Roman"/>
        </w:rPr>
        <w:t xml:space="preserve">solid line in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3534C8">
        <w:rPr>
          <w:rFonts w:ascii="Times New Roman" w:hAnsi="Times New Roman" w:cs="Times New Roman"/>
          <w:i/>
        </w:rPr>
        <w:t>b</w:t>
      </w:r>
      <w:proofErr w:type="spellEnd"/>
      <w:r w:rsidRPr="00CB0ADF">
        <w:rPr>
          <w:rFonts w:ascii="Times New Roman" w:hAnsi="Times New Roman" w:cs="Times New Roman"/>
        </w:rPr>
        <w:t xml:space="preserve">). </w:t>
      </w:r>
    </w:p>
    <w:p w14:paraId="63FB4D66" w14:textId="77777777" w:rsidR="0044259C" w:rsidRDefault="0044259C" w:rsidP="00E03818">
      <w:pPr>
        <w:spacing w:line="480" w:lineRule="auto"/>
        <w:rPr>
          <w:rFonts w:ascii="Times New Roman" w:hAnsi="Times New Roman" w:cs="Times New Roman"/>
        </w:rPr>
      </w:pPr>
    </w:p>
    <w:p w14:paraId="0FA1480C" w14:textId="2CA481BB"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 xml:space="preserve">How does selection affect the occurrence and strength of </w:t>
      </w:r>
      <w:proofErr w:type="spellStart"/>
      <w:r w:rsidR="00D33208" w:rsidRPr="00D33208">
        <w:rPr>
          <w:rFonts w:ascii="Times New Roman" w:hAnsi="Times New Roman" w:cs="Times New Roman"/>
          <w:i/>
        </w:rPr>
        <w:t>of</w:t>
      </w:r>
      <w:proofErr w:type="spellEnd"/>
      <w:r w:rsidR="00D33208" w:rsidRPr="00D33208">
        <w:rPr>
          <w:rFonts w:ascii="Times New Roman" w:hAnsi="Times New Roman" w:cs="Times New Roman"/>
          <w:i/>
        </w:rPr>
        <w:t xml:space="preserve">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799F3F51" w:rsidR="0044259C" w:rsidRDefault="0044259C" w:rsidP="00E03818">
      <w:pPr>
        <w:spacing w:line="480" w:lineRule="auto"/>
        <w:rPr>
          <w:rFonts w:ascii="Times New Roman" w:hAnsi="Times New Roman" w:cs="Times New Roman"/>
        </w:rPr>
      </w:pPr>
      <w:r>
        <w:rPr>
          <w:rFonts w:ascii="Times New Roman" w:hAnsi="Times New Roman" w:cs="Times New Roman"/>
        </w:rPr>
        <w:lastRenderedPageBreak/>
        <w:t xml:space="preserve">In </w:t>
      </w:r>
      <w:r>
        <w:rPr>
          <w:rFonts w:ascii="Times New Roman" w:hAnsi="Times New Roman" w:cs="Times New Roman"/>
        </w:rPr>
        <w:t xml:space="preserve">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w:t>
      </w:r>
      <w:r w:rsidR="004E21CE">
        <w:rPr>
          <w:rFonts w:ascii="Times New Roman" w:hAnsi="Times New Roman" w:cs="Times New Roman"/>
        </w:rPr>
        <w:t>;</w:t>
      </w:r>
      <w:r w:rsidR="004E21CE">
        <w:rPr>
          <w:rFonts w:ascii="Times New Roman" w:hAnsi="Times New Roman" w:cs="Times New Roman"/>
        </w:rPr>
        <w:t xml:space="preserve"> selection increased the strength of clines from zero (</w:t>
      </w:r>
      <w:r w:rsidR="004E21CE">
        <w:rPr>
          <w:rFonts w:ascii="Times New Roman" w:hAnsi="Times New Roman" w:cs="Times New Roman"/>
          <w:i/>
        </w:rPr>
        <w:t xml:space="preserve">s = </w:t>
      </w:r>
      <w:r w:rsidR="004E21CE">
        <w:rPr>
          <w:rFonts w:ascii="Times New Roman" w:hAnsi="Times New Roman" w:cs="Times New Roman"/>
        </w:rPr>
        <w:t>0) to 0.037 (</w:t>
      </w:r>
      <w:r w:rsidR="004E21CE">
        <w:rPr>
          <w:rFonts w:ascii="Times New Roman" w:hAnsi="Times New Roman" w:cs="Times New Roman"/>
          <w:i/>
        </w:rPr>
        <w:t xml:space="preserve">s </w:t>
      </w:r>
      <w:r w:rsidR="004E21CE">
        <w:rPr>
          <w:rFonts w:ascii="Times New Roman" w:hAnsi="Times New Roman" w:cs="Times New Roman"/>
        </w:rPr>
        <w:t>= 0.2).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from 2.7% (</w:t>
      </w:r>
      <w:r w:rsidRPr="004C3ED7">
        <w:rPr>
          <w:rFonts w:ascii="Times New Roman" w:hAnsi="Times New Roman" w:cs="Times New Roman"/>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xml:space="preserve">≥ 0.025).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reduced the effects of selection, leading to weaker clines for a given selection coefficient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 Importantly, clines formed by selection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a</w:t>
      </w:r>
      <w:proofErr w:type="spellEnd"/>
      <w:r>
        <w:rPr>
          <w:rFonts w:ascii="Times New Roman" w:hAnsi="Times New Roman" w:cs="Times New Roman"/>
        </w:rPr>
        <w:t>) or through serial founder effects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Pr>
          <w:rFonts w:ascii="Times New Roman" w:hAnsi="Times New Roman" w:cs="Times New Roman"/>
        </w:rPr>
        <w:t xml:space="preserve">). </w:t>
      </w:r>
    </w:p>
    <w:p w14:paraId="1EB36EE8" w14:textId="77777777" w:rsidR="00971DAE" w:rsidRDefault="00971DAE" w:rsidP="00E03818">
      <w:pPr>
        <w:spacing w:line="480" w:lineRule="auto"/>
        <w:rPr>
          <w:rFonts w:ascii="Times New Roman" w:hAnsi="Times New Roman" w:cs="Times New Roman"/>
        </w:rPr>
      </w:pPr>
    </w:p>
    <w:p w14:paraId="64B26C55" w14:textId="2A8E682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72862A72"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 xml:space="preserve">as the strength of selection increased, in which clines were only consistently positive </w:t>
      </w:r>
      <w:r>
        <w:rPr>
          <w:rFonts w:ascii="Times New Roman" w:hAnsi="Times New Roman" w:cs="Times New Roman"/>
        </w:rPr>
        <w:t>when the selection coefficient was grea</w:t>
      </w:r>
      <w:r w:rsidR="00EE0034">
        <w:rPr>
          <w:rFonts w:ascii="Times New Roman" w:hAnsi="Times New Roman" w:cs="Times New Roman"/>
        </w:rPr>
        <w:t xml:space="preserve">ter than 0.005 (figure </w:t>
      </w:r>
      <w:proofErr w:type="spellStart"/>
      <w:r w:rsidR="00EE0034">
        <w:rPr>
          <w:rFonts w:ascii="Times New Roman" w:hAnsi="Times New Roman" w:cs="Times New Roman"/>
        </w:rPr>
        <w:t>7</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proofErr w:type="spellStart"/>
      <w:r w:rsidR="00EE0034">
        <w:rPr>
          <w:rFonts w:ascii="Times New Roman" w:hAnsi="Times New Roman" w:cs="Times New Roman"/>
        </w:rPr>
        <w:t>7</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 xml:space="preserve">Finally, drift increased the strength of selection necessary to produce 100% positive clines by 5×; in the presence of drift,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c</w:t>
      </w:r>
      <w:proofErr w:type="spellEnd"/>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77F6DD94"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lastRenderedPageBreak/>
        <w:t>Our simulations sought to understand the relative contributions of genetic drift, selection, and gene flow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Below, we begin by discussing the relevance of our results for the evolution of </w:t>
      </w:r>
      <w:proofErr w:type="spellStart"/>
      <w:r w:rsidR="00E27AE2" w:rsidRPr="007E56B0">
        <w:rPr>
          <w:rFonts w:ascii="Times New Roman" w:hAnsi="Times New Roman" w:cs="Times New Roman"/>
        </w:rPr>
        <w:t>cyanogenesis</w:t>
      </w:r>
      <w:proofErr w:type="spellEnd"/>
      <w:r w:rsidR="00E27AE2" w:rsidRPr="007E56B0">
        <w:rPr>
          <w:rFonts w:ascii="Times New Roman" w:hAnsi="Times New Roman" w:cs="Times New Roman"/>
        </w:rPr>
        <w:t xml:space="preserve"> clines in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selection, and gene flow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w:t>
      </w:r>
      <w:proofErr w:type="spellStart"/>
      <w:r w:rsidRPr="007E56B0">
        <w:rPr>
          <w:rFonts w:ascii="Times New Roman" w:hAnsi="Times New Roman" w:cs="Times New Roman"/>
          <w:i/>
        </w:rPr>
        <w:t>cyanogenesis</w:t>
      </w:r>
      <w:proofErr w:type="spellEnd"/>
      <w:r w:rsidRPr="007E56B0">
        <w:rPr>
          <w:rFonts w:ascii="Times New Roman" w:hAnsi="Times New Roman" w:cs="Times New Roman"/>
          <w:i/>
        </w:rPr>
        <w:t xml:space="preserve"> clines in </w:t>
      </w:r>
      <w:proofErr w:type="spellStart"/>
      <w:r w:rsidRPr="007E56B0">
        <w:rPr>
          <w:rFonts w:ascii="Times New Roman" w:hAnsi="Times New Roman" w:cs="Times New Roman"/>
          <w:i/>
        </w:rPr>
        <w:t>Trifolium</w:t>
      </w:r>
      <w:proofErr w:type="spellEnd"/>
    </w:p>
    <w:p w14:paraId="784AAE8B" w14:textId="12E0AAE1"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w:t>
      </w:r>
      <w:proofErr w:type="spellStart"/>
      <w:r w:rsidRPr="007E56B0">
        <w:rPr>
          <w:rFonts w:ascii="Times New Roman" w:hAnsi="Times New Roman" w:cs="Times New Roman"/>
        </w:rPr>
        <w:t>Hunor</w:t>
      </w:r>
      <w:proofErr w:type="spellEnd"/>
      <w:r w:rsidRPr="007E56B0">
        <w:rPr>
          <w:rFonts w:ascii="Times New Roman" w:hAnsi="Times New Roman" w:cs="Times New Roman"/>
        </w:rPr>
        <w:t xml:space="preserve"> </w:t>
      </w:r>
      <w:proofErr w:type="spellStart"/>
      <w:r w:rsidRPr="007E56B0">
        <w:rPr>
          <w:rFonts w:ascii="Times New Roman" w:hAnsi="Times New Roman" w:cs="Times New Roman"/>
        </w:rPr>
        <w:t>Daday</w:t>
      </w:r>
      <w:proofErr w:type="spellEnd"/>
      <w:r w:rsidRPr="007E56B0">
        <w:rPr>
          <w:rFonts w:ascii="Times New Roman" w:hAnsi="Times New Roman" w:cs="Times New Roman"/>
        </w:rPr>
        <w:t xml:space="preserve"> identified broad-scale latitudinal clines in the frequency of HCN across multiple continents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&lt;i&gt;Trifolium repens&lt;/i&gt;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"(Daday 1954a, 1958)", "manualFormatting" : "(Daday 1954a, 1958)", "plainTextFormattedCitation" : "(Daday 1954a, 1958)", "previouslyFormattedCitation" : "(Daday 1954a, 1958)"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1954a, 1958)</w:t>
      </w:r>
      <w:r w:rsidRPr="007E56B0">
        <w:rPr>
          <w:rFonts w:ascii="Times New Roman" w:hAnsi="Times New Roman" w:cs="Times New Roman"/>
        </w:rPr>
        <w:fldChar w:fldCharType="end"/>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"(Daday 1954b)", "plainTextFormattedCitation" : "(Daday 1954b)", "previouslyFormattedCitation" : "(Daday 1954b)"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1954b)</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 xml:space="preserve">Subsequent work has shown that </w:t>
      </w:r>
      <w:r w:rsidRPr="007E56B0">
        <w:rPr>
          <w:rFonts w:ascii="Times New Roman" w:hAnsi="Times New Roman" w:cs="Times New Roman"/>
        </w:rPr>
        <w:t xml:space="preserve">clines in the </w:t>
      </w:r>
      <w:r w:rsidRPr="007E56B0">
        <w:rPr>
          <w:rFonts w:ascii="Times New Roman" w:hAnsi="Times New Roman" w:cs="Times New Roman"/>
        </w:rPr>
        <w:lastRenderedPageBreak/>
        <w:t xml:space="preserve">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w:t>
      </w:r>
      <w:r w:rsidRPr="007E56B0">
        <w:rPr>
          <w:rFonts w:ascii="Times New Roman" w:hAnsi="Times New Roman" w:cs="Times New Roman"/>
        </w:rPr>
        <w:t xml:space="preserve">frequencies occurring in warmer and drier habitats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"(de Ara\u00fajo 1976; Ganders 1990; Kooyers and Olsen 2012, 2013; Kooyers et al. 2014; Thompson et al. 2016)", "plainTextFormattedCitation" : "(de Ara\u00fajo 1976; Ganders 1990; Kooyers and Olsen 2012, 2013; Kooyers et al. 2014; Thompson et al. 2016)", "previouslyFormattedCitation" : "(de Ara\u00fajo 1976; Ganders 1990; Kooyers and Olsen 2012, 2013; Kooyers et al. 2014;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(de Araújo 1976; Ganders 1990; Kooyers and Olsen 2012, 2013; Kooyers et al. 2014; Thompson et al. 2016)</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&lt;i&gt;Trifolium repens&lt;/i&gt; L IV. Mechanism of natural selection", "type" : "article-journal", "volume" : "20" }, "uris" : [ "http://www.mendeley.com/documents/?uuid=e22ddf75-5d7a-47f1-8ef0-6d7c25511c14" ] }, { "id" : "ITEM-2", "itemData" : {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&lt;i&gt;Trifolium repens&lt;/i&gt; L.", "type" : "article-journal", "volume" : "77" }, "uris" : [ "http://www.mendeley.com/documents/?uuid=486527c1-193a-458b-9421-f37972352cab" ] }, { "id" : "ITEM-4",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"(Daday 1965; Kakes 1989; Kooyers and Olsen 2013; Kooyers et al. 2014)", "plainTextFormattedCitation" : "(Daday 1965; Kakes 1989; Kooyers and Olsen 2013; Kooyers et al. 2014)", "previouslyFormattedCitation" : "(Daday 1965; Kakes 1989; Kooyers and Olsen 2013; Kooyers et al. 2014)"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1965; Kakes 1989; Kooyers and Olsen 2013; Kooyers et al. 2014)</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frequencies have focused largely on selection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"manualFormatting" : "(but see Kooyers and Olsen 2012; Johnson et al. 2018, this issue)", "plainTextFormattedCitation" : "(Kooyers and Olsen 2012)", "previouslyFormattedCitation" : "(Kooyers and Olsen 2012)"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(but see Kooyers and Olsen 2012;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r w:rsidRPr="007E56B0">
        <w:rPr>
          <w:rFonts w:ascii="Times New Roman" w:hAnsi="Times New Roman" w:cs="Times New Roman"/>
        </w:rPr>
        <w:t>, despite the genetic architecture of HCN making populations particularly susceptible to loss of HCN via drift.</w:t>
      </w:r>
    </w:p>
    <w:p w14:paraId="64170B25" w14:textId="055790A0"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"author" : [ { "dropping-particle" : "", "family" : "Colautti", "given" : "Robert I", "non-dropping-particle" : "", "parse-names" : false, "suffix" : "" }, { "dropping-particle" : "", "family" : "Eckert", "given" : "Chris G", "non-dropping-particle" : "", "parse-names" : false, "suffix" : "" }, { "dropping-particle" : "", "family" : "Barrett", "given" : "Spencer C H", "non-dropping-particle" : "", "parse-names" : false, "suffix" : "" } ], "container-title" : "Proceedings of the Royal Society B: Biological Sciences", "id" : "ITEM-2", "issue" : "1689", "issued" : { "date-parts" : [ [ "2010" ] ] }, "page" : "1799-1806", "title" : "Evolutionary constraints on adaptive evolution during range expansion in an invasive plant", "type" : "article-journal", "volume" : "277" }, "uris" : [ "http://www.mendeley.com/documents/?uuid=12f783e7-2f6b-4b5f-8adb-97069f5ca595" ] } ], "mendeley" : { "formattedCitation" : "(Vasem\u00e4gi 2006; Colautti et al. 2010)", "plainTextFormattedCitation" : "(Vasem\u00e4gi 2006; Colautti et al. 2010)", "previouslyFormattedCitation" : "(Vasem\u00e4gi 2006; Colautti et al. 2010)"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(Vasemägi 2006; Colautti et al. 2010)</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 non-additive genetic basis (e.g. epistasis). For example, we found that gradients in the strength of drift from rural (weak drift) to urban (strong drift</w:t>
      </w:r>
      <w:r>
        <w:rPr>
          <w:rFonts w:ascii="Times New Roman" w:hAnsi="Times New Roman" w:cs="Times New Roman"/>
        </w:rPr>
        <w:t xml:space="preserve">) </w:t>
      </w:r>
      <w:r>
        <w:rPr>
          <w:rFonts w:ascii="Times New Roman" w:hAnsi="Times New Roman" w:cs="Times New Roman"/>
        </w:rPr>
        <w:t>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commentRangeStart w:id="45"/>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Johnson et al. 2018, this issue)", "plainTextFormattedCitation" : "(Thompson et al. 2016)", "previouslyFormattedCitation" :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(Thompson et al. 2016;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commentRangeEnd w:id="45"/>
      <w:r w:rsidRPr="007E56B0">
        <w:rPr>
          <w:rStyle w:val="CommentReference"/>
          <w:rFonts w:ascii="Times New Roman" w:hAnsi="Times New Roman" w:cs="Times New Roman"/>
        </w:rPr>
        <w:commentReference w:id="45"/>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D17B26">
        <w:rPr>
          <w:rFonts w:ascii="Times New Roman" w:hAnsi="Times New Roman" w:cs="Times New Roman"/>
        </w:rPr>
        <w:t>a</w:t>
      </w:r>
      <w:r w:rsidR="00D17B26" w:rsidRPr="007E56B0">
        <w:rPr>
          <w:rFonts w:ascii="Times New Roman" w:hAnsi="Times New Roman" w:cs="Times New Roman"/>
        </w:rPr>
        <w:t xml:space="preserve"> </w:t>
      </w:r>
      <w:r w:rsidRPr="007E56B0">
        <w:rPr>
          <w:rFonts w:ascii="Times New Roman" w:hAnsi="Times New Roman" w:cs="Times New Roman"/>
        </w:rPr>
        <w:t xml:space="preserve">role of selection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w:t>
      </w:r>
      <w:r w:rsidRPr="007E56B0">
        <w:rPr>
          <w:rFonts w:ascii="Times New Roman" w:hAnsi="Times New Roman" w:cs="Times New Roman"/>
        </w:rPr>
        <w:lastRenderedPageBreak/>
        <w:t xml:space="preserve">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 xml:space="preserve">and effective </w:t>
      </w:r>
      <w:r w:rsidRPr="007E56B0">
        <w:rPr>
          <w:rFonts w:ascii="Times New Roman" w:hAnsi="Times New Roman" w:cs="Times New Roman"/>
        </w:rPr>
        <w:t>population size</w:t>
      </w:r>
      <w:r w:rsidR="00E97E1C">
        <w:rPr>
          <w:rFonts w:ascii="Times New Roman" w:hAnsi="Times New Roman" w:cs="Times New Roman"/>
        </w:rPr>
        <w:t>s</w:t>
      </w:r>
      <w:r w:rsidRPr="007E56B0">
        <w:rPr>
          <w:rFonts w:ascii="Times New Roman" w:hAnsi="Times New Roman" w:cs="Times New Roman"/>
        </w:rPr>
        <w:t xml:space="preserve"> to provide </w:t>
      </w:r>
      <w:r w:rsidRPr="007E56B0">
        <w:rPr>
          <w:rFonts w:ascii="Times New Roman" w:hAnsi="Times New Roman" w:cs="Times New Roman"/>
        </w:rPr>
        <w:t>system-specific estimates of expected proportions. Unfortunately, we lack these data for white clover populations making it difficult to compare the clines observed across cities to the proportions estimated in these simulations.</w:t>
      </w:r>
    </w:p>
    <w:p w14:paraId="631385FF" w14:textId="40879CB0" w:rsidR="00E27AE2" w:rsidRPr="007E56B0" w:rsidRDefault="00E27AE2" w:rsidP="00E27AE2">
      <w:pPr>
        <w:spacing w:line="480" w:lineRule="auto"/>
        <w:ind w:firstLine="720"/>
        <w:rPr>
          <w:rFonts w:ascii="Times New Roman" w:hAnsi="Times New Roman" w:cs="Times New Roman"/>
        </w:rPr>
      </w:pPr>
      <w:commentRangeStart w:id="46"/>
      <w:r w:rsidRPr="007E56B0">
        <w:rPr>
          <w:rFonts w:ascii="Times New Roman" w:hAnsi="Times New Roman" w:cs="Times New Roman"/>
        </w:rPr>
        <w:t xml:space="preserve">While </w:t>
      </w:r>
      <w:commentRangeEnd w:id="46"/>
      <w:r>
        <w:rPr>
          <w:rStyle w:val="CommentReference"/>
        </w:rPr>
        <w:commentReference w:id="46"/>
      </w:r>
      <w:r w:rsidRPr="007E56B0">
        <w:rPr>
          <w:rFonts w:ascii="Times New Roman" w:hAnsi="Times New Roman" w:cs="Times New Roman"/>
        </w:rPr>
        <w:t xml:space="preserve">drift preferentially generated positive clines in HCN, the mean strength of clines formed by drift was substantially lower than those involving selection. This occurred because although strong drift in urban populations drives HCN frequencies downward, the weak drift in rural populations and the absence of selection results in rural HCN frequencies fluctuating around their initial frequency. In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slopes from our simulations to those observed across cities for which there are data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Johnson et al. 2018, this issue)", "plainTextFormattedCitation" : "(Thompson et al. 2016)", "previouslyFormattedCitation" :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(Thompson et al. 2016;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r w:rsidRPr="007E56B0">
        <w:rPr>
          <w:rFonts w:ascii="Times New Roman" w:hAnsi="Times New Roman" w:cs="Times New Roman"/>
        </w:rPr>
        <w:t xml:space="preserve">. Since cities varied in transect lengths, </w:t>
      </w:r>
      <w:r w:rsidRPr="007E56B0">
        <w:rPr>
          <w:rFonts w:ascii="Times New Roman" w:hAnsi="Times New Roman" w:cs="Times New Roman"/>
        </w:rPr>
        <w:t xml:space="preserve">it was necessary to standardize distance values by placing them all on the same scale, resulting in distance values that </w:t>
      </w:r>
      <w:r w:rsidR="00AD3965" w:rsidRPr="007E56B0">
        <w:rPr>
          <w:rFonts w:ascii="Times New Roman" w:hAnsi="Times New Roman" w:cs="Times New Roman"/>
        </w:rPr>
        <w:t>var</w:t>
      </w:r>
      <w:r w:rsidR="00AD3965">
        <w:rPr>
          <w:rFonts w:ascii="Times New Roman" w:hAnsi="Times New Roman" w:cs="Times New Roman"/>
        </w:rPr>
        <w:t>ied</w:t>
      </w:r>
      <w:r w:rsidR="00AD3965" w:rsidRPr="007E56B0">
        <w:rPr>
          <w:rFonts w:ascii="Times New Roman" w:hAnsi="Times New Roman" w:cs="Times New Roman"/>
        </w:rPr>
        <w:t xml:space="preserve"> </w:t>
      </w:r>
      <w:r w:rsidRPr="007E56B0">
        <w:rPr>
          <w:rFonts w:ascii="Times New Roman" w:hAnsi="Times New Roman" w:cs="Times New Roman"/>
        </w:rPr>
        <w:t>between 0 (urban) and 1 (rural) for all regressions (see supplementary material</w:t>
      </w:r>
      <w:r w:rsidR="004E21CE">
        <w:rPr>
          <w:rFonts w:ascii="Times New Roman" w:hAnsi="Times New Roman" w:cs="Times New Roman"/>
        </w:rPr>
        <w:t xml:space="preserve"> text </w:t>
      </w:r>
      <w:commentRangeStart w:id="47"/>
      <w:r w:rsidR="004E21CE">
        <w:rPr>
          <w:rFonts w:ascii="Times New Roman" w:hAnsi="Times New Roman" w:cs="Times New Roman"/>
        </w:rPr>
        <w:t>SX</w:t>
      </w:r>
      <w:commentRangeEnd w:id="47"/>
      <w:r w:rsidR="004E21CE">
        <w:rPr>
          <w:rStyle w:val="CommentReference"/>
        </w:rPr>
        <w:commentReference w:id="47"/>
      </w:r>
      <w:r w:rsidRPr="007E56B0">
        <w:rPr>
          <w:rFonts w:ascii="Times New Roman" w:hAnsi="Times New Roman" w:cs="Times New Roman"/>
        </w:rPr>
        <w:t xml:space="preserve">). </w:t>
      </w:r>
      <w:r>
        <w:rPr>
          <w:rFonts w:ascii="Times New Roman" w:hAnsi="Times New Roman" w:cs="Times New Roman"/>
        </w:rPr>
        <w:t xml:space="preserve">Even under a weak gradient in drift and high </w:t>
      </w:r>
      <w:r w:rsidR="00D33208">
        <w:rPr>
          <w:rFonts w:ascii="Times New Roman" w:hAnsi="Times New Roman" w:cs="Times New Roman"/>
        </w:rPr>
        <w:t>gene flow</w:t>
      </w:r>
      <w:r>
        <w:rPr>
          <w:rFonts w:ascii="Times New Roman" w:hAnsi="Times New Roman" w:cs="Times New Roman"/>
        </w:rPr>
        <w:t xml:space="preserve"> (minimum </w:t>
      </w:r>
      <w:r>
        <w:rPr>
          <w:rFonts w:ascii="Times New Roman" w:hAnsi="Times New Roman" w:cs="Times New Roman"/>
          <w:i/>
        </w:rPr>
        <w:t xml:space="preserve">urban N </w:t>
      </w:r>
      <w:r>
        <w:rPr>
          <w:rFonts w:ascii="Times New Roman" w:hAnsi="Times New Roman" w:cs="Times New Roman"/>
        </w:rPr>
        <w:t xml:space="preserve">= 100, </w:t>
      </w:r>
      <w:r>
        <w:rPr>
          <w:rFonts w:ascii="Times New Roman" w:hAnsi="Times New Roman" w:cs="Times New Roman"/>
          <w:i/>
        </w:rPr>
        <w:t xml:space="preserve">m </w:t>
      </w:r>
      <w:r>
        <w:rPr>
          <w:rFonts w:ascii="Times New Roman" w:hAnsi="Times New Roman" w:cs="Times New Roman"/>
        </w:rPr>
        <w:t xml:space="preserve">= 0.05), </w:t>
      </w:r>
      <w:r>
        <w:rPr>
          <w:rFonts w:ascii="Times New Roman" w:hAnsi="Times New Roman" w:cs="Times New Roman"/>
        </w:rPr>
        <w:t>t</w:t>
      </w:r>
      <w:r w:rsidRPr="007E56B0">
        <w:rPr>
          <w:rFonts w:ascii="Times New Roman" w:hAnsi="Times New Roman" w:cs="Times New Roman"/>
        </w:rPr>
        <w:t>he distribution of observed slopes overlapped completely with the distribution of simulated slopes</w:t>
      </w:r>
      <w:r>
        <w:rPr>
          <w:rFonts w:ascii="Times New Roman" w:hAnsi="Times New Roman" w:cs="Times New Roman"/>
        </w:rPr>
        <w:t xml:space="preserve"> (–0.30 &lt; β</w:t>
      </w:r>
      <w:r w:rsidRPr="00CC7B00">
        <w:rPr>
          <w:rFonts w:ascii="Times New Roman" w:hAnsi="Times New Roman" w:cs="Times New Roman"/>
          <w:vertAlign w:val="subscript"/>
        </w:rPr>
        <w:t>simulated</w:t>
      </w:r>
      <w:r>
        <w:rPr>
          <w:rFonts w:ascii="Times New Roman" w:hAnsi="Times New Roman" w:cs="Times New Roman"/>
        </w:rPr>
        <w:t xml:space="preserve"> &lt; 0.27; –0.08 &lt; β</w:t>
      </w:r>
      <w:r w:rsidRPr="00CC7B00">
        <w:rPr>
          <w:rFonts w:ascii="Times New Roman" w:hAnsi="Times New Roman" w:cs="Times New Roman"/>
          <w:vertAlign w:val="subscript"/>
        </w:rPr>
        <w:t>observed</w:t>
      </w:r>
      <w:r>
        <w:rPr>
          <w:rFonts w:ascii="Times New Roman" w:hAnsi="Times New Roman" w:cs="Times New Roman"/>
        </w:rPr>
        <w:t xml:space="preserve"> &lt; 0.30)</w:t>
      </w:r>
      <w:r w:rsidRPr="007E56B0">
        <w:rPr>
          <w:rFonts w:ascii="Times New Roman" w:hAnsi="Times New Roman" w:cs="Times New Roman"/>
        </w:rPr>
        <w:t xml:space="preserve">, suggesting drift can generate clines as strong as those observed across cities. However, the absence of decreases in neutral genetic diversity in urban populations suggests that genetic drift is not an important mechanism structuring urban-rural phenotypic clines in HCN (Johnson et al. 2018, </w:t>
      </w:r>
      <w:r w:rsidRPr="007E56B0">
        <w:rPr>
          <w:rFonts w:ascii="Times New Roman" w:hAnsi="Times New Roman" w:cs="Times New Roman"/>
          <w:i/>
        </w:rPr>
        <w:t>this issue</w:t>
      </w:r>
      <w:r w:rsidRPr="007E56B0">
        <w:rPr>
          <w:rFonts w:ascii="Times New Roman" w:hAnsi="Times New Roman" w:cs="Times New Roman"/>
        </w:rPr>
        <w:t xml:space="preserve">). Similarly, the absence of clines at neutral microsatellite markers </w:t>
      </w:r>
      <w:r w:rsidRPr="007E56B0">
        <w:rPr>
          <w:rFonts w:ascii="Times New Roman" w:hAnsi="Times New Roman" w:cs="Times New Roman"/>
        </w:rPr>
        <w:lastRenderedPageBreak/>
        <w:t xml:space="preserve">in North American clover populations suggests that latitudinal clines in HCN are adaptive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"plainTextFormattedCitation" : "(Kooyers and Olsen 2012)", "previouslyFormattedCitation" : "(Kooyers and Olsen 2012)"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(Kooyers and Olsen 2012)</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additional evidence from neutral markers strongly suggests that many clines in </w:t>
      </w:r>
      <w:proofErr w:type="spellStart"/>
      <w:r w:rsidRPr="007E56B0">
        <w:rPr>
          <w:rFonts w:ascii="Times New Roman" w:hAnsi="Times New Roman" w:cs="Times New Roman"/>
        </w:rPr>
        <w:t>cyanogenesis</w:t>
      </w:r>
      <w:proofErr w:type="spellEnd"/>
      <w:r w:rsidRPr="007E56B0">
        <w:rPr>
          <w:rFonts w:ascii="Times New Roman" w:hAnsi="Times New Roman" w:cs="Times New Roman"/>
        </w:rPr>
        <w:t xml:space="preserve"> are adaptive. </w:t>
      </w:r>
    </w:p>
    <w:p w14:paraId="7F0875A1" w14:textId="77777777" w:rsidR="00E27AE2" w:rsidRPr="007E56B0" w:rsidRDefault="00E27AE2" w:rsidP="00E27AE2">
      <w:pPr>
        <w:spacing w:line="480" w:lineRule="auto"/>
        <w:rPr>
          <w:rFonts w:ascii="Times New Roman" w:hAnsi="Times New Roman" w:cs="Times New Roman"/>
        </w:rPr>
      </w:pPr>
    </w:p>
    <w:p w14:paraId="02959435"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non-adaptive evolution</w:t>
      </w:r>
    </w:p>
    <w:p w14:paraId="3F636C54" w14:textId="6A43B7AD"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Clines have traditionally been studied along latitudinal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"10.1073/pnas.0406232101", "ISBN" : "0027-8424 (Print)", "ISSN" : "0027-8424", "PMID" : "15505218", "abstract" : "Epistatic gene interactions are believed to be a major factor in the genetic architecture of evolutionary diversification. In Arabidopsis thaliana, the FRI and FLC genes mechanistically interact to control flowering time, and here we show that this epistatic interaction also contributes to a latitudinal cline in this life history trait within the species. Two major FLC haplogroups (FLC(A) and FLC(B)) are associated with flowering time variation in A. thaliana in field conditions, but only in the presence of putatively functional FRI alleles. Significant differences in latitudinal distribution of FLC haplogroups in Eurasia and North Africa also depend on the FRI genotype. There is significant linkage disequilibrium between FRI and FLC despite their location on separate chromosomes. Although no nonsynonymous polymorphisms differentiate FLC(A) and FLC(B), vernalization induces the expression of an alternatively spliced FLC transcript that encodes a variant protein with a radical amino acid replacement associated with the two FLC haplogroups. Numerous polymorphisms differentiating the FLC haplogroups also occur in intronic regions implicated in the regulation of FLC expression. The features of the regulatory gene interaction between FRI and FLC in contributing to the latitudinal cline in A. thaliana flowering time are consistent with the maintenance of this interaction by epistatic selection. These results suggest that developmental genetic pathways and networks provide the molecular basis for epistasis, contributing to ecologically important phenotypic variation in natural populations and to the process of evolutionary diversification.", "author" : [ { "dropping-particle" : "", "family" : "Caicedo", "given" : "Ana L", "non-dropping-particle" : "", "parse-names" : false, "suffix" : "" }, { "dropping-particle" : "", "family" : "Stinchcombe", "given" : "John R", "non-dropping-particle" : "", "parse-names" : false, "suffix" : "" }, { "dropping-particle" : "", "family" : "Olsen", "given" : "Kenneth M", "non-dropping-particle" : "", "parse-names" : false, "suffix" : "" }, { "dropping-particle" : "", "family" : "Schmitt", "given" : "Johanna", "non-dropping-particle" : "", "parse-names" : false, "suffix" : "" }, { "dropping-particle" : "", "family" : "Purugganan", "given" : "Michael D", "non-dropping-particle" : "", "parse-names" : false, "suffix" : "" } ], "container-title" : "Proceedings of the National Academy of Sciences of the United States of America", "id" : "ITEM-2", "issue" : "44", "issued" : { "date-parts" : [ [ "2004" ] ] }, "page" : "15670-5", "title" : "Epistatic interaction between &lt;i&gt;Arabidopsis&lt;/i&gt; FRI and FLC flowering time genes generates a latitudinal cline in a life history trait.", "type" : "article-journal", "volume" : "101" }, "uris" : [ "http://www.mendeley.com/documents/?uuid=5607dc60-fb9f-4bca-a61c-8f4dbce2e617"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"(Huey et al. 2000; Caicedo et al. 2004; Campitelli and Stinchcombe 2013)", "manualFormatting" : "(e.g. Huey et al. 2000; Caicedo et al. 2004; Campitelli and Stinchcombe 2013)", "plainTextFormattedCitation" : "(Huey et al. 2000; Caicedo et al. 2004; Campitelli and Stinchcombe 2013)", "previouslyFormattedCitation" : "(Huey et al. 2000; Caicedo et al. 2004; Campitelli and Stinchcombe 2013)"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(e.g. Huey et al. 2000; Caicedo et al. 2004; Campitelli and Stinchcombe 2013)</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"10.1038/hdy.2014.89", "ISBN" : "0018-067X", "ISSN" : "1365-2540", "PMID" : "25293874", "abstract" : "Understanding how natural selection and genetic drift shape biological variation is a central topic in biology, yet our understanding of the agents of natural selection and their target traits is limited. We investigated to what extent selection along an altitudinal gradient or genetic drift contributed to variation in ecologically relevant traits in Arabidopsis thaliana. We collected seeds from 8 to 14 individuals from each of 14 A. thaliana populations originating from sites between 800 and 2700 m above sea level in the Swiss Alps. Seed families were grown with and without vernalization, corresponding to winter-annual and summer-annual life histories, respectively. We analyzed putatively neutral genetic divergence between these populations using 24 simple sequence repeat markers. We measured seven traits related to growth, phenology and leaf morphology that are rarely reported in A. thaliana and performed analyses of altitudinal clines, as well as overall QST-FST comparisons and correlation analyses among pair-wise QST, FST and altitude of origin differences. Multivariate analyses suggested adaptive differentiation along altitude in the entire suite of traits, particularly when expressed in the summer-annual life history. Of the individual traits, a decrease in rosette leaf number in the vegetative state and an increase in leaf succulence with increasing altitude could be attributed to adaptive divergence. Interestingly, these patterns relate well to common within- and between-species trends of smaller plant size and thicker leaves at high altitude. Our results thus offer exciting possibilities to unravel the underlying mechanisms for these conspicuous trends using the model species A. thaliana.", "author" : [ { "dropping-particle" : "", "family" : "Luo", "given" : "Y", "non-dropping-particle" : "", "parse-names" : false, "suffix" : "" }, { "dropping-particle" : "", "family" : "Widmer", "given" : "A", "non-dropping-particle" : "", "parse-names" : false, "suffix" : "" }, { "dropping-particle" : "", "family" : "Karrenberg", "given" : "S", "non-dropping-particle" : "", "parse-names" : false, "suffix" : "" } ], "container-title" : "Heredity", "id" : "ITEM-2", "issue" : "2", "issued" : { "date-parts" : [ [ "2015" ] ] }, "page" : "220-228", "publisher" : "Nature Publishing Group", "title" : "The roles of genetic drift and natural selection in quantitative trait divergence along an altitudinal gradient in &lt;i&gt;Arabidopsis thaliana&lt;/i&gt;.", "type" : "article-journal", "volume" : "114" }, "uris" : [ "http://www.mendeley.com/documents/?uuid=90ab7b91-5c04-4a54-82a1-d3dc63f8bd6f" ] }, { "id" : "ITEM-3", "itemData" : { "DOI" : "10.1371/journal.pone.0118299", "ISSN" : "19326203", "PMID" : "25692295", "abstract" : "Abundance and visitation of pollinator assemblages tend to decrease with altitude, leading to an increase in pollen limitation. Thus increased competition for pollinators may generate stronger selection on attractive traits of flowers at high elevations and cause floral adaptive evolution. Few studies have related geographically variable selection from pollinators and intraspecific floral differentiation. We investigated the variation of Trollius ranunculoides flowers and its pollinators along an altitudinal gradient on the eastern Qinghai-Tibet Plateau, and measured phenotypic selection by pollinators on floral traits across populations. The results showed significant decline of visitation rate of bees along altitudinal gradients, while flies was unchanged. When fitness is estimated by the visitation rate rather than the seed number per plant, phenotypic selection on the sepal length and width shows a significant correlation between the selection strength and the altitude, with stronger selection at higher altitudes. However, significant decreases in the sepal length and width of T. ranunculoides along the altitudinal gradient did not correspond to stronger selection of pollinators. In contrast to the pollinator visitation, mean annual precipitation negatively affected the sepal length and width, and contributed more to geographical variation in measured floral traits than the visitation rate of pollinators. Therefore, the sepal size may have been influenced by conflicting selection pressures from biotic and abiotic selective agents. This study supports the hypothesis that lower pollinator availability at high altitude can intensify selection on flower attractive traits, but abiotic selection is preventing a response to selection from pollinators.", "author" : [ { "dropping-particle" : "", "family" : "Zhao", "given" : "Zhi Gang", "non-dropping-particle" : "", "parse-names" : false, "suffix" : "" }, { "dropping-particle" : "", "family" : "Wang", "given" : "Yi Ke", "non-dropping-particle" : "", "parse-names" : false, "suffix" : "" } ], "container-title" : "PLoS ONE", "id" : "ITEM-3", "issue" : "2", "issued" : { "date-parts" : [ [ "2015" ] ] }, "page" : "1-16", "title" : "Selection by pollinators on floral traits in generalized &lt;i&gt;Trollius ranunculoides&lt;/i&gt; (Ranunculaceae) along altitudinal gradients", "type" : "article-journal", "volume" : "10" }, "uris" : [ "http://www.mendeley.com/documents/?uuid=f628547b-aa97-407f-8cf9-a6e167d038af" ] } ], "mendeley" : { "formattedCitation" : "(Clausen et al. 1948; Luo et al. 2015; Zhao and Wang 2015)", "plainTextFormattedCitation" : "(Clausen et al. 1948; Luo et al. 2015; Zhao and Wang 2015)", "previouslyFormattedCitation" : "(Clausen et al. 1948; Luo et al. 2015; Zhao and Wang 2015)"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(Clausen et al. 1948; Luo et al. 2015; Zhao and Wang 2015)</w:t>
      </w:r>
      <w:r w:rsidRPr="007E56B0">
        <w:rPr>
          <w:rFonts w:ascii="Times New Roman" w:hAnsi="Times New Roman" w:cs="Times New Roman"/>
        </w:rPr>
        <w:fldChar w:fldCharType="end"/>
      </w:r>
      <w:r w:rsidRPr="007E56B0">
        <w:rPr>
          <w:rFonts w:ascii="Times New Roman" w:hAnsi="Times New Roman" w:cs="Times New Roman"/>
        </w:rPr>
        <w:t xml:space="preserve"> or longitudinal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"10.1111/j.1558-5646.2008.00484.x", "ISBN" : "0014-3820", "ISSN" : "00143820", "PMID" : "18752603", "abstract" : "Using seasonal cues to time reproduction appropriately is crucial for many organisms. Plants in particular often use photoperiod to signal the time to transition to flowering. Because seasonality varies latitudinally, adaptation to local climate is expected to result in corresponding clines in photoperiod-related traits. By experimentally manipulating photoperiod cues and measuring the flowering responses and photoperiod plasticity of 138 Eurasian accessions of Arabidopsis thaliana, we detected strong longitudinal but not latitudinal clines in flowering responses. The presence of longitudinal clines suggests that critical photoperiod cues vary among populations occurring at similar latitudes. Haplotypes at PHYC, a locus hypothesized to play a role in adaptation to light cues, were also longitudinally differentiated. Controlling for neutral population structure revealed that PHYC haplotype influenced flowering time; however, the distribution of PHYC haplotypes occurred in the opposite direction to the phenotypic cline, suggesting that loci other than PHYC are responsible for the longitudinal pattern in photoperiod response. Our results provide previously missing empirical support for the importance of PHYC in mediating photoperiod sensitivity in natural populations of A. thaliana. However, they also suggest that other loci and epistatic interactions likely play a role in the determination of flowering time and that the environmental factors influencing photoperiod in plants vary longitudinally as well as latitudinally.", "author" : [ { "dropping-particle" : "", "family" : "Samis", "given" : "Karen E", "non-dropping-particle" : "", "parse-names" : false, "suffix" : "" }, { "dropping-particle" : "", "family" : "Heath", "given" : "Katy D", "non-dropping-particle" : "", "parse-names" : false, "suffix" : "" }, { "dropping-particle" : "", "family" : "Stinchcombe", "given" : "John R", "non-dropping-particle" : "", "parse-names" : false, "suffix" : "" } ], "container-title" : "Evolution", "id" : "ITEM-2", "issue" : "12", "issued" : { "date-parts" : [ [ "2008" ] ] }, "page" : "2971-2983", "title" : "Discordant longitudinal clines in flowering time and Phytochrome C in &lt;i&gt;Arabidopsis thaliana&lt;/i&gt;", "type" : "article-journal", "volume" : "62" }, "uris" : [ "http://www.mendeley.com/documents/?uuid=82d69b7b-bfa5-4e7d-83b8-8a7df1e2af24" ] }, { "id" : "ITEM-3",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"ITEM-3",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"(Samis et al. 2008, 2012; Kooyers et al. 2014)", "plainTextFormattedCitation" : "(Samis et al. 2008, 2012; Kooyers et al. 2014)", "previouslyFormattedCitation" : "(Samis et al. 2008, 2012; Kooyers et al. 2014)"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(Samis et al. 2008, 2012; Kooyers et al. 2014)</w:t>
      </w:r>
      <w:r w:rsidRPr="007E56B0">
        <w:rPr>
          <w:rFonts w:ascii="Times New Roman" w:hAnsi="Times New Roman" w:cs="Times New Roman"/>
        </w:rPr>
        <w:fldChar w:fldCharType="end"/>
      </w:r>
      <w:r w:rsidRPr="007E56B0">
        <w:rPr>
          <w:rFonts w:ascii="Times New Roman" w:hAnsi="Times New Roman" w:cs="Times New Roman"/>
        </w:rPr>
        <w:t xml:space="preserve"> transects, since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is especially true during invasions or rapid range expansions when founder events result in smaller marginal populations exchanging fewer migrants, leading to reduced genetic diversity and increased differentiation relative to more central populations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"10.1016/j.tree.2008.04.004", "ISBN" : "0169-5347", "ISSN" : "01695347", "PMID" : "18502536", "abstract" : "Recent studies have shown that low-frequency alleles can sometimes surf on the wave of advance of a population range expansion, reaching high frequencies and spreading over large areas. Using microbial populations, Hallatschek and colleagues have provided the first experimental evidence of surfing during spatial expansions. They also show that the newly colonized area should become structured into sectors of low genetic diversity separated by sharp allele frequency gradients, increasing the global genetic differentiation of the population. These experimental results can be easily reproduced in silico and they should apply to a wide variety of higher organisms. They also suggest that a single range expansion can create very complex patterns at neutral loci, mimicking adaptive processes and resembling postglacial segregation of clades from distinct refuge areas. ?? 2008 Elsevier Ltd. All rights reserved.", "author" : [ { "dropping-particle" : "", "family" : "Excoffier", "given" : "Laurent", "non-dropping-particle" : "", "parse-names" : false, "suffix" : "" }, { "dropping-particle" : "", "family" : "Ray", "given" : "Nicolas", "non-dropping-particle" : "", "parse-names" : false, "suffix" : "" } ], "container-title" : "Trends in Ecology and Evolution", "id" : "ITEM-1", "issue" : "7", "issued" : { "date-parts" : [ [ "2008" ] ] }, "page" : "347-351", "title" : "Surfing during population expansions promotes genetic revolutions and structuration", "type" : "article-journal", "volume" : "23" }, "uris" : [ "http://www.mendeley.com/documents/?uuid=f585512c-8bf7-47b5-87e5-ecce4564818d" ] }, { "id" : "ITEM-2",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"ITEM-2", "issue" : "5", "issued" : { "date-parts" : [ [ "2008" ] ] }, "page" : "1170-1188", "title" : "Genetic variation across species' geographical ranges: The central-marginal hypothesis and beyond", "type" : "article-journal", "volume" : "17" }, "uris" : [ "http://www.mendeley.com/documents/?uuid=aeac432a-db63-4793-af59-c9f0cb85ddb5" ] }, { "id" : "ITEM-3",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"ITEM-3",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"(Alleaume-Benharira et al. 2006; Eckert et al. 2008; Excoffier and Ray 2008)", "plainTextFormattedCitation" : "(Alleaume-Benharira et al. 2006; Eckert et al. 2008; Excoffier and Ray 2008)", "previouslyFormattedCitation" : "(Alleaume-Benharira et al. 2006; Eckert et al. 2008; Excoffier and Ray 2008)"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(Alleaume-Benharira et al. 2006; Eckert et al. 2008; Excoffier and Ray 2008)</w:t>
      </w:r>
      <w:r w:rsidRPr="007E56B0">
        <w:rPr>
          <w:rFonts w:ascii="Times New Roman" w:hAnsi="Times New Roman" w:cs="Times New Roman"/>
        </w:rPr>
        <w:fldChar w:fldCharType="end"/>
      </w:r>
      <w:r w:rsidRPr="007E56B0">
        <w:rPr>
          <w:rFonts w:ascii="Times New Roman" w:hAnsi="Times New Roman" w:cs="Times New Roman"/>
        </w:rPr>
        <w:t xml:space="preserve">. Such spatial variation in </w:t>
      </w:r>
      <w:r w:rsidRPr="007E56B0">
        <w:rPr>
          <w:rFonts w:ascii="Times New Roman" w:hAnsi="Times New Roman" w:cs="Times New Roman"/>
        </w:rPr>
        <w:t>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selection, and gene flow in the formation of parallel clines. However, logistical challenges associated with replicating continental-scale latitudinal, altitudinal or longitudinal transects has precluded such replication for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4D642AC8"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lastRenderedPageBreak/>
        <w:t xml:space="preserve">Urban environments </w:t>
      </w:r>
      <w:r>
        <w:rPr>
          <w:rFonts w:ascii="Times New Roman" w:hAnsi="Times New Roman" w:cs="Times New Roman"/>
        </w:rPr>
        <w:t xml:space="preserve">represent globally </w:t>
      </w:r>
      <w:r>
        <w:rPr>
          <w:rFonts w:ascii="Times New Roman" w:hAnsi="Times New Roman" w:cs="Times New Roman"/>
        </w:rPr>
        <w:t xml:space="preserve">replicated </w:t>
      </w:r>
      <w:proofErr w:type="spellStart"/>
      <w:r w:rsidR="001A52DA">
        <w:rPr>
          <w:rFonts w:ascii="Times New Roman" w:hAnsi="Times New Roman" w:cs="Times New Roman"/>
        </w:rPr>
        <w:t>anthropogenically</w:t>
      </w:r>
      <w:proofErr w:type="spellEnd"/>
      <w:r w:rsidR="001A52DA">
        <w:rPr>
          <w:rFonts w:ascii="Times New Roman" w:hAnsi="Times New Roman" w:cs="Times New Roman"/>
        </w:rPr>
        <w:t xml:space="preserve"> mediated </w:t>
      </w:r>
      <w:r>
        <w:rPr>
          <w:rFonts w:ascii="Times New Roman" w:hAnsi="Times New Roman" w:cs="Times New Roman"/>
        </w:rPr>
        <w:t xml:space="preserve">disturbances to the landscape and are frequently associated with convergent evolutionary changes within populations. For example, changes in biotic and abiotic factors associated with urbanization has led to parallel evolutionary responses in taxa as diverse as plants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"1-8", "title" : "Living in the city: urban environments shape the evolution of a native annual plant", "type" : "article-journal" }, "uris" : [ "http://www.mendeley.com/documents/?uuid=57fe8f77-1aaf-418c-933d-a08cbd56dd34" ] } ], "mendeley" : { "formattedCitation" : "(Yakub and Tiffin 2016)", "plainTextFormattedCitation" : "(Yakub and Tiffin 2016)", "previouslyFormattedCitation" : "(Yakub and Tiffin 2016)" }, "properties" : {  }, "schema" : "https://github.com/citation-style-language/schema/raw/master/csl-citation.json" }</w:instrText>
      </w:r>
      <w:r>
        <w:rPr>
          <w:rFonts w:ascii="Times New Roman" w:hAnsi="Times New Roman" w:cs="Times New Roman"/>
        </w:rPr>
        <w:fldChar w:fldCharType="separate"/>
      </w:r>
      <w:r w:rsidRPr="000F2390">
        <w:rPr>
          <w:rFonts w:ascii="Times New Roman" w:hAnsi="Times New Roman" w:cs="Times New Roman"/>
          <w:noProof/>
        </w:rPr>
        <w:t>(Yakub and Tiffin 2016)</w:t>
      </w:r>
      <w:r>
        <w:rPr>
          <w:rFonts w:ascii="Times New Roman" w:hAnsi="Times New Roman" w:cs="Times New Roman"/>
        </w:rPr>
        <w:fldChar w:fldCharType="end"/>
      </w:r>
      <w:r>
        <w:rPr>
          <w:rFonts w:ascii="Times New Roman" w:hAnsi="Times New Roman" w:cs="Times New Roman"/>
        </w:rPr>
        <w:t xml:space="preserve">, fish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"(Reid et al. 2016)", "plainTextFormattedCitation" : "(Reid et al. 2016)", "previouslyFormattedCitation" : "(Reid et al. 2016)" }, "properties" : {  }, "schema" : "https://github.com/citation-style-language/schema/raw/master/csl-citation.json" }</w:instrText>
      </w:r>
      <w:r>
        <w:rPr>
          <w:rFonts w:ascii="Times New Roman" w:hAnsi="Times New Roman" w:cs="Times New Roman"/>
        </w:rPr>
        <w:fldChar w:fldCharType="separate"/>
      </w:r>
      <w:r w:rsidRPr="000F2390">
        <w:rPr>
          <w:rFonts w:ascii="Times New Roman" w:hAnsi="Times New Roman" w:cs="Times New Roman"/>
          <w:noProof/>
        </w:rPr>
        <w:t>(Reid et al. 2016)</w:t>
      </w:r>
      <w:r>
        <w:rPr>
          <w:rFonts w:ascii="Times New Roman" w:hAnsi="Times New Roman" w:cs="Times New Roman"/>
        </w:rPr>
        <w:fldChar w:fldCharType="end"/>
      </w:r>
      <w:r>
        <w:rPr>
          <w:rFonts w:ascii="Times New Roman" w:hAnsi="Times New Roman" w:cs="Times New Roman"/>
        </w:rPr>
        <w:t xml:space="preserve">, lizards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"(Winchell et al. 2016)", "plainTextFormattedCitation" : "(Winchell et al. 2016)", "previouslyFormattedCitation" : "(Winchell et al. 2016)" }, "properties" : {  }, "schema" : "https://github.com/citation-style-language/schema/raw/master/csl-citation.json" }</w:instrText>
      </w:r>
      <w:r>
        <w:rPr>
          <w:rFonts w:ascii="Times New Roman" w:hAnsi="Times New Roman" w:cs="Times New Roman"/>
        </w:rPr>
        <w:fldChar w:fldCharType="separate"/>
      </w:r>
      <w:r w:rsidRPr="00603AEE">
        <w:rPr>
          <w:rFonts w:ascii="Times New Roman" w:hAnsi="Times New Roman" w:cs="Times New Roman"/>
          <w:noProof/>
        </w:rPr>
        <w:t>(Winchell et al. 2016)</w:t>
      </w:r>
      <w:r>
        <w:rPr>
          <w:rFonts w:ascii="Times New Roman" w:hAnsi="Times New Roman" w:cs="Times New Roman"/>
        </w:rPr>
        <w:fldChar w:fldCharType="end"/>
      </w:r>
      <w:r>
        <w:rPr>
          <w:rFonts w:ascii="Times New Roman" w:hAnsi="Times New Roman" w:cs="Times New Roman"/>
        </w:rPr>
        <w:t xml:space="preserve"> birds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"(Mueller et al. 2013)", "plainTextFormattedCitation" : "(Mueller et al. 2013)", "previouslyFormattedCitation" : "(Mueller et al. 2013)" }, "properties" : {  }, "schema" : "https://github.com/citation-style-language/schema/raw/master/csl-citation.json" }</w:instrText>
      </w:r>
      <w:r>
        <w:rPr>
          <w:rFonts w:ascii="Times New Roman" w:hAnsi="Times New Roman" w:cs="Times New Roman"/>
        </w:rPr>
        <w:fldChar w:fldCharType="separate"/>
      </w:r>
      <w:r w:rsidRPr="001A3EF3">
        <w:rPr>
          <w:rFonts w:ascii="Times New Roman" w:hAnsi="Times New Roman" w:cs="Times New Roman"/>
          <w:noProof/>
        </w:rPr>
        <w:t>(Mueller et al. 2013)</w:t>
      </w:r>
      <w:r>
        <w:rPr>
          <w:rFonts w:ascii="Times New Roman" w:hAnsi="Times New Roman" w:cs="Times New Roman"/>
        </w:rPr>
        <w:fldChar w:fldCharType="end"/>
      </w:r>
      <w:r w:rsidR="001A52DA">
        <w:rPr>
          <w:rFonts w:ascii="Times New Roman" w:hAnsi="Times New Roman" w:cs="Times New Roman"/>
        </w:rPr>
        <w:t>,</w:t>
      </w:r>
      <w:r>
        <w:rPr>
          <w:rFonts w:ascii="Times New Roman" w:hAnsi="Times New Roman" w:cs="Times New Roman"/>
        </w:rPr>
        <w:t xml:space="preserve"> insects (</w:t>
      </w:r>
      <w:commentRangeStart w:id="48"/>
      <w:r>
        <w:rPr>
          <w:rFonts w:ascii="Times New Roman" w:hAnsi="Times New Roman" w:cs="Times New Roman"/>
        </w:rPr>
        <w:t xml:space="preserve">Diamond et al. 2018, </w:t>
      </w:r>
      <w:r>
        <w:rPr>
          <w:rFonts w:ascii="Times New Roman" w:hAnsi="Times New Roman" w:cs="Times New Roman"/>
          <w:i/>
        </w:rPr>
        <w:t>this issue</w:t>
      </w:r>
      <w:commentRangeEnd w:id="48"/>
      <w:r>
        <w:rPr>
          <w:rStyle w:val="CommentReference"/>
        </w:rPr>
        <w:commentReference w:id="48"/>
      </w:r>
      <w:r>
        <w:rPr>
          <w:rFonts w:ascii="Times New Roman" w:hAnsi="Times New Roman" w:cs="Times New Roman"/>
        </w:rPr>
        <w:t>)</w:t>
      </w:r>
      <w:r w:rsidR="001A52DA">
        <w:rPr>
          <w:rFonts w:ascii="Times New Roman" w:hAnsi="Times New Roman" w:cs="Times New Roman"/>
        </w:rPr>
        <w:t>, and humans (</w:t>
      </w:r>
      <w:r w:rsidR="00465BB6">
        <w:rPr>
          <w:rFonts w:ascii="Times New Roman" w:hAnsi="Times New Roman" w:cs="Times New Roman"/>
        </w:rPr>
        <w:t>B</w:t>
      </w:r>
      <w:commentRangeStart w:id="49"/>
      <w:r w:rsidR="00465BB6">
        <w:rPr>
          <w:rFonts w:ascii="Times New Roman" w:hAnsi="Times New Roman" w:cs="Times New Roman"/>
        </w:rPr>
        <w:t xml:space="preserve">arnes et al. 2010 </w:t>
      </w:r>
      <w:commentRangeEnd w:id="49"/>
      <w:r w:rsidR="00465BB6">
        <w:rPr>
          <w:rStyle w:val="CommentReference"/>
        </w:rPr>
        <w:commentReference w:id="49"/>
      </w:r>
      <w:r w:rsidR="00465BB6">
        <w:rPr>
          <w:rFonts w:ascii="Times New Roman" w:hAnsi="Times New Roman" w:cs="Times New Roman"/>
        </w:rPr>
        <w:t>Evolution</w:t>
      </w:r>
      <w:r w:rsidR="001A52DA">
        <w:rPr>
          <w:rFonts w:ascii="Times New Roman" w:hAnsi="Times New Roman" w:cs="Times New Roman"/>
        </w:rPr>
        <w:t>)</w:t>
      </w:r>
      <w:r>
        <w:rPr>
          <w:rFonts w:ascii="Times New Roman" w:hAnsi="Times New Roman" w:cs="Times New Roman"/>
        </w:rPr>
        <w:t xml:space="preserve">. Similarly, fragmentation associated urbanization has increased the strength of drift in many urban populations, leading to reduced neutral genetic diversity and increased differentiation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"ITEM-2",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"id" : "ITEM-3",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"ITEM-3",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"(No\u00ebl et al. 2007; Munshi-South et al. 2016; Louren\u00e7o et al. 2017)", "plainTextFormattedCitation" : "(No\u00ebl et al. 2007; Munshi-South et al. 2016; Louren\u00e7o et al. 2017)", "previouslyFormattedCitation" : "(No\u00ebl et al. 2007; Munshi-South et al. 2016; Louren\u00e7o et al. 2017)" }, "properties" : {  }, "schema" : "https://github.com/citation-style-language/schema/raw/master/csl-citation.json" }</w:instrText>
      </w:r>
      <w:r>
        <w:rPr>
          <w:rFonts w:ascii="Times New Roman" w:hAnsi="Times New Roman" w:cs="Times New Roman"/>
        </w:rPr>
        <w:fldChar w:fldCharType="separate"/>
      </w:r>
      <w:r w:rsidRPr="000B361F">
        <w:rPr>
          <w:rFonts w:ascii="Times New Roman" w:hAnsi="Times New Roman" w:cs="Times New Roman"/>
          <w:noProof/>
        </w:rPr>
        <w:t>(Noël et al. 2007; Munshi-South et al. 2016; Lourenço et al. 2017)</w:t>
      </w:r>
      <w:r>
        <w:rPr>
          <w:rFonts w:ascii="Times New Roman" w:hAnsi="Times New Roman" w:cs="Times New Roman"/>
        </w:rPr>
        <w:fldChar w:fldCharType="end"/>
      </w:r>
      <w:r>
        <w:rPr>
          <w:rFonts w:ascii="Times New Roman" w:hAnsi="Times New Roman" w:cs="Times New Roman"/>
        </w:rPr>
        <w:t>. The frequent observation of increased drift in urban populations, together with our results showing parallel changes in HCN frequencies under gradients of drift, suggests 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p>
    <w:p w14:paraId="76ECC873" w14:textId="42AD94F1"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"(McKinney 2006)", "plainTextFormattedCitation" : "(McKinney 2006)", "previouslyFormattedCitation" : "(McKinney 2006)" }, "properties" : {  }, "schema" : "https://github.com/citation-style-language/schema/raw/master/csl-citation.json" }</w:instrText>
      </w:r>
      <w:r>
        <w:rPr>
          <w:rFonts w:ascii="Times New Roman" w:hAnsi="Times New Roman" w:cs="Times New Roman"/>
        </w:rPr>
        <w:fldChar w:fldCharType="separate"/>
      </w:r>
      <w:r w:rsidRPr="003844C9">
        <w:rPr>
          <w:rFonts w:ascii="Times New Roman" w:hAnsi="Times New Roman" w:cs="Times New Roman"/>
          <w:noProof/>
        </w:rPr>
        <w:t>(McKinney 2006)</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"(No\u00ebl et al. 2007)", "plainTextFormattedCitation" : "(No\u00ebl et al. 2007)", "previouslyFormattedCitation" : "(No\u00ebl et al. 2007)"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(Noël et al. 2007)</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"(Munshi-South et al. 2016)", "plainTextFormattedCitation" : "(Munshi-South et al. 2016)", "previouslyFormattedCitation" : "(Munshi-South et al. 2016)"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(Munshi-South et al. 2016)</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"(Louren\u00e7o et al. 2017)", "plainTextFormattedCitation" : "(Louren\u00e7o et al. 2017)", "previouslyFormattedCitation" : "(Louren\u00e7o et al. 2017)"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(Lourenço et al. 2017)</w:t>
      </w:r>
      <w:r>
        <w:rPr>
          <w:rFonts w:ascii="Times New Roman" w:hAnsi="Times New Roman" w:cs="Times New Roman"/>
        </w:rPr>
        <w:fldChar w:fldCharType="end"/>
      </w:r>
      <w:r>
        <w:rPr>
          <w:rFonts w:ascii="Times New Roman" w:hAnsi="Times New Roman" w:cs="Times New Roman"/>
        </w:rPr>
        <w:t xml:space="preserve">—three species native to </w:t>
      </w:r>
      <w:r>
        <w:rPr>
          <w:rFonts w:ascii="Times New Roman" w:hAnsi="Times New Roman" w:cs="Times New Roman"/>
        </w:rPr>
        <w:lastRenderedPageBreak/>
        <w:t xml:space="preserve">the regions in which they were studied—all show reductions in effective population size or reduced neutral genetic </w:t>
      </w:r>
      <w:r>
        <w:rPr>
          <w:rFonts w:ascii="Times New Roman" w:hAnsi="Times New Roman" w:cs="Times New Roman"/>
        </w:rPr>
        <w:t xml:space="preserve">diversity in urban populations. </w:t>
      </w:r>
      <w:r w:rsidR="00CD2BA7">
        <w:rPr>
          <w:rFonts w:ascii="Times New Roman" w:hAnsi="Times New Roman" w:cs="Times New Roman"/>
        </w:rPr>
        <w:t xml:space="preserve">By </w:t>
      </w:r>
      <w:r>
        <w:rPr>
          <w:rFonts w:ascii="Times New Roman" w:hAnsi="Times New Roman" w:cs="Times New Roman"/>
        </w:rPr>
        <w:t xml:space="preserve">contrast, white </w:t>
      </w:r>
      <w:r>
        <w:rPr>
          <w:rFonts w:ascii="Times New Roman" w:hAnsi="Times New Roman" w:cs="Times New Roman"/>
        </w:rPr>
        <w:t xml:space="preserve">clover—originally native to Eurasia—shows inconsistent effects of urbanization on neutral diversity across 8 cities in Ontario, Canada (Johnson et al. 2018, </w:t>
      </w:r>
      <w:r>
        <w:rPr>
          <w:rFonts w:ascii="Times New Roman" w:hAnsi="Times New Roman" w:cs="Times New Roman"/>
          <w:i/>
        </w:rPr>
        <w:t>this issue</w:t>
      </w:r>
      <w:r>
        <w:rPr>
          <w:rFonts w:ascii="Times New Roman" w:hAnsi="Times New Roman" w:cs="Times New Roman"/>
        </w:rPr>
        <w:t>) suggesting no increased effects of drift in urban populations. While data is still limited, urban populations of native species appear more susceptible to the effects of genetic drift than non-native species. Predictions on the effects of urbanization on the strength of genetic drift should therefore be based at least in part of 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3C3F482E"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propensity for gradients in the strength of genetic drift to generate clines in non-additive traits depends largely on the genetic architecture of the trait being examined. For example, drift operating alone should generate clines in additive quantitative traits or at individual loci in proportion to the </w:t>
      </w:r>
      <w:r>
        <w:rPr>
          <w:rFonts w:ascii="Times New Roman" w:hAnsi="Times New Roman" w:cs="Times New Roman"/>
        </w:rPr>
        <w:t>initial allele frequencies</w:t>
      </w:r>
      <w:r w:rsidR="00B86225">
        <w:rPr>
          <w:rFonts w:ascii="Times New Roman" w:hAnsi="Times New Roman" w:cs="Times New Roman"/>
        </w:rPr>
        <w:t>, and in such cases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Pr>
          <w:rFonts w:ascii="Times New Roman" w:hAnsi="Times New Roman" w:cs="Times New Roman"/>
        </w:rPr>
        <w:fldChar w:fldCharType="separate"/>
      </w:r>
      <w:r w:rsidRPr="00857F03">
        <w:rPr>
          <w:rFonts w:ascii="Times New Roman" w:hAnsi="Times New Roman" w:cs="Times New Roman"/>
          <w:noProof/>
        </w:rPr>
        <w:t>(Colautti and Lau 2015)</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EE0034">
        <w:rPr>
          <w:rFonts w:ascii="Times New Roman" w:hAnsi="Times New Roman" w:cs="Times New Roman"/>
        </w:rPr>
        <w:t xml:space="preserve">figure </w:t>
      </w:r>
      <w:proofErr w:type="spellStart"/>
      <w:r w:rsidR="00EE0034">
        <w:rPr>
          <w:rFonts w:ascii="Times New Roman" w:hAnsi="Times New Roman" w:cs="Times New Roman"/>
        </w:rPr>
        <w:t>4b</w:t>
      </w:r>
      <w:proofErr w:type="spellEnd"/>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 xml:space="preserve">contrast, clines </w:t>
      </w:r>
      <w:r>
        <w:rPr>
          <w:rFonts w:ascii="Times New Roman" w:hAnsi="Times New Roman" w:cs="Times New Roman"/>
        </w:rPr>
        <w:t xml:space="preserve">in HCN were overwhelmingly positive, suggesting that the epistatic interaction among underlying loci makes natural populations particularly susceptible to the formation of clines via drift. This prediction can provide a way of assessing whether observed clines are due to drift or other evolutionary </w:t>
      </w:r>
      <w:r>
        <w:rPr>
          <w:rFonts w:ascii="Times New Roman" w:hAnsi="Times New Roman" w:cs="Times New Roman"/>
        </w:rPr>
        <w:lastRenderedPageBreak/>
        <w:t>mechanisms; repeated clines in the same direction at individual loci underlying non-additive traits excludes drift as a possible mechanism producing clines.</w:t>
      </w:r>
    </w:p>
    <w:p w14:paraId="03D6C9F8" w14:textId="6AEDCCA8" w:rsidR="00E27AE2" w:rsidRDefault="00E27AE2" w:rsidP="00E27AE2">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While genetic drift is sufficient to generate clines in non-additive traits, it is insufficient on its own to maintain them. We have simulated cases where genetic drift leads to the formation of clines on contemporary time scales under non-equilibrium conditions as these are the conditions most likely to occur in urbanizing areas. </w:t>
      </w:r>
      <w:r w:rsidR="00346BF9">
        <w:rPr>
          <w:rFonts w:ascii="Times New Roman" w:hAnsi="Times New Roman" w:cs="Times New Roman"/>
        </w:rPr>
        <w:t>Eventually, genetic drift acting on its own i</w:t>
      </w:r>
      <w:r>
        <w:rPr>
          <w:rFonts w:ascii="Times New Roman" w:hAnsi="Times New Roman" w:cs="Times New Roman"/>
        </w:rPr>
        <w:t xml:space="preserve">s expected to eliminate clines as different alleles become fixed or lost </w:t>
      </w:r>
      <w:r w:rsidR="00346BF9">
        <w:rPr>
          <w:rFonts w:ascii="Times New Roman" w:hAnsi="Times New Roman" w:cs="Times New Roman"/>
        </w:rPr>
        <w:t xml:space="preserve">within </w:t>
      </w:r>
      <w:r>
        <w:rPr>
          <w:rFonts w:ascii="Times New Roman" w:hAnsi="Times New Roman" w:cs="Times New Roman"/>
        </w:rPr>
        <w:t xml:space="preserve">populations. However, small amounts of </w:t>
      </w:r>
      <w:r w:rsidR="00D33208">
        <w:rPr>
          <w:rFonts w:ascii="Times New Roman" w:hAnsi="Times New Roman" w:cs="Times New Roman"/>
        </w:rPr>
        <w:t>gene flow</w:t>
      </w:r>
      <w:r>
        <w:rPr>
          <w:rFonts w:ascii="Times New Roman" w:hAnsi="Times New Roman" w:cs="Times New Roman"/>
        </w:rPr>
        <w:t xml:space="preserve">, which averages allele frequencies among neighboring populations and slows the loss or fixation of alleles, </w:t>
      </w:r>
      <w:r w:rsidR="00FE49B3">
        <w:rPr>
          <w:rFonts w:ascii="Times New Roman" w:hAnsi="Times New Roman" w:cs="Times New Roman"/>
        </w:rPr>
        <w:t xml:space="preserve">can </w:t>
      </w:r>
      <w:r>
        <w:rPr>
          <w:rFonts w:ascii="Times New Roman" w:hAnsi="Times New Roman" w:cs="Times New Roman"/>
        </w:rPr>
        <w:t xml:space="preserve">reduce the extent to which drift eliminates clines and allow for more long-term maintenance of clines. Selection, on the other hand, can maintain clines indefinitely,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alleles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linear clines in phenotype frequencies. </w:t>
      </w:r>
    </w:p>
    <w:p w14:paraId="620EDC6C" w14:textId="1516AB92"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w:t>
      </w:r>
      <w:r>
        <w:rPr>
          <w:rFonts w:ascii="Times New Roman" w:hAnsi="Times New Roman" w:cs="Times New Roman"/>
        </w:rPr>
        <w:t xml:space="preserve">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w:t>
      </w:r>
      <w:proofErr w:type="gramStart"/>
      <w:r>
        <w:rPr>
          <w:rFonts w:ascii="Times New Roman" w:hAnsi="Times New Roman" w:cs="Times New Roman"/>
        </w:rPr>
        <w:t>traits</w:t>
      </w:r>
      <w:proofErr w:type="gramEnd"/>
      <w:r>
        <w:rPr>
          <w:rFonts w:ascii="Times New Roman" w:hAnsi="Times New Roman" w:cs="Times New Roman"/>
        </w:rPr>
        <w:t xml:space="preserve"> but this may be countered </w:t>
      </w:r>
      <w:r>
        <w:rPr>
          <w:rFonts w:ascii="Times New Roman" w:hAnsi="Times New Roman" w:cs="Times New Roman"/>
        </w:rPr>
        <w:t xml:space="preserve">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w:t>
      </w:r>
      <w:r>
        <w:rPr>
          <w:rFonts w:ascii="Times New Roman" w:hAnsi="Times New Roman" w:cs="Times New Roman"/>
        </w:rPr>
        <w:lastRenderedPageBreak/>
        <w:t xml:space="preserve">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5847F783"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to be a common phenomenon. Neutral processes are known </w:t>
      </w:r>
      <w:r w:rsidR="00655610">
        <w:rPr>
          <w:rFonts w:ascii="Times New Roman" w:hAnsi="Times New Roman" w:cs="Times New Roman"/>
        </w:rPr>
        <w:t xml:space="preserve">to </w:t>
      </w:r>
      <w:r>
        <w:rPr>
          <w:rFonts w:ascii="Times New Roman" w:hAnsi="Times New Roman" w:cs="Times New Roman"/>
        </w:rPr>
        <w:t xml:space="preserve">generate clines at single loci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"(Vasem\u00e4gi 2006)", "plainTextFormattedCitation" : "(Vasem\u00e4gi 2006)", "previouslyFormattedCitation" : "(Vasem\u00e4gi 2006)" }, "properties" : {  }, "schema" : "https://github.com/citation-style-language/schema/raw/master/csl-citation.json" }</w:instrText>
      </w:r>
      <w:r>
        <w:rPr>
          <w:rFonts w:ascii="Times New Roman" w:hAnsi="Times New Roman" w:cs="Times New Roman"/>
        </w:rPr>
        <w:fldChar w:fldCharType="separate"/>
      </w:r>
      <w:r w:rsidRPr="00C66263">
        <w:rPr>
          <w:rFonts w:ascii="Times New Roman" w:hAnsi="Times New Roman" w:cs="Times New Roman"/>
          <w:noProof/>
        </w:rPr>
        <w:t>(Vasemägi 2006)</w:t>
      </w:r>
      <w:r>
        <w:rPr>
          <w:rFonts w:ascii="Times New Roman" w:hAnsi="Times New Roman" w:cs="Times New Roman"/>
        </w:rPr>
        <w:fldChar w:fldCharType="end"/>
      </w:r>
      <w:r>
        <w:rPr>
          <w:rFonts w:ascii="Times New Roman" w:hAnsi="Times New Roman" w:cs="Times New Roman"/>
        </w:rPr>
        <w:t xml:space="preserve"> and in additive quantitative traits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Pr>
          <w:rFonts w:ascii="Times New Roman" w:hAnsi="Times New Roman" w:cs="Times New Roman"/>
        </w:rPr>
        <w:fldChar w:fldCharType="separate"/>
      </w:r>
      <w:r w:rsidRPr="00C66263">
        <w:rPr>
          <w:rFonts w:ascii="Times New Roman" w:hAnsi="Times New Roman" w:cs="Times New Roman"/>
          <w:noProof/>
        </w:rPr>
        <w:t>(Colautti and Lau 2015)</w:t>
      </w:r>
      <w:r>
        <w:rPr>
          <w:rFonts w:ascii="Times New Roman" w:hAnsi="Times New Roman" w:cs="Times New Roman"/>
        </w:rPr>
        <w:fldChar w:fldCharType="end"/>
      </w:r>
      <w:r>
        <w:rPr>
          <w:rFonts w:ascii="Times New Roman" w:hAnsi="Times New Roman" w:cs="Times New Roman"/>
        </w:rPr>
        <w:t xml:space="preserve">. Here we have shown that gradients in the strength of drift lead to deterministic phenotypic clines in HCN. This, together with predictable changes in other </w:t>
      </w:r>
      <w:proofErr w:type="spellStart"/>
      <w:r>
        <w:rPr>
          <w:rFonts w:ascii="Times New Roman" w:hAnsi="Times New Roman" w:cs="Times New Roman"/>
        </w:rPr>
        <w:t>epistatically</w:t>
      </w:r>
      <w:proofErr w:type="spellEnd"/>
      <w:r>
        <w:rPr>
          <w:rFonts w:ascii="Times New Roman" w:hAnsi="Times New Roman" w:cs="Times New Roman"/>
        </w:rPr>
        <w:t xml:space="preserve">-determined phenotypes due to stochastic processes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 "uris" : [ "http://www.mendeley.com/documents/?uuid=be216862-03b0-4bcb-941f-d998118ed9c6" ] } ], "mendeley" : { "formattedCitation" : "(Barrett et al. 2009)", "manualFormatting" : "(e.g. Eichhornia paniculata, Barrett et al. 2009)", "plainTextFormattedCitation" : "(Barrett et al. 2009)", "previouslyFormattedCitation" : "(Barrett et al. 2009)" }, "properties" : {  }, "schema" : "https://github.com/citation-style-language/schema/raw/master/csl-citation.json" }</w:instrText>
      </w:r>
      <w:r>
        <w:rPr>
          <w:rFonts w:ascii="Times New Roman" w:hAnsi="Times New Roman" w:cs="Times New Roman"/>
        </w:rPr>
        <w:fldChar w:fldCharType="separate"/>
      </w:r>
      <w:r w:rsidRPr="004268BA">
        <w:rPr>
          <w:rFonts w:ascii="Times New Roman" w:hAnsi="Times New Roman" w:cs="Times New Roman"/>
          <w:noProof/>
        </w:rPr>
        <w:t>(</w:t>
      </w:r>
      <w:r>
        <w:rPr>
          <w:rFonts w:ascii="Times New Roman" w:hAnsi="Times New Roman" w:cs="Times New Roman"/>
          <w:noProof/>
        </w:rPr>
        <w:t xml:space="preserve">e.g. </w:t>
      </w:r>
      <w:r>
        <w:rPr>
          <w:rFonts w:ascii="Times New Roman" w:hAnsi="Times New Roman" w:cs="Times New Roman"/>
          <w:i/>
          <w:noProof/>
        </w:rPr>
        <w:t xml:space="preserve">Eichhornia </w:t>
      </w:r>
      <w:r w:rsidRPr="004268BA">
        <w:rPr>
          <w:rFonts w:ascii="Times New Roman" w:hAnsi="Times New Roman" w:cs="Times New Roman"/>
          <w:i/>
          <w:noProof/>
        </w:rPr>
        <w:t>paniculata</w:t>
      </w:r>
      <w:r>
        <w:rPr>
          <w:rFonts w:ascii="Times New Roman" w:hAnsi="Times New Roman" w:cs="Times New Roman"/>
          <w:noProof/>
        </w:rPr>
        <w:t xml:space="preserve">, </w:t>
      </w:r>
      <w:r w:rsidRPr="004268BA">
        <w:rPr>
          <w:rFonts w:ascii="Times New Roman" w:hAnsi="Times New Roman" w:cs="Times New Roman"/>
          <w:noProof/>
        </w:rPr>
        <w:t>Barrett et al. 2009)</w:t>
      </w:r>
      <w:r>
        <w:rPr>
          <w:rFonts w:ascii="Times New Roman" w:hAnsi="Times New Roman" w:cs="Times New Roman"/>
        </w:rPr>
        <w:fldChar w:fldCharType="end"/>
      </w:r>
      <w:r>
        <w:rPr>
          <w:rFonts w:ascii="Times New Roman" w:hAnsi="Times New Roman" w:cs="Times New Roman"/>
        </w:rPr>
        <w:t xml:space="preserve">, suggests that non-additive traits are especially susceptible to deterministic changes in frequency via stochastic forces. This pattern arises because random changes in the frequency of alleles at individual loci underlying non-adaptive phenotypes disproportionately affects phenotype frequencies since phenotypes depend also on alleles present at other loci. Thus, phenotypes that result from interactions among multiple genes or metabolic pathways (e.g. HCN) should be most vulnerable to deterministic changes via drift. </w:t>
      </w:r>
      <w:commentRangeStart w:id="50"/>
      <w:r>
        <w:rPr>
          <w:rFonts w:ascii="Times New Roman" w:hAnsi="Times New Roman" w:cs="Times New Roman"/>
        </w:rPr>
        <w:t xml:space="preserve">We further predict that the extent to which non-additive traits are subject to directional changes via drift will increase with the number of interacting loci due to a greater number of possible allelic combinations that can influence resulting phenotypes. </w:t>
      </w:r>
      <w:commentRangeEnd w:id="50"/>
      <w:r>
        <w:rPr>
          <w:rStyle w:val="CommentReference"/>
        </w:rPr>
        <w:commentReference w:id="50"/>
      </w:r>
      <w:r>
        <w:rPr>
          <w:rFonts w:ascii="Times New Roman" w:hAnsi="Times New Roman" w:cs="Times New Roman"/>
        </w:rPr>
        <w:t xml:space="preserve">Additional theoretical and 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5761E981" w14:textId="717DE2F1" w:rsidR="00E27AE2" w:rsidRPr="004268BA" w:rsidRDefault="00E27AE2" w:rsidP="00E27AE2">
      <w:pPr>
        <w:spacing w:line="480" w:lineRule="auto"/>
        <w:rPr>
          <w:rFonts w:ascii="Times New Roman" w:hAnsi="Times New Roman" w:cs="Times New Roman"/>
          <w:i/>
        </w:rPr>
      </w:pPr>
      <w:r>
        <w:rPr>
          <w:rFonts w:ascii="Times New Roman" w:hAnsi="Times New Roman" w:cs="Times New Roman"/>
        </w:rPr>
        <w:lastRenderedPageBreak/>
        <w:t xml:space="preserve">We have shown that gradients in the strength drift can lead to repeated spatial clines in the frequency of a non-additive phenotype,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Controlling for clines at neutral loci has been used to reject neutral processes in formation of </w:t>
      </w:r>
      <w:proofErr w:type="spellStart"/>
      <w:r>
        <w:rPr>
          <w:rFonts w:ascii="Times New Roman" w:hAnsi="Times New Roman" w:cs="Times New Roman"/>
        </w:rPr>
        <w:t>cyanogenesis</w:t>
      </w:r>
      <w:proofErr w:type="spellEnd"/>
      <w:r>
        <w:rPr>
          <w:rFonts w:ascii="Times New Roman" w:hAnsi="Times New Roman" w:cs="Times New Roman"/>
        </w:rPr>
        <w:t xml:space="preserve"> clines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"manualFormatting" : "(Kooyers and Olsen 2012; Johnson et al. 2018, this issue)", "plainTextFormattedCitation" : "(Kooyers and Olsen 2012)", "previouslyFormattedCitation" : "(Kooyers and Olsen 2012)" }, "properties" : {  }, "schema" : "https://github.com/citation-style-language/schema/raw/master/csl-citation.json" }</w:instrText>
      </w:r>
      <w:r>
        <w:rPr>
          <w:rFonts w:ascii="Times New Roman" w:hAnsi="Times New Roman" w:cs="Times New Roman"/>
        </w:rPr>
        <w:fldChar w:fldCharType="separate"/>
      </w:r>
      <w:r w:rsidRPr="007F5702">
        <w:rPr>
          <w:rFonts w:ascii="Times New Roman" w:hAnsi="Times New Roman" w:cs="Times New Roman"/>
          <w:noProof/>
        </w:rPr>
        <w:t>(Kooyers and Olsen 2012</w:t>
      </w:r>
      <w:r>
        <w:rPr>
          <w:rFonts w:ascii="Times New Roman" w:hAnsi="Times New Roman" w:cs="Times New Roman"/>
          <w:noProof/>
        </w:rPr>
        <w:t xml:space="preserve">; Johnson et al. 2018, </w:t>
      </w:r>
      <w:r>
        <w:rPr>
          <w:rFonts w:ascii="Times New Roman" w:hAnsi="Times New Roman" w:cs="Times New Roman"/>
          <w:i/>
          <w:noProof/>
        </w:rPr>
        <w:t>this issue</w:t>
      </w:r>
      <w:r w:rsidRPr="007F5702">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and is a common approach used in other systems </w:t>
      </w:r>
      <w:del w:id="51" w:author="Marc Johnson" w:date="2018-01-18T16:04:00Z">
        <w:r w:rsidDel="00C14777">
          <w:rPr>
            <w:rFonts w:ascii="Times New Roman" w:hAnsi="Times New Roman" w:cs="Times New Roman"/>
          </w:rPr>
          <w:delText xml:space="preserve">as well </w:delText>
        </w:r>
      </w:del>
      <w:r>
        <w:rPr>
          <w:rFonts w:ascii="Times New Roman" w:hAnsi="Times New Roman" w:cs="Times New Roman"/>
        </w:rPr>
        <w:fldChar w:fldCharType="begin" w:fldLock="1"/>
      </w:r>
      <w:r w:rsidR="006B2E94">
        <w:rPr>
          <w:rFonts w:ascii="Times New Roman" w:hAnsi="Times New Roman" w:cs="Times New Roman"/>
        </w:rPr>
        <w:instrText>ADDIN CSL_CITATION { "citationItems" : [ { "id" : "ITEM-1",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"ITEM-1", "issue" : "3", "issued" : { "date-parts" : [ [ "2013" ] ] }, "page" : "552-564", "title" : "Natural selection maintains a single-locus leaf shape cline in Ivyleaf morning glory, &lt;i&gt;Ipomoea hederacea&lt;/i&gt;", "type" : "article-journal", "volume" : "22" }, "uris" : [ "http://www.mendeley.com/documents/?uuid=660488f6-43ee-443e-be80-5d272aaf936b" ] }, { "id" : "ITEM-2",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"ITEM-2",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"(Keller et al. 2009; Campitelli and Stinchcombe 2013)", "manualFormatting" : "(e.g. Keller et al. 2009; Campitelli and Stinchcombe 2013)", "plainTextFormattedCitation" : "(Keller et al. 2009; Campitelli and Stinchcombe 2013)", "previouslyFormattedCitation" : "(Keller et al. 2009; Campitelli and Stinchcombe 2013)" }, "properties" : {  }, "schema" : "https://github.com/citation-style-language/schema/raw/master/csl-citation.json" }</w:instrText>
      </w:r>
      <w:r>
        <w:rPr>
          <w:rFonts w:ascii="Times New Roman" w:hAnsi="Times New Roman" w:cs="Times New Roman"/>
        </w:rPr>
        <w:fldChar w:fldCharType="separate"/>
      </w:r>
      <w:r w:rsidRPr="00491933">
        <w:rPr>
          <w:rFonts w:ascii="Times New Roman" w:hAnsi="Times New Roman" w:cs="Times New Roman"/>
          <w:noProof/>
        </w:rPr>
        <w:t>(</w:t>
      </w:r>
      <w:r>
        <w:rPr>
          <w:rFonts w:ascii="Times New Roman" w:hAnsi="Times New Roman" w:cs="Times New Roman"/>
          <w:noProof/>
        </w:rPr>
        <w:t xml:space="preserve">e.g. </w:t>
      </w:r>
      <w:r w:rsidRPr="00491933">
        <w:rPr>
          <w:rFonts w:ascii="Times New Roman" w:hAnsi="Times New Roman" w:cs="Times New Roman"/>
          <w:noProof/>
        </w:rPr>
        <w:t>Keller et al. 2009; Campitelli and Stinchcombe 2013)</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Expectations could be derived from simulations parameterized with estimates of gene flow and effective population size from natural populations to provide system-specific null models.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Finally,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w:t>
      </w:r>
      <w:r>
        <w:rPr>
          <w:rFonts w:ascii="Times New Roman" w:hAnsi="Times New Roman" w:cs="Times New Roman"/>
        </w:rPr>
        <w:t xml:space="preserve">direction strongly suggests that other mechanisms are generating clines since drift should not display directionality at </w:t>
      </w:r>
      <w:commentRangeStart w:id="52"/>
      <w:r>
        <w:rPr>
          <w:rFonts w:ascii="Times New Roman" w:hAnsi="Times New Roman" w:cs="Times New Roman"/>
        </w:rPr>
        <w:t xml:space="preserve">individual loci. </w:t>
      </w:r>
      <w:commentRangeEnd w:id="52"/>
      <w:r w:rsidR="006E7A34">
        <w:rPr>
          <w:rStyle w:val="CommentReference"/>
        </w:rPr>
        <w:commentReference w:id="52"/>
      </w:r>
      <w:r>
        <w:rPr>
          <w:rFonts w:ascii="Times New Roman" w:hAnsi="Times New Roman" w:cs="Times New Roman"/>
        </w:rPr>
        <w:t xml:space="preserve">The second and third points above require large-scale replication and we suggest that urban environments can provide the replication necessary to understand the relative contributions of adaptive and non-adaptive processes in the formation of parallel clines. Finally, we suggest that observations of parallel clines take explicit consideration of the genetic architecture underlying </w:t>
      </w:r>
      <w:r>
        <w:rPr>
          <w:rFonts w:ascii="Times New Roman" w:hAnsi="Times New Roman" w:cs="Times New Roman"/>
        </w:rPr>
        <w:lastRenderedPageBreak/>
        <w:t xml:space="preserve">focal traits to generate suitable null models, as traits with a non-additive genetic basis are likely to show deterministic changes in frequency due solely to stochastic forces. </w:t>
      </w:r>
    </w:p>
    <w:p w14:paraId="6247E9BB" w14:textId="77777777"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2AED88B1"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2"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xml:space="preserve">. All Python and R code used in generating and analyzing data can be found on the </w:t>
      </w:r>
      <w:proofErr w:type="spellStart"/>
      <w:r w:rsidR="00DC5993">
        <w:rPr>
          <w:rFonts w:ascii="Times New Roman" w:hAnsi="Times New Roman" w:cs="Times New Roman"/>
        </w:rPr>
        <w:t>Github</w:t>
      </w:r>
      <w:proofErr w:type="spellEnd"/>
      <w:r w:rsidR="00DC5993">
        <w:rPr>
          <w:rFonts w:ascii="Times New Roman" w:hAnsi="Times New Roman" w:cs="Times New Roman"/>
        </w:rPr>
        <w:t xml:space="preserve"> page for J.S.S. (</w:t>
      </w:r>
      <w:hyperlink r:id="rId13"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07992BA9" w:rsidR="00DC5993" w:rsidRDefault="00DC5993" w:rsidP="00E27AE2">
      <w:pPr>
        <w:spacing w:line="480" w:lineRule="auto"/>
        <w:rPr>
          <w:rFonts w:ascii="Times New Roman" w:hAnsi="Times New Roman" w:cs="Times New Roman"/>
        </w:rPr>
      </w:pPr>
      <w:r>
        <w:rPr>
          <w:rFonts w:ascii="Times New Roman" w:hAnsi="Times New Roman" w:cs="Times New Roman"/>
        </w:rPr>
        <w:t xml:space="preserve">R.W.N.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R.W.N. and </w:t>
      </w:r>
      <w:proofErr w:type="gramStart"/>
      <w:r w:rsidR="006E7A34">
        <w:rPr>
          <w:rFonts w:ascii="Times New Roman" w:hAnsi="Times New Roman" w:cs="Times New Roman"/>
        </w:rPr>
        <w:t>M.T.J.J..</w:t>
      </w:r>
      <w:proofErr w:type="gramEnd"/>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30480E7C"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r w:rsidR="00E71AFF">
        <w:rPr>
          <w:rFonts w:ascii="Times New Roman" w:hAnsi="Times New Roman" w:cs="Times New Roman"/>
        </w:rPr>
        <w:t xml:space="preserve"> NSERC </w:t>
      </w:r>
      <w:proofErr w:type="spellStart"/>
      <w:r w:rsidR="00E71AFF">
        <w:rPr>
          <w:rFonts w:ascii="Times New Roman" w:hAnsi="Times New Roman" w:cs="Times New Roman"/>
        </w:rPr>
        <w:t>Disovery</w:t>
      </w:r>
      <w:proofErr w:type="spellEnd"/>
      <w:r w:rsidR="00E71AFF">
        <w:rPr>
          <w:rFonts w:ascii="Times New Roman" w:hAnsi="Times New Roman" w:cs="Times New Roman"/>
        </w:rPr>
        <w:t xml:space="preserve">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commentRangeStart w:id="53"/>
      <w:r>
        <w:rPr>
          <w:rFonts w:ascii="Times New Roman" w:hAnsi="Times New Roman" w:cs="Times New Roman"/>
        </w:rPr>
        <w:t>R.W.N</w:t>
      </w:r>
      <w:r w:rsidR="00E71AFF">
        <w:rPr>
          <w:rFonts w:ascii="Times New Roman" w:hAnsi="Times New Roman" w:cs="Times New Roman"/>
        </w:rPr>
        <w:t>.</w:t>
      </w:r>
      <w:commentRangeEnd w:id="53"/>
      <w:r>
        <w:rPr>
          <w:rStyle w:val="CommentReference"/>
        </w:rPr>
        <w:commentReference w:id="53"/>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00F6E07D"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lastRenderedPageBreak/>
        <w:t xml:space="preserve">We thank </w:t>
      </w:r>
      <w:commentRangeStart w:id="54"/>
      <w:r w:rsidR="00B2487C" w:rsidRPr="00B2487C">
        <w:rPr>
          <w:rFonts w:ascii="Times New Roman" w:hAnsi="Times New Roman" w:cs="Times New Roman"/>
          <w:color w:val="FF0000"/>
        </w:rPr>
        <w:t>XXX</w:t>
      </w:r>
      <w:commentRangeEnd w:id="54"/>
      <w:r w:rsidR="00B2487C" w:rsidRPr="00B2487C">
        <w:rPr>
          <w:rStyle w:val="CommentReference"/>
          <w:color w:val="FF0000"/>
        </w:rPr>
        <w:commentReference w:id="54"/>
      </w:r>
      <w:r w:rsidR="0050190E">
        <w:rPr>
          <w:rFonts w:ascii="Times New Roman" w:hAnsi="Times New Roman" w:cs="Times New Roman"/>
          <w:color w:val="000000" w:themeColor="text1"/>
        </w:rPr>
        <w:t xml:space="preserve"> 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77777777" w:rsidR="00695730" w:rsidRPr="00353D38" w:rsidRDefault="00695730" w:rsidP="00695730">
      <w:pPr>
        <w:spacing w:line="360" w:lineRule="auto"/>
        <w:rPr>
          <w:rFonts w:ascii="Times New Roman" w:hAnsi="Times New Roman" w:cs="Times New Roman"/>
        </w:rPr>
      </w:pPr>
      <w:r w:rsidRPr="00353D38">
        <w:rPr>
          <w:rFonts w:ascii="Times New Roman" w:hAnsi="Times New Roman" w:cs="Times New Roman"/>
        </w:rPr>
        <w:t xml:space="preserve"> </w:t>
      </w:r>
    </w:p>
    <w:p w14:paraId="0AA76BE7" w14:textId="77777777" w:rsidR="00695730" w:rsidRPr="00353D38" w:rsidRDefault="00695730" w:rsidP="00695730">
      <w:pPr>
        <w:rPr>
          <w:rFonts w:ascii="Times New Roman" w:hAnsi="Times New Roman" w:cs="Times New Roman"/>
        </w:rPr>
        <w:sectPr w:rsidR="00695730" w:rsidRPr="00353D38" w:rsidSect="00054EE3">
          <w:footerReference w:type="even" r:id="rId14"/>
          <w:footerReference w:type="default" r:id="rId15"/>
          <w:pgSz w:w="12240" w:h="15840"/>
          <w:pgMar w:top="1440" w:right="1440" w:bottom="1440" w:left="1440" w:header="708" w:footer="708" w:gutter="0"/>
          <w:lnNumType w:countBy="1" w:restart="continuous"/>
          <w:cols w:space="708"/>
          <w:docGrid w:linePitch="360"/>
        </w:sectPr>
      </w:pPr>
    </w:p>
    <w:p w14:paraId="53E32BE6" w14:textId="77777777" w:rsidR="005433A8" w:rsidRPr="00353D38" w:rsidRDefault="005433A8" w:rsidP="005433A8">
      <w:pPr>
        <w:tabs>
          <w:tab w:val="left" w:pos="5421"/>
        </w:tabs>
        <w:rPr>
          <w:rFonts w:ascii="Times New Roman" w:hAnsi="Times New Roman" w:cs="Times New Roman"/>
          <w:b/>
          <w:lang w:val="en-US"/>
        </w:rPr>
      </w:pPr>
      <w:r w:rsidRPr="00353D38">
        <w:rPr>
          <w:rFonts w:ascii="Times New Roman" w:hAnsi="Times New Roman" w:cs="Times New Roman"/>
          <w:noProof/>
          <w:lang w:val="en-US"/>
        </w:rPr>
        <w:lastRenderedPageBreak/>
        <w:drawing>
          <wp:inline distT="0" distB="0" distL="0" distR="0" wp14:anchorId="57A3BAA1" wp14:editId="3F3B9120">
            <wp:extent cx="5943600" cy="505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53965"/>
                    </a:xfrm>
                    <a:prstGeom prst="rect">
                      <a:avLst/>
                    </a:prstGeom>
                  </pic:spPr>
                </pic:pic>
              </a:graphicData>
            </a:graphic>
          </wp:inline>
        </w:drawing>
      </w:r>
    </w:p>
    <w:p w14:paraId="4D17EC1F" w14:textId="3E046D00" w:rsidR="005433A8" w:rsidRPr="00353D3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underlying the production of HCN has consequences for how drift is expected to influence the frequency of HCN in natural populations. The black dot represents the point at which the frequencies of both dominant alleles are at 0.5. </w:t>
      </w:r>
      <w:commentRangeStart w:id="55"/>
      <w:r w:rsidR="008E3E1C">
        <w:rPr>
          <w:rFonts w:ascii="Times New Roman" w:hAnsi="Times New Roman" w:cs="Times New Roman"/>
        </w:rPr>
        <w:t>When both loci are drifting</w:t>
      </w:r>
      <w:commentRangeEnd w:id="55"/>
      <w:r w:rsidR="008E3E1C">
        <w:rPr>
          <w:rStyle w:val="CommentReference"/>
        </w:rPr>
        <w:commentReference w:id="55"/>
      </w:r>
      <w:r w:rsidR="008E3E1C">
        <w:rPr>
          <w:rFonts w:ascii="Times New Roman" w:hAnsi="Times New Roman" w:cs="Times New Roman"/>
        </w:rPr>
        <w:t>, t</w:t>
      </w:r>
      <w:commentRangeStart w:id="56"/>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able inset</w:t>
      </w:r>
      <w:commentRangeEnd w:id="56"/>
      <w:r w:rsidR="00F864A1">
        <w:rPr>
          <w:rStyle w:val="CommentReference"/>
        </w:rPr>
        <w:commentReference w:id="56"/>
      </w:r>
      <w:r w:rsidRPr="00353D38">
        <w:rPr>
          <w:rFonts w:ascii="Times New Roman" w:hAnsi="Times New Roman" w:cs="Times New Roman"/>
        </w:rPr>
        <w:t>). Thus, the loss of dominant alleles in this system has a greater effect at reducing HCN frequencies than gains in dominant alleles have at increasing HCN frequencies. This makes the loss of HCN from populations more likely solely due to drift.</w:t>
      </w: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2EB4FA04" w14:textId="4C669045" w:rsidR="00695730" w:rsidRPr="00353D38" w:rsidRDefault="00DF2266" w:rsidP="00695730">
      <w:pPr>
        <w:rPr>
          <w:rFonts w:ascii="Times New Roman" w:hAnsi="Times New Roman" w:cs="Times New Roman"/>
        </w:rPr>
      </w:pPr>
      <w:r w:rsidRPr="00353D38">
        <w:rPr>
          <w:rFonts w:ascii="Times New Roman" w:hAnsi="Times New Roman" w:cs="Times New Roman"/>
          <w:b/>
        </w:rPr>
        <w:lastRenderedPageBreak/>
        <w:t>Table 1</w:t>
      </w:r>
      <w:r w:rsidR="00695730" w:rsidRPr="00353D38">
        <w:rPr>
          <w:rFonts w:ascii="Times New Roman" w:hAnsi="Times New Roman" w:cs="Times New Roman"/>
          <w:b/>
        </w:rPr>
        <w:t>:</w:t>
      </w:r>
      <w:r w:rsidR="00695730" w:rsidRPr="00353D38">
        <w:rPr>
          <w:rFonts w:ascii="Times New Roman" w:hAnsi="Times New Roman" w:cs="Times New Roman"/>
        </w:rPr>
        <w:t xml:space="preserve"> Parameters used in </w:t>
      </w:r>
      <w:r w:rsidR="00212AC5">
        <w:rPr>
          <w:rFonts w:ascii="Times New Roman" w:hAnsi="Times New Roman" w:cs="Times New Roman"/>
        </w:rPr>
        <w:t xml:space="preserve">simulations to manipulate the </w:t>
      </w:r>
      <w:r w:rsidR="00F864A1">
        <w:rPr>
          <w:rFonts w:ascii="Times New Roman" w:hAnsi="Times New Roman" w:cs="Times New Roman"/>
        </w:rPr>
        <w:t xml:space="preserve">strength </w:t>
      </w:r>
      <w:r w:rsidR="00212AC5">
        <w:rPr>
          <w:rFonts w:ascii="Times New Roman" w:hAnsi="Times New Roman" w:cs="Times New Roman"/>
        </w:rPr>
        <w:t>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695730" w:rsidRPr="00353D38" w14:paraId="1F55C962" w14:textId="77777777" w:rsidTr="00E27AE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6FE8401F"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BF0C8D8"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695730" w:rsidRPr="00353D38" w14:paraId="2DFD7719" w14:textId="77777777" w:rsidTr="00E27AE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91B6FF2" w14:textId="752DFFC8"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D33208">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A26B5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695730" w:rsidRPr="00353D38" w14:paraId="3C4044A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EC96E"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126882"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695730" w:rsidRPr="00353D38" w14:paraId="16D1E9E3"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95A2A4"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F8D325C"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695730" w:rsidRPr="00353D38" w14:paraId="5D01AD4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663B0"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B0F96" w14:textId="30D6AF85" w:rsidR="00695730" w:rsidRPr="00353D38" w:rsidRDefault="00695730" w:rsidP="00E27AE2">
            <w:pPr>
              <w:rPr>
                <w:rFonts w:ascii="Times New Roman" w:eastAsia="Times New Roman" w:hAnsi="Times New Roman" w:cs="Times New Roman"/>
                <w:color w:val="000000"/>
              </w:rPr>
            </w:pPr>
            <w:commentRangeStart w:id="57"/>
            <w:commentRangeStart w:id="58"/>
            <w:r w:rsidRPr="00353D38">
              <w:rPr>
                <w:rFonts w:ascii="Times New Roman" w:eastAsia="Times New Roman" w:hAnsi="Times New Roman" w:cs="Times New Roman"/>
                <w:color w:val="000000"/>
              </w:rPr>
              <w:t xml:space="preserve">Proportion of </w:t>
            </w:r>
            <w:r w:rsidR="005433A8" w:rsidRPr="00353D38">
              <w:rPr>
                <w:rFonts w:ascii="Times New Roman" w:eastAsia="Times New Roman" w:hAnsi="Times New Roman" w:cs="Times New Roman"/>
                <w:color w:val="000000"/>
              </w:rPr>
              <w:t xml:space="preserve">alleles </w:t>
            </w:r>
            <w:commentRangeEnd w:id="57"/>
            <w:r w:rsidR="009A2CD2">
              <w:rPr>
                <w:rStyle w:val="CommentReference"/>
              </w:rPr>
              <w:commentReference w:id="57"/>
            </w:r>
            <w:commentRangeEnd w:id="58"/>
            <w:r w:rsidR="008E3E1C">
              <w:rPr>
                <w:rStyle w:val="CommentReference"/>
              </w:rPr>
              <w:commentReference w:id="58"/>
            </w:r>
            <w:r w:rsidR="005433A8" w:rsidRPr="00353D38">
              <w:rPr>
                <w:rFonts w:ascii="Times New Roman" w:eastAsia="Times New Roman" w:hAnsi="Times New Roman" w:cs="Times New Roman"/>
                <w:color w:val="000000"/>
              </w:rPr>
              <w:t xml:space="preserve">sampled when founding </w:t>
            </w:r>
            <w:r w:rsidRPr="00353D38">
              <w:rPr>
                <w:rFonts w:ascii="Times New Roman" w:eastAsia="Times New Roman" w:hAnsi="Times New Roman" w:cs="Times New Roman"/>
                <w:color w:val="000000"/>
              </w:rPr>
              <w:t>new popula</w:t>
            </w:r>
            <w:r w:rsidR="005433A8" w:rsidRPr="00353D38">
              <w:rPr>
                <w:rFonts w:ascii="Times New Roman" w:eastAsia="Times New Roman" w:hAnsi="Times New Roman" w:cs="Times New Roman"/>
                <w:color w:val="000000"/>
              </w:rPr>
              <w:t>tions. Lower proportions result</w:t>
            </w:r>
            <w:r w:rsidRPr="00353D38">
              <w:rPr>
                <w:rFonts w:ascii="Times New Roman" w:eastAsia="Times New Roman" w:hAnsi="Times New Roman" w:cs="Times New Roman"/>
                <w:color w:val="000000"/>
              </w:rPr>
              <w:t xml:space="preserve"> in stronger effects of drift. </w:t>
            </w:r>
            <w:r w:rsidR="00876386">
              <w:rPr>
                <w:rFonts w:ascii="Times New Roman" w:eastAsia="Times New Roman" w:hAnsi="Times New Roman" w:cs="Times New Roman"/>
                <w:color w:val="000000"/>
              </w:rPr>
              <w:t>This is equivalent to sampling a finite number of individuals.</w:t>
            </w:r>
          </w:p>
        </w:tc>
      </w:tr>
      <w:tr w:rsidR="00695730" w:rsidRPr="00353D38" w14:paraId="564281B2" w14:textId="77777777" w:rsidTr="00E27AE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60868F" w14:textId="5DCBE8AA" w:rsidR="00695730" w:rsidRPr="00353D38" w:rsidRDefault="00695730" w:rsidP="009A2CD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9A2CD2">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16DDAA" w14:textId="09EEE64F" w:rsidR="00695730" w:rsidRPr="00353D38" w:rsidRDefault="00695730" w:rsidP="009A2CD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sidR="009A2CD2">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sidR="009A2CD2">
              <w:rPr>
                <w:rFonts w:ascii="Times New Roman" w:eastAsia="Times New Roman" w:hAnsi="Times New Roman" w:cs="Times New Roman"/>
                <w:color w:val="000000"/>
              </w:rPr>
              <w:t>always</w:t>
            </w:r>
            <w:r w:rsidR="009A2CD2" w:rsidRPr="00353D38">
              <w:rPr>
                <w:rFonts w:ascii="Times New Roman" w:eastAsia="Times New Roman" w:hAnsi="Times New Roman" w:cs="Times New Roman"/>
                <w:color w:val="000000"/>
              </w:rPr>
              <w:t xml:space="preserve"> </w:t>
            </w:r>
            <w:r w:rsidRPr="00353D38">
              <w:rPr>
                <w:rFonts w:ascii="Times New Roman" w:eastAsia="Times New Roman" w:hAnsi="Times New Roman" w:cs="Times New Roman"/>
                <w:color w:val="000000"/>
              </w:rPr>
              <w:t xml:space="preserve">found new populations. </w:t>
            </w:r>
          </w:p>
        </w:tc>
      </w:tr>
      <w:tr w:rsidR="00695730" w:rsidRPr="00353D38" w14:paraId="2DE859CC"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679AE" w14:textId="52BCD539"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26F741"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w:t>
            </w:r>
            <w:proofErr w:type="spellStart"/>
            <w:r w:rsidRPr="00353D38">
              <w:rPr>
                <w:rFonts w:ascii="Times New Roman" w:eastAsia="Times New Roman" w:hAnsi="Times New Roman" w:cs="Times New Roman"/>
                <w:color w:val="000000"/>
              </w:rPr>
              <w:t>acyanogenic</w:t>
            </w:r>
            <w:proofErr w:type="spellEnd"/>
            <w:r w:rsidRPr="00353D38">
              <w:rPr>
                <w:rFonts w:ascii="Times New Roman" w:eastAsia="Times New Roman" w:hAnsi="Times New Roman" w:cs="Times New Roman"/>
                <w:color w:val="000000"/>
              </w:rPr>
              <w:t xml:space="preserve"> genotypes. Actual strength of selection depends on a population's position in the landscape matrix. </w:t>
            </w:r>
          </w:p>
        </w:tc>
      </w:tr>
      <w:tr w:rsidR="00695730" w:rsidRPr="00353D38" w14:paraId="533A95A0"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C9B137"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A0571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695730" w:rsidRPr="00353D38" w14:paraId="171D279F"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8B0DC5"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BEE99"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695730" w:rsidRPr="00353D38" w14:paraId="1200A3B5"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85AF8A"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rate of population </w:t>
            </w:r>
            <w:proofErr w:type="gramStart"/>
            <w:r w:rsidRPr="00353D38">
              <w:rPr>
                <w:rFonts w:ascii="Times New Roman" w:eastAsia="Times New Roman" w:hAnsi="Times New Roman" w:cs="Times New Roman"/>
                <w:color w:val="000000"/>
              </w:rPr>
              <w:t>increase</w:t>
            </w:r>
            <w:proofErr w:type="gramEnd"/>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AC247D"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35B0D359" w14:textId="77777777" w:rsidR="00695730" w:rsidRPr="00353D38" w:rsidRDefault="00695730" w:rsidP="00695730">
      <w:pPr>
        <w:rPr>
          <w:rFonts w:ascii="Times New Roman" w:hAnsi="Times New Roman" w:cs="Times New Roman"/>
        </w:rPr>
      </w:pPr>
    </w:p>
    <w:p w14:paraId="5BA8C8A2" w14:textId="77777777" w:rsidR="00695730" w:rsidRPr="00353D38" w:rsidRDefault="00695730" w:rsidP="00695730">
      <w:pPr>
        <w:rPr>
          <w:rFonts w:ascii="Times New Roman" w:hAnsi="Times New Roman" w:cs="Times New Roman"/>
        </w:rPr>
      </w:pPr>
    </w:p>
    <w:p w14:paraId="7525DDBE" w14:textId="77777777" w:rsidR="00695730" w:rsidRPr="00353D38" w:rsidRDefault="00695730" w:rsidP="00695730">
      <w:pPr>
        <w:rPr>
          <w:rFonts w:ascii="Times New Roman" w:hAnsi="Times New Roman" w:cs="Times New Roman"/>
        </w:rPr>
        <w:sectPr w:rsidR="00695730" w:rsidRPr="00353D38" w:rsidSect="005433A8">
          <w:pgSz w:w="15840" w:h="12240" w:orient="landscape"/>
          <w:pgMar w:top="720" w:right="720" w:bottom="720" w:left="720" w:header="708" w:footer="708" w:gutter="0"/>
          <w:cols w:space="708"/>
          <w:docGrid w:linePitch="360"/>
        </w:sectPr>
      </w:pPr>
    </w:p>
    <w:p w14:paraId="48B8BBA2" w14:textId="42A333FF" w:rsidR="00695730" w:rsidRPr="00353D38" w:rsidRDefault="00CD68EA" w:rsidP="00695730">
      <w:pPr>
        <w:rPr>
          <w:rFonts w:ascii="Times New Roman" w:hAnsi="Times New Roman" w:cs="Times New Roman"/>
        </w:rPr>
      </w:pPr>
      <w:r w:rsidRPr="00CD68EA">
        <w:rPr>
          <w:rFonts w:ascii="Times New Roman" w:hAnsi="Times New Roman" w:cs="Times New Roman"/>
        </w:rPr>
        <w:lastRenderedPageBreak/>
        <w:drawing>
          <wp:inline distT="0" distB="0" distL="0" distR="0" wp14:anchorId="0A0EA318" wp14:editId="54D2757E">
            <wp:extent cx="5943600" cy="3877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14:paraId="72030832" w14:textId="2225842E"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2: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sidR="004853D4">
        <w:rPr>
          <w:rFonts w:ascii="Times New Roman" w:hAnsi="Times New Roman" w:cs="Times New Roman"/>
        </w:rPr>
        <w:t>effects of drift in two ways: (</w:t>
      </w:r>
      <w:r w:rsidR="004853D4" w:rsidRPr="004853D4">
        <w:rPr>
          <w:rFonts w:ascii="Times New Roman" w:hAnsi="Times New Roman" w:cs="Times New Roman"/>
          <w:i/>
        </w:rPr>
        <w:t>a</w:t>
      </w:r>
      <w:r w:rsidRPr="00353D38">
        <w:rPr>
          <w:rFonts w:ascii="Times New Roman" w:hAnsi="Times New Roman" w:cs="Times New Roman"/>
        </w:rPr>
        <w:t xml:space="preserve">) </w:t>
      </w:r>
      <w:r w:rsidR="00E73CF0">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sidR="00E73CF0">
        <w:rPr>
          <w:rFonts w:ascii="Times New Roman" w:hAnsi="Times New Roman" w:cs="Times New Roman"/>
        </w:rPr>
        <w:t xml:space="preserve">was created </w:t>
      </w:r>
      <w:r w:rsidRPr="00353D38">
        <w:rPr>
          <w:rFonts w:ascii="Times New Roman" w:hAnsi="Times New Roman" w:cs="Times New Roman"/>
        </w:rPr>
        <w:t xml:space="preserve">across the linear matrix, </w:t>
      </w:r>
      <w:r w:rsidR="00E73CF0">
        <w:rPr>
          <w:rFonts w:ascii="Times New Roman" w:hAnsi="Times New Roman" w:cs="Times New Roman"/>
        </w:rPr>
        <w:t>which</w:t>
      </w:r>
      <w:r w:rsidR="00E73CF0" w:rsidRPr="00353D38">
        <w:rPr>
          <w:rFonts w:ascii="Times New Roman" w:hAnsi="Times New Roman" w:cs="Times New Roman"/>
        </w:rPr>
        <w:t xml:space="preserve"> plac</w:t>
      </w:r>
      <w:r w:rsidR="00E73CF0">
        <w:rPr>
          <w:rFonts w:ascii="Times New Roman" w:hAnsi="Times New Roman" w:cs="Times New Roman"/>
        </w:rPr>
        <w:t>ed</w:t>
      </w:r>
      <w:r w:rsidR="00E73CF0" w:rsidRPr="00353D38">
        <w:rPr>
          <w:rFonts w:ascii="Times New Roman" w:hAnsi="Times New Roman" w:cs="Times New Roman"/>
        </w:rPr>
        <w:t xml:space="preserve"> </w:t>
      </w:r>
      <w:r w:rsidRPr="00353D38">
        <w:rPr>
          <w:rFonts w:ascii="Times New Roman" w:hAnsi="Times New Roman" w:cs="Times New Roman"/>
        </w:rPr>
        <w:t xml:space="preserve">an upper limit on </w:t>
      </w:r>
      <w:r w:rsidR="00E73CF0">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sidR="00E73CF0">
        <w:rPr>
          <w:rFonts w:ascii="Times New Roman" w:hAnsi="Times New Roman" w:cs="Times New Roman"/>
        </w:rPr>
        <w:t>of</w:t>
      </w:r>
      <w:r w:rsidR="00E73CF0" w:rsidRPr="00353D38">
        <w:rPr>
          <w:rFonts w:ascii="Times New Roman" w:hAnsi="Times New Roman" w:cs="Times New Roman"/>
        </w:rPr>
        <w:t xml:space="preserve"> </w:t>
      </w:r>
      <w:r w:rsidRPr="00353D38">
        <w:rPr>
          <w:rFonts w:ascii="Times New Roman" w:hAnsi="Times New Roman" w:cs="Times New Roman"/>
        </w:rPr>
        <w:t>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sidR="001D01D3">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sidR="001D01D3">
        <w:rPr>
          <w:rFonts w:ascii="Times New Roman" w:hAnsi="Times New Roman" w:cs="Times New Roman"/>
        </w:rPr>
        <w:t xml:space="preserve">their </w:t>
      </w:r>
      <w:r w:rsidRPr="00353D38">
        <w:rPr>
          <w:rFonts w:ascii="Times New Roman" w:hAnsi="Times New Roman" w:cs="Times New Roman"/>
        </w:rPr>
        <w:t>carrying capacity in generation one (represented</w:t>
      </w:r>
      <w:r w:rsidR="004853D4">
        <w:rPr>
          <w:rFonts w:ascii="Times New Roman" w:hAnsi="Times New Roman" w:cs="Times New Roman"/>
        </w:rPr>
        <w:t xml:space="preserve"> by grey filling of patches). (</w:t>
      </w:r>
      <w:r w:rsidR="004853D4" w:rsidRPr="004853D4">
        <w:rPr>
          <w:rFonts w:ascii="Times New Roman" w:hAnsi="Times New Roman" w:cs="Times New Roman"/>
          <w:i/>
        </w:rPr>
        <w:t>b</w:t>
      </w:r>
      <w:r w:rsidRPr="00353D38">
        <w:rPr>
          <w:rFonts w:ascii="Times New Roman" w:hAnsi="Times New Roman" w:cs="Times New Roman"/>
        </w:rPr>
        <w:t xml:space="preserve">) </w:t>
      </w:r>
      <w:r w:rsidR="001D01D3">
        <w:rPr>
          <w:rFonts w:ascii="Times New Roman" w:hAnsi="Times New Roman" w:cs="Times New Roman"/>
        </w:rPr>
        <w:t xml:space="preserve">In drift scenario 2, the strength of drift was </w:t>
      </w:r>
      <w:proofErr w:type="spellStart"/>
      <w:r w:rsidR="001D01D3">
        <w:rPr>
          <w:rFonts w:ascii="Times New Roman" w:hAnsi="Times New Roman" w:cs="Times New Roman"/>
        </w:rPr>
        <w:t>manulated</w:t>
      </w:r>
      <w:proofErr w:type="spellEnd"/>
      <w:r w:rsidR="001D01D3">
        <w:rPr>
          <w:rFonts w:ascii="Times New Roman" w:hAnsi="Times New Roman" w:cs="Times New Roman"/>
        </w:rPr>
        <w:t xml:space="preserve">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sidR="004853D4">
        <w:rPr>
          <w:rFonts w:ascii="Times New Roman" w:hAnsi="Times New Roman" w:cs="Times New Roman"/>
        </w:rPr>
        <w:t>proportion = stronger drift). (</w:t>
      </w:r>
      <w:r w:rsidR="004853D4"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B, numbers represent order of events). Boxes represent a single population as it proceeds through the simulations. Upon colonization, populations first grow according to a logistic growth model (growth rate [r] = 1.5). Populations are then subject to selection, followed by </w:t>
      </w:r>
      <w:r w:rsidR="00D33208">
        <w:rPr>
          <w:rFonts w:ascii="Times New Roman" w:hAnsi="Times New Roman" w:cs="Times New Roman"/>
        </w:rPr>
        <w:t>gene flow</w:t>
      </w:r>
      <w:r w:rsidRPr="00353D38">
        <w:rPr>
          <w:rFonts w:ascii="Times New Roman" w:hAnsi="Times New Roman" w:cs="Times New Roman"/>
        </w:rPr>
        <w:t xml:space="preserve">. </w:t>
      </w:r>
      <w:r w:rsidR="001D01D3">
        <w:rPr>
          <w:rFonts w:ascii="Times New Roman" w:hAnsi="Times New Roman" w:cs="Times New Roman"/>
        </w:rPr>
        <w:t>Each</w:t>
      </w:r>
      <w:r w:rsidR="001D01D3" w:rsidRPr="00353D38">
        <w:rPr>
          <w:rFonts w:ascii="Times New Roman" w:hAnsi="Times New Roman" w:cs="Times New Roman"/>
        </w:rPr>
        <w:t xml:space="preserve"> </w:t>
      </w:r>
      <w:r w:rsidRPr="00353D38">
        <w:rPr>
          <w:rFonts w:ascii="Times New Roman" w:hAnsi="Times New Roman" w:cs="Times New Roman"/>
        </w:rPr>
        <w:t>generation, we track</w:t>
      </w:r>
      <w:r w:rsidR="001D01D3">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the frequency of HCN within each population in the matrix. </w:t>
      </w:r>
    </w:p>
    <w:p w14:paraId="795E57E7" w14:textId="77777777" w:rsidR="00695730" w:rsidRPr="00353D38" w:rsidRDefault="00695730" w:rsidP="00695730">
      <w:pPr>
        <w:rPr>
          <w:rFonts w:ascii="Times New Roman" w:hAnsi="Times New Roman" w:cs="Times New Roman"/>
        </w:rPr>
      </w:pPr>
    </w:p>
    <w:p w14:paraId="335F2EEE" w14:textId="77777777" w:rsidR="00695730" w:rsidRPr="00353D38" w:rsidRDefault="00695730" w:rsidP="00695730">
      <w:pPr>
        <w:rPr>
          <w:rFonts w:ascii="Times New Roman" w:hAnsi="Times New Roman" w:cs="Times New Roman"/>
        </w:rPr>
        <w:sectPr w:rsidR="00695730" w:rsidRPr="00353D38" w:rsidSect="00E27AE2">
          <w:pgSz w:w="12240" w:h="15840"/>
          <w:pgMar w:top="1440" w:right="1440" w:bottom="1440" w:left="1440" w:header="708" w:footer="708" w:gutter="0"/>
          <w:cols w:space="708"/>
          <w:docGrid w:linePitch="360"/>
        </w:sectPr>
      </w:pPr>
    </w:p>
    <w:p w14:paraId="65983D98" w14:textId="404A17FC" w:rsidR="00695730" w:rsidRPr="00353D38" w:rsidRDefault="00F54E7B" w:rsidP="00695730">
      <w:pPr>
        <w:rPr>
          <w:rFonts w:ascii="Times New Roman" w:hAnsi="Times New Roman" w:cs="Times New Roman"/>
        </w:rPr>
      </w:pPr>
      <w:r>
        <w:rPr>
          <w:rStyle w:val="CommentReference"/>
        </w:rPr>
        <w:lastRenderedPageBreak/>
        <w:commentReference w:id="59"/>
      </w:r>
      <w:r w:rsidR="00CD68EA" w:rsidRPr="00CD68EA">
        <w:rPr>
          <w:noProof/>
        </w:rPr>
        <w:t xml:space="preserve"> </w:t>
      </w:r>
      <w:r w:rsidR="00CD68EA" w:rsidRPr="00CD68EA">
        <w:rPr>
          <w:rFonts w:ascii="Times New Roman" w:hAnsi="Times New Roman" w:cs="Times New Roman"/>
        </w:rPr>
        <w:drawing>
          <wp:inline distT="0" distB="0" distL="0" distR="0" wp14:anchorId="72F1BDB3" wp14:editId="3F077975">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1615"/>
                    </a:xfrm>
                    <a:prstGeom prst="rect">
                      <a:avLst/>
                    </a:prstGeom>
                  </pic:spPr>
                </pic:pic>
              </a:graphicData>
            </a:graphic>
          </wp:inline>
        </w:drawing>
      </w:r>
      <w:r w:rsidR="00CD68EA" w:rsidRPr="00CD68EA">
        <w:rPr>
          <w:rFonts w:ascii="Times New Roman" w:hAnsi="Times New Roman" w:cs="Times New Roman"/>
        </w:rPr>
        <w:t xml:space="preserve"> </w:t>
      </w:r>
      <w:r w:rsidR="00267FD9">
        <w:rPr>
          <w:rStyle w:val="CommentReference"/>
        </w:rPr>
        <w:commentReference w:id="60"/>
      </w:r>
    </w:p>
    <w:p w14:paraId="1C7FE7F5" w14:textId="566F7452"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3: </w:t>
      </w:r>
      <w:r w:rsidRPr="00353D38">
        <w:rPr>
          <w:rFonts w:ascii="Times New Roman" w:hAnsi="Times New Roman" w:cs="Times New Roman"/>
        </w:rPr>
        <w:t xml:space="preserve">The strength of selecting favoring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depended on the population’s position on the landscape. We first defined a maximum selection coefficient (-</w:t>
      </w:r>
      <w:r w:rsidRPr="00353D38">
        <w:rPr>
          <w:rFonts w:ascii="Times New Roman" w:hAnsi="Times New Roman" w:cs="Times New Roman"/>
          <w:i/>
        </w:rPr>
        <w:t xml:space="preserve">s </w:t>
      </w:r>
      <w:r w:rsidRPr="00353D38">
        <w:rPr>
          <w:rFonts w:ascii="Times New Roman" w:hAnsi="Times New Roman" w:cs="Times New Roman"/>
        </w:rPr>
        <w:t xml:space="preserve">to </w:t>
      </w:r>
      <w:r w:rsidRPr="00353D38">
        <w:rPr>
          <w:rFonts w:ascii="Times New Roman" w:hAnsi="Times New Roman" w:cs="Times New Roman"/>
          <w:i/>
        </w:rPr>
        <w:t>s</w:t>
      </w:r>
      <w:r w:rsidR="005F31D4">
        <w:rPr>
          <w:rFonts w:ascii="Times New Roman" w:hAnsi="Times New Roman" w:cs="Times New Roman"/>
        </w:rPr>
        <w:t>), which favoured HCN–</w:t>
      </w:r>
      <w:r w:rsidRPr="00353D38">
        <w:rPr>
          <w:rFonts w:ascii="Times New Roman" w:hAnsi="Times New Roman" w:cs="Times New Roman"/>
        </w:rPr>
        <w:t xml:space="preserve"> genotypes in </w:t>
      </w:r>
      <w:r w:rsidR="005F31D4">
        <w:rPr>
          <w:rFonts w:ascii="Times New Roman" w:hAnsi="Times New Roman" w:cs="Times New Roman"/>
        </w:rPr>
        <w:t>urban</w:t>
      </w:r>
      <w:r w:rsidRPr="00353D38">
        <w:rPr>
          <w:rFonts w:ascii="Times New Roman" w:hAnsi="Times New Roman" w:cs="Times New Roman"/>
        </w:rPr>
        <w:t xml:space="preserve"> populations and </w:t>
      </w:r>
      <w:r w:rsidR="005F31D4">
        <w:rPr>
          <w:rFonts w:ascii="Times New Roman" w:hAnsi="Times New Roman" w:cs="Times New Roman"/>
        </w:rPr>
        <w:t>HCN+</w:t>
      </w:r>
      <w:r w:rsidRPr="00353D38">
        <w:rPr>
          <w:rFonts w:ascii="Times New Roman" w:hAnsi="Times New Roman" w:cs="Times New Roman"/>
        </w:rPr>
        <w:t xml:space="preserve"> genotypes in </w:t>
      </w:r>
      <w:r w:rsidR="005F31D4">
        <w:rPr>
          <w:rFonts w:ascii="Times New Roman" w:hAnsi="Times New Roman" w:cs="Times New Roman"/>
        </w:rPr>
        <w:t>rural</w:t>
      </w:r>
      <w:r w:rsidRPr="00353D38">
        <w:rPr>
          <w:rFonts w:ascii="Times New Roman" w:hAnsi="Times New Roman" w:cs="Times New Roman"/>
        </w:rPr>
        <w:t xml:space="preserve"> populations. The selection coefficient varied linearly across the matrix such that HCN+ and HCN– genotypes had equal fitness in the central population of the landscape (i.e. population 20). </w:t>
      </w:r>
    </w:p>
    <w:p w14:paraId="71F25F84" w14:textId="77777777" w:rsidR="00695730" w:rsidRPr="00353D38" w:rsidRDefault="00695730" w:rsidP="00695730">
      <w:pPr>
        <w:rPr>
          <w:rFonts w:ascii="Times New Roman" w:hAnsi="Times New Roman" w:cs="Times New Roman"/>
        </w:rPr>
      </w:pPr>
    </w:p>
    <w:p w14:paraId="7A475006" w14:textId="77777777" w:rsidR="005433A8" w:rsidRPr="00353D38" w:rsidRDefault="005433A8" w:rsidP="00695730">
      <w:pPr>
        <w:rPr>
          <w:rFonts w:ascii="Times New Roman" w:hAnsi="Times New Roman" w:cs="Times New Roman"/>
        </w:rPr>
        <w:sectPr w:rsidR="005433A8" w:rsidRPr="00353D38" w:rsidSect="00E27AE2">
          <w:pgSz w:w="12240" w:h="15840"/>
          <w:pgMar w:top="1440" w:right="1440" w:bottom="1440" w:left="1440" w:header="708" w:footer="708" w:gutter="0"/>
          <w:cols w:space="708"/>
          <w:docGrid w:linePitch="360"/>
        </w:sectPr>
      </w:pPr>
    </w:p>
    <w:p w14:paraId="1CD5E6CD" w14:textId="3CBD4E3C" w:rsidR="00695730" w:rsidRPr="00353D38" w:rsidRDefault="00695730" w:rsidP="00695730">
      <w:pPr>
        <w:rPr>
          <w:rFonts w:ascii="Times New Roman" w:hAnsi="Times New Roman" w:cs="Times New Roman"/>
        </w:rPr>
      </w:pPr>
      <w:r w:rsidRPr="00353D38">
        <w:rPr>
          <w:rFonts w:ascii="Times New Roman" w:hAnsi="Times New Roman" w:cs="Times New Roman"/>
          <w:b/>
        </w:rPr>
        <w:lastRenderedPageBreak/>
        <w:t xml:space="preserve">Table 2: </w:t>
      </w:r>
      <w:r w:rsidRPr="00353D38">
        <w:rPr>
          <w:rFonts w:ascii="Times New Roman" w:hAnsi="Times New Roman" w:cs="Times New Roman"/>
        </w:rPr>
        <w:t xml:space="preserve">Details for all </w:t>
      </w:r>
      <w:r w:rsidR="002371A8">
        <w:rPr>
          <w:rFonts w:ascii="Times New Roman" w:hAnsi="Times New Roman" w:cs="Times New Roman"/>
        </w:rPr>
        <w:t>eight</w:t>
      </w:r>
      <w:r w:rsidRPr="00353D38">
        <w:rPr>
          <w:rFonts w:ascii="Times New Roman" w:hAnsi="Times New Roman" w:cs="Times New Roman"/>
        </w:rPr>
        <w:t xml:space="preserve"> cases we simulated exploring the combined effects of drift, </w:t>
      </w:r>
      <w:r w:rsidR="00D33208">
        <w:rPr>
          <w:rFonts w:ascii="Times New Roman" w:hAnsi="Times New Roman" w:cs="Times New Roman"/>
        </w:rPr>
        <w:t>gene flow</w:t>
      </w:r>
      <w:r w:rsidRPr="00353D38">
        <w:rPr>
          <w:rFonts w:ascii="Times New Roman" w:hAnsi="Times New Roman" w:cs="Times New Roman"/>
        </w:rPr>
        <w:t xml:space="preserve"> and selection on the formation of clines in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878"/>
        <w:gridCol w:w="2878"/>
        <w:gridCol w:w="2878"/>
        <w:gridCol w:w="2878"/>
        <w:gridCol w:w="2878"/>
      </w:tblGrid>
      <w:tr w:rsidR="00F53E83" w:rsidRPr="00353D38" w14:paraId="355BDA99" w14:textId="77777777" w:rsidTr="00072389">
        <w:trPr>
          <w:trHeight w:val="612"/>
          <w:jc w:val="center"/>
        </w:trPr>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5503FA3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14A4306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79E2DB3A" w14:textId="49DF149A" w:rsidR="00F53E83" w:rsidRPr="00353D38" w:rsidRDefault="00F53E83" w:rsidP="002371A8">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013629" w14:textId="2F4C379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sidR="00BE7827">
              <w:rPr>
                <w:rFonts w:ascii="Times New Roman" w:eastAsia="Times New Roman" w:hAnsi="Times New Roman" w:cs="Times New Roman"/>
                <w:b/>
                <w:bCs/>
                <w:color w:val="000000"/>
              </w:rPr>
              <w:t>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3C878090" w14:textId="50CFE244" w:rsidR="00F53E83" w:rsidRPr="00353D38" w:rsidRDefault="00D33208" w:rsidP="00643CC7">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F53E83" w:rsidRPr="00353D38" w14:paraId="1E245F09" w14:textId="77777777" w:rsidTr="00072389">
        <w:trPr>
          <w:jc w:val="center"/>
        </w:trPr>
        <w:tc>
          <w:tcPr>
            <w:tcW w:w="5000"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1FDDE199"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F53E83" w:rsidRPr="00353D38" w14:paraId="6AA29C69"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5E9570" w14:textId="77777777" w:rsidR="00F53E83" w:rsidRPr="00353D38" w:rsidRDefault="00F53E83" w:rsidP="00F53E83">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B97DA3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3B9BDCA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56DD18E" w14:textId="20A8DF4C"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410D265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84340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ACC4C93"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F53E83" w:rsidRPr="00353D38" w14:paraId="7217F11C" w14:textId="77777777" w:rsidTr="00F53E83">
        <w:trPr>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7B574F64" w14:textId="6C25369A"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5F8DBB1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5B4E72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6B8159AF" w14:textId="0BEAE9E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5C5A925F"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19AE33D6"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4B074CB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p>
        </w:tc>
      </w:tr>
      <w:tr w:rsidR="00F53E83" w:rsidRPr="00353D38" w14:paraId="095A635A"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B89A214" w14:textId="7B0DB21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4D176B" w:rsidRPr="00353D38">
              <w:rPr>
                <w:rFonts w:ascii="Times New Roman" w:eastAsia="Times New Roman" w:hAnsi="Times New Roman" w:cs="Times New Roman"/>
                <w:color w:val="000000"/>
              </w:rPr>
              <w:t xml:space="preserve"> variation</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A1BAA1E"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259F3F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FF27932" w14:textId="5FCF8D4D"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04203ACD" w14:textId="386CB62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37C707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7F33C3B"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0BD44A4F"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BA224D9" w14:textId="4EAFBD1C" w:rsidR="00F53E83" w:rsidRPr="00353D38" w:rsidRDefault="004D176B"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072389"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66C78AA"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4A5DF7E3"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1FB890C" w14:textId="0852E43E"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9C55311"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210BED8"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77762E1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2E93F1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6A3373AA"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F53E83" w:rsidRPr="00353D38" w14:paraId="669E1E56"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9261245" w14:textId="0165A772"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497D4C2"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6FC9DB5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DF0494F" w14:textId="4A32E4BD"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63938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C2F3C2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B235C7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4D50E09"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FEA76D" w14:textId="21020A0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69E6C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57C8170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27FED9" w14:textId="7B090B3A"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4368911D" w14:textId="2500B033"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93EDE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1ADE7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19A45AC8"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885FD1" w14:textId="5C419325" w:rsidR="00F53E83" w:rsidRPr="00353D38" w:rsidRDefault="00072389"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F53E83"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D081A8"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0AF4BA" w14:textId="597BF7AF"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075B769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E12B5D"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9649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72205BC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513B7C67" w14:textId="77777777" w:rsidR="00F53E83" w:rsidRPr="00353D38" w:rsidRDefault="00072389" w:rsidP="00E27AE2">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F53E83" w:rsidRPr="00353D38" w14:paraId="2EA650C7"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E6DAB65" w14:textId="3500B2B6" w:rsidR="00F53E83" w:rsidRPr="00353D38" w:rsidRDefault="00072389"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Selection,</w:t>
            </w:r>
            <w:r w:rsidR="00F53E83" w:rsidRPr="00353D38">
              <w:rPr>
                <w:rFonts w:ascii="Times New Roman" w:eastAsia="Times New Roman" w:hAnsi="Times New Roman" w:cs="Times New Roman"/>
                <w:color w:val="000000"/>
              </w:rPr>
              <w:t xml:space="preserve">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55344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 All population</w:t>
            </w:r>
            <w:r w:rsidR="004D176B" w:rsidRPr="00353D38">
              <w:rPr>
                <w:rFonts w:ascii="Times New Roman" w:eastAsia="Times New Roman" w:hAnsi="Times New Roman" w:cs="Times New Roman"/>
                <w:color w:val="000000"/>
              </w:rPr>
              <w:t>s</w:t>
            </w:r>
            <w:r w:rsidRPr="00353D38">
              <w:rPr>
                <w:rFonts w:ascii="Times New Roman" w:eastAsia="Times New Roman" w:hAnsi="Times New Roman" w:cs="Times New Roman"/>
                <w:color w:val="000000"/>
              </w:rPr>
              <w:t xml:space="preserve">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FC29766" w14:textId="58882AE2"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737129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6D0682C"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43920A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3D75BF48" w14:textId="144C9ED9" w:rsidR="00695730" w:rsidRPr="00353D38" w:rsidRDefault="00695730" w:rsidP="00695730">
      <w:pPr>
        <w:rPr>
          <w:rFonts w:ascii="Times New Roman" w:hAnsi="Times New Roman" w:cs="Times New Roman"/>
        </w:rPr>
      </w:pPr>
      <w:r w:rsidRPr="00353D38">
        <w:rPr>
          <w:rFonts w:ascii="Times New Roman" w:hAnsi="Times New Roman" w:cs="Times New Roman"/>
        </w:rPr>
        <w:t>† Modified drift scenarios. Refer</w:t>
      </w:r>
      <w:r w:rsidR="00BE7827">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sidR="00BE7827">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49A4DB96" w14:textId="70554CD2" w:rsidR="0044259C" w:rsidRDefault="00695730" w:rsidP="00695730">
      <w:pPr>
        <w:rPr>
          <w:rFonts w:ascii="Times New Roman" w:hAnsi="Times New Roman" w:cs="Times New Roman"/>
        </w:rPr>
      </w:pPr>
      <w:r w:rsidRPr="00353D38">
        <w:rPr>
          <w:rFonts w:ascii="Times New Roman" w:hAnsi="Times New Roman" w:cs="Times New Roman"/>
        </w:rPr>
        <w:t xml:space="preserve">‡ </w:t>
      </w:r>
      <w:r w:rsidR="002371A8">
        <w:rPr>
          <w:rFonts w:ascii="Times New Roman" w:hAnsi="Times New Roman" w:cs="Times New Roman"/>
        </w:rPr>
        <w:t xml:space="preserve">Allele frequencies crossed </w:t>
      </w:r>
      <w:proofErr w:type="spellStart"/>
      <w:r w:rsidR="002371A8">
        <w:rPr>
          <w:rFonts w:ascii="Times New Roman" w:hAnsi="Times New Roman" w:cs="Times New Roman"/>
        </w:rPr>
        <w:t>factorially</w:t>
      </w:r>
      <w:proofErr w:type="spellEnd"/>
      <w:r w:rsidR="002371A8">
        <w:rPr>
          <w:rFonts w:ascii="Times New Roman" w:hAnsi="Times New Roman" w:cs="Times New Roman"/>
        </w:rPr>
        <w:t>.</w:t>
      </w:r>
    </w:p>
    <w:p w14:paraId="7C65C36A" w14:textId="77777777" w:rsidR="0044259C" w:rsidRDefault="0044259C" w:rsidP="00695730">
      <w:pPr>
        <w:rPr>
          <w:rFonts w:ascii="Times New Roman" w:hAnsi="Times New Roman" w:cs="Times New Roman"/>
        </w:rPr>
        <w:sectPr w:rsidR="0044259C" w:rsidSect="00643CC7">
          <w:pgSz w:w="15840" w:h="12240" w:orient="landscape"/>
          <w:pgMar w:top="720" w:right="720" w:bottom="720" w:left="720" w:header="708" w:footer="708" w:gutter="0"/>
          <w:cols w:space="708"/>
          <w:docGrid w:linePitch="360"/>
        </w:sectPr>
      </w:pPr>
    </w:p>
    <w:p w14:paraId="6F6FDBEC" w14:textId="4FB088AE" w:rsidR="0044259C" w:rsidRPr="00CB0ADF" w:rsidRDefault="00753B7F" w:rsidP="0044259C">
      <w:pPr>
        <w:rPr>
          <w:rFonts w:ascii="Times New Roman" w:hAnsi="Times New Roman" w:cs="Times New Roman"/>
        </w:rPr>
      </w:pPr>
      <w:r w:rsidRPr="00753B7F">
        <w:rPr>
          <w:rFonts w:ascii="Times New Roman" w:hAnsi="Times New Roman" w:cs="Times New Roman"/>
          <w:noProof/>
          <w:lang w:val="en-US"/>
        </w:rPr>
        <w:lastRenderedPageBreak/>
        <w:drawing>
          <wp:inline distT="0" distB="0" distL="0" distR="0" wp14:anchorId="42785BF2" wp14:editId="10B75F43">
            <wp:extent cx="5943600" cy="4956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56175"/>
                    </a:xfrm>
                    <a:prstGeom prst="rect">
                      <a:avLst/>
                    </a:prstGeom>
                  </pic:spPr>
                </pic:pic>
              </a:graphicData>
            </a:graphic>
          </wp:inline>
        </w:drawing>
      </w:r>
    </w:p>
    <w:p w14:paraId="3154D808" w14:textId="6233D5AE" w:rsidR="0044259C" w:rsidRPr="00CB0ADF" w:rsidRDefault="0044259C" w:rsidP="0044259C">
      <w:pPr>
        <w:rPr>
          <w:rFonts w:ascii="Times New Roman" w:hAnsi="Times New Roman" w:cs="Times New Roman"/>
        </w:rPr>
      </w:pPr>
      <w:r>
        <w:rPr>
          <w:rFonts w:ascii="Times New Roman" w:hAnsi="Times New Roman" w:cs="Times New Roman"/>
          <w:b/>
        </w:rPr>
        <w:t>Figure 4</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sidR="00DB51FE">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w:t>
      </w:r>
      <w:r w:rsidR="00753B7F">
        <w:rPr>
          <w:rFonts w:ascii="Times New Roman" w:hAnsi="Times New Roman" w:cs="Times New Roman"/>
        </w:rPr>
        <w:t>e formation of clines in HCN. (</w:t>
      </w:r>
      <w:r w:rsidR="00753B7F"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w:t>
      </w:r>
      <w:r w:rsidR="00753B7F">
        <w:rPr>
          <w:rFonts w:ascii="Times New Roman" w:hAnsi="Times New Roman" w:cs="Times New Roman"/>
        </w:rPr>
        <w:t xml:space="preserve"> (</w:t>
      </w:r>
      <w:r w:rsidR="00753B7F"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sidR="00D33208">
        <w:rPr>
          <w:rFonts w:ascii="Times New Roman" w:hAnsi="Times New Roman" w:cs="Times New Roman"/>
        </w:rPr>
        <w:t>gene flow</w:t>
      </w:r>
      <w:r w:rsidRPr="00CB0ADF">
        <w:rPr>
          <w:rFonts w:ascii="Times New Roman" w:hAnsi="Times New Roman" w:cs="Times New Roman"/>
        </w:rPr>
        <w:t xml:space="preserve">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sidR="00753B7F">
        <w:rPr>
          <w:rFonts w:ascii="Times New Roman" w:hAnsi="Times New Roman" w:cs="Times New Roman"/>
        </w:rPr>
        <w:t>. (</w:t>
      </w:r>
      <w:r w:rsidR="00753B7F"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sidR="00753B7F">
        <w:rPr>
          <w:rFonts w:ascii="Times New Roman" w:hAnsi="Times New Roman" w:cs="Times New Roman"/>
        </w:rPr>
        <w:t>(</w:t>
      </w:r>
      <w:r w:rsidR="00753B7F"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influence</w:t>
      </w:r>
      <w:r w:rsidR="005666C4">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1EF088F2" w14:textId="7777777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p>
    <w:p w14:paraId="0CC25DD2" w14:textId="5E305946" w:rsidR="0044259C" w:rsidRPr="00CB0ADF" w:rsidRDefault="003534C8" w:rsidP="0044259C">
      <w:pPr>
        <w:rPr>
          <w:rFonts w:ascii="Times New Roman" w:hAnsi="Times New Roman" w:cs="Times New Roman"/>
        </w:rPr>
      </w:pPr>
      <w:r w:rsidRPr="003534C8">
        <w:rPr>
          <w:rFonts w:ascii="Times New Roman" w:hAnsi="Times New Roman" w:cs="Times New Roman"/>
        </w:rPr>
        <w:lastRenderedPageBreak/>
        <w:drawing>
          <wp:inline distT="0" distB="0" distL="0" distR="0" wp14:anchorId="7FDDAA04" wp14:editId="78359C5E">
            <wp:extent cx="3946939" cy="6382871"/>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031" cy="6386254"/>
                    </a:xfrm>
                    <a:prstGeom prst="rect">
                      <a:avLst/>
                    </a:prstGeom>
                  </pic:spPr>
                </pic:pic>
              </a:graphicData>
            </a:graphic>
          </wp:inline>
        </w:drawing>
      </w:r>
    </w:p>
    <w:p w14:paraId="6EB396AF" w14:textId="69AD0E8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5</w:t>
      </w:r>
      <w:r w:rsidRPr="00CB0ADF">
        <w:rPr>
          <w:rFonts w:ascii="Times New Roman" w:hAnsi="Times New Roman" w:cs="Times New Roman"/>
          <w:b/>
        </w:rPr>
        <w:t xml:space="preserve">: </w:t>
      </w:r>
      <w:r w:rsidRPr="00CB0ADF">
        <w:rPr>
          <w:rFonts w:ascii="Times New Roman" w:hAnsi="Times New Roman" w:cs="Times New Roman"/>
        </w:rPr>
        <w:t xml:space="preserve">Serial </w:t>
      </w:r>
      <w:r w:rsidRPr="00CB0ADF">
        <w:rPr>
          <w:rFonts w:ascii="Times New Roman" w:hAnsi="Times New Roman" w:cs="Times New Roman"/>
        </w:rPr>
        <w:t xml:space="preserve">founder events </w:t>
      </w:r>
      <w:r w:rsidR="00DB51FE">
        <w:rPr>
          <w:rFonts w:ascii="Times New Roman" w:hAnsi="Times New Roman" w:cs="Times New Roman"/>
        </w:rPr>
        <w:t xml:space="preserve">(drift scenario 2) </w:t>
      </w:r>
      <w:r w:rsidRPr="00CB0ADF">
        <w:rPr>
          <w:rFonts w:ascii="Times New Roman" w:hAnsi="Times New Roman" w:cs="Times New Roman"/>
        </w:rPr>
        <w:t xml:space="preserve">influenced </w:t>
      </w:r>
      <w:r w:rsidRPr="00CB0ADF">
        <w:rPr>
          <w:rFonts w:ascii="Times New Roman" w:hAnsi="Times New Roman" w:cs="Times New Roman"/>
        </w:rPr>
        <w:t xml:space="preserve">the mean strength of clines and the proportion of significantly </w:t>
      </w:r>
      <w:r w:rsidR="00753B7F">
        <w:rPr>
          <w:rFonts w:ascii="Times New Roman" w:hAnsi="Times New Roman" w:cs="Times New Roman"/>
        </w:rPr>
        <w:t xml:space="preserve">positive and negative clines. </w:t>
      </w:r>
      <w:r w:rsidR="005F31D4">
        <w:rPr>
          <w:rFonts w:ascii="Times New Roman" w:hAnsi="Times New Roman" w:cs="Times New Roman"/>
        </w:rPr>
        <w:t xml:space="preserve">The strength of founder events </w:t>
      </w:r>
      <w:proofErr w:type="gramStart"/>
      <w:r w:rsidR="005F31D4">
        <w:rPr>
          <w:rFonts w:ascii="Times New Roman" w:hAnsi="Times New Roman" w:cs="Times New Roman"/>
        </w:rPr>
        <w:t>are</w:t>
      </w:r>
      <w:proofErr w:type="gramEnd"/>
      <w:r w:rsidR="005F31D4">
        <w:rPr>
          <w:rFonts w:ascii="Times New Roman" w:hAnsi="Times New Roman" w:cs="Times New Roman"/>
        </w:rPr>
        <w:t xml:space="preserve"> represented as the proportion of alleles sampled to form the newly colonized population, which is equivalent to sampling a finite number of individuals. </w:t>
      </w:r>
      <w:r w:rsidR="00753B7F">
        <w:rPr>
          <w:rFonts w:ascii="Times New Roman" w:hAnsi="Times New Roman" w:cs="Times New Roman"/>
        </w:rPr>
        <w:t>(</w:t>
      </w:r>
      <w:r w:rsidR="00753B7F"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rates: no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w:t>
      </w:r>
      <w:r w:rsidR="00753B7F">
        <w:rPr>
          <w:rFonts w:ascii="Times New Roman" w:hAnsi="Times New Roman" w:cs="Times New Roman"/>
        </w:rPr>
        <w:t>). (</w:t>
      </w:r>
      <w:r w:rsidR="00753B7F"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7AA8A44B" w14:textId="4473F82B" w:rsidR="0044259C" w:rsidRPr="00CB0ADF" w:rsidRDefault="00655BB1" w:rsidP="0044259C">
      <w:pPr>
        <w:rPr>
          <w:rFonts w:ascii="Times New Roman" w:hAnsi="Times New Roman" w:cs="Times New Roman"/>
        </w:rPr>
      </w:pPr>
      <w:r>
        <w:rPr>
          <w:rStyle w:val="CommentReference"/>
        </w:rPr>
        <w:lastRenderedPageBreak/>
        <w:commentReference w:id="61"/>
      </w:r>
      <w:r w:rsidR="00966896">
        <w:rPr>
          <w:rStyle w:val="CommentReference"/>
        </w:rPr>
        <w:commentReference w:id="62"/>
      </w:r>
      <w:r w:rsidR="006F4CDC" w:rsidRPr="006F4CDC">
        <w:rPr>
          <w:noProof/>
        </w:rPr>
        <w:t xml:space="preserve"> </w:t>
      </w:r>
      <w:r w:rsidR="0038674C" w:rsidRPr="0038674C">
        <w:rPr>
          <w:noProof/>
        </w:rPr>
        <w:drawing>
          <wp:inline distT="0" distB="0" distL="0" distR="0" wp14:anchorId="30046902" wp14:editId="3C2C3D57">
            <wp:extent cx="8229600" cy="3675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3675380"/>
                    </a:xfrm>
                    <a:prstGeom prst="rect">
                      <a:avLst/>
                    </a:prstGeom>
                  </pic:spPr>
                </pic:pic>
              </a:graphicData>
            </a:graphic>
          </wp:inline>
        </w:drawing>
      </w:r>
      <w:bookmarkStart w:id="63" w:name="_GoBack"/>
      <w:bookmarkEnd w:id="63"/>
    </w:p>
    <w:p w14:paraId="32B3C0AA" w14:textId="7672ED87" w:rsidR="0044259C" w:rsidRDefault="0044259C" w:rsidP="0044259C">
      <w:pPr>
        <w:rPr>
          <w:rFonts w:ascii="Times New Roman" w:hAnsi="Times New Roman" w:cs="Times New Roman"/>
        </w:rPr>
      </w:pPr>
      <w:r>
        <w:rPr>
          <w:rFonts w:ascii="Times New Roman" w:hAnsi="Times New Roman" w:cs="Times New Roman"/>
          <w:b/>
        </w:rPr>
        <w:t>Figure 6</w:t>
      </w:r>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sidR="00753B7F">
        <w:rPr>
          <w:rFonts w:ascii="Times New Roman" w:hAnsi="Times New Roman" w:cs="Times New Roman"/>
        </w:rPr>
        <w:t xml:space="preserve"> of phenotypic clines in HCN. (</w:t>
      </w:r>
      <w:r w:rsidR="00753B7F"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w:t>
      </w:r>
      <w:proofErr w:type="spellStart"/>
      <w:r w:rsidRPr="00CB0ADF">
        <w:rPr>
          <w:rFonts w:ascii="Times New Roman" w:hAnsi="Times New Roman" w:cs="Times New Roman"/>
        </w:rPr>
        <w:t>i.e.1</w:t>
      </w:r>
      <w:proofErr w:type="spellEnd"/>
      <w:r w:rsidRPr="00CB0ADF">
        <w:rPr>
          <w:rFonts w:ascii="Times New Roman" w:hAnsi="Times New Roman" w:cs="Times New Roman"/>
        </w:rPr>
        <w:t xml:space="preserve"> to 40) under strong founder effects (proportion of founding alleles = 0.01, grey squares), intermediate founder effects (proportion = 0.2, black circles) and no founder effects (proportion = 1.0, open triangles). </w:t>
      </w:r>
      <w:r w:rsidR="00966896">
        <w:rPr>
          <w:rFonts w:ascii="Times New Roman" w:hAnsi="Times New Roman" w:cs="Times New Roman"/>
        </w:rPr>
        <w:t>(</w:t>
      </w:r>
      <w:r w:rsidR="00966896" w:rsidRPr="00966896">
        <w:rPr>
          <w:rFonts w:ascii="Times New Roman" w:hAnsi="Times New Roman" w:cs="Times New Roman"/>
          <w:i/>
        </w:rPr>
        <w:t>b</w:t>
      </w:r>
      <w:r w:rsidR="00966896">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sidR="00753B7F">
        <w:rPr>
          <w:rFonts w:ascii="Times New Roman" w:hAnsi="Times New Roman" w:cs="Times New Roman"/>
        </w:rPr>
        <w:t>n in the landscape matrix for</w:t>
      </w:r>
      <w:r w:rsidRPr="00CB0ADF">
        <w:rPr>
          <w:rFonts w:ascii="Times New Roman" w:hAnsi="Times New Roman" w:cs="Times New Roman"/>
        </w:rPr>
        <w:t xml:space="preserve"> strong founder </w:t>
      </w:r>
      <w:r w:rsidR="00753B7F">
        <w:rPr>
          <w:rFonts w:ascii="Times New Roman" w:hAnsi="Times New Roman" w:cs="Times New Roman"/>
        </w:rPr>
        <w:t>effects</w:t>
      </w:r>
      <w:r w:rsidR="00966896">
        <w:rPr>
          <w:rFonts w:ascii="Times New Roman" w:hAnsi="Times New Roman" w:cs="Times New Roman"/>
        </w:rPr>
        <w:t xml:space="preserve"> (grey squares with dotted regression line)</w:t>
      </w:r>
      <w:r w:rsidR="00753B7F">
        <w:rPr>
          <w:rFonts w:ascii="Times New Roman" w:hAnsi="Times New Roman" w:cs="Times New Roman"/>
        </w:rPr>
        <w:t>,</w:t>
      </w:r>
      <w:r w:rsidR="00806E20">
        <w:rPr>
          <w:rFonts w:ascii="Times New Roman" w:hAnsi="Times New Roman" w:cs="Times New Roman"/>
        </w:rPr>
        <w:t xml:space="preserve"> no founder effects</w:t>
      </w:r>
      <w:r w:rsidR="00966896">
        <w:rPr>
          <w:rFonts w:ascii="Times New Roman" w:hAnsi="Times New Roman" w:cs="Times New Roman"/>
        </w:rPr>
        <w:t xml:space="preserve"> (open triangle with dashed regression line)</w:t>
      </w:r>
      <w:ins w:id="64" w:author="Marc Johnson" w:date="2018-01-18T14:01:00Z">
        <w:r w:rsidR="00F91F07">
          <w:rPr>
            <w:rFonts w:ascii="Times New Roman" w:hAnsi="Times New Roman" w:cs="Times New Roman"/>
          </w:rPr>
          <w:t>,</w:t>
        </w:r>
      </w:ins>
      <w:r w:rsidR="00753B7F">
        <w:rPr>
          <w:rFonts w:ascii="Times New Roman" w:hAnsi="Times New Roman" w:cs="Times New Roman"/>
        </w:rPr>
        <w:t xml:space="preserve"> </w:t>
      </w:r>
      <w:commentRangeStart w:id="65"/>
      <w:commentRangeStart w:id="66"/>
      <w:r w:rsidR="00753B7F">
        <w:rPr>
          <w:rFonts w:ascii="Times New Roman" w:hAnsi="Times New Roman" w:cs="Times New Roman"/>
        </w:rPr>
        <w:t>and</w:t>
      </w:r>
      <w:r w:rsidRPr="00CB0ADF">
        <w:rPr>
          <w:rFonts w:ascii="Times New Roman" w:hAnsi="Times New Roman" w:cs="Times New Roman"/>
        </w:rPr>
        <w:t xml:space="preserve"> intermediate founder effects</w:t>
      </w:r>
      <w:commentRangeEnd w:id="65"/>
      <w:r w:rsidR="00F91F07">
        <w:rPr>
          <w:rStyle w:val="CommentReference"/>
        </w:rPr>
        <w:commentReference w:id="65"/>
      </w:r>
      <w:commentRangeEnd w:id="66"/>
      <w:r w:rsidR="00966896">
        <w:rPr>
          <w:rStyle w:val="CommentReference"/>
        </w:rPr>
        <w:commentReference w:id="66"/>
      </w:r>
      <w:r w:rsidR="00966896">
        <w:rPr>
          <w:rFonts w:ascii="Times New Roman" w:hAnsi="Times New Roman" w:cs="Times New Roman"/>
        </w:rPr>
        <w:t xml:space="preserve"> (black circle with solid regression line)</w:t>
      </w:r>
      <w:r w:rsidRPr="00CB0ADF">
        <w:rPr>
          <w:rFonts w:ascii="Times New Roman" w:hAnsi="Times New Roman" w:cs="Times New Roman"/>
        </w:rPr>
        <w:t xml:space="preserve">. </w:t>
      </w:r>
    </w:p>
    <w:p w14:paraId="34F3177E" w14:textId="77777777" w:rsidR="0044259C" w:rsidRDefault="0044259C" w:rsidP="0044259C">
      <w:pPr>
        <w:rPr>
          <w:rFonts w:ascii="Times New Roman" w:hAnsi="Times New Roman" w:cs="Times New Roman"/>
        </w:rPr>
        <w:sectPr w:rsidR="0044259C" w:rsidSect="006F4CDC">
          <w:pgSz w:w="15840" w:h="12240" w:orient="landscape"/>
          <w:pgMar w:top="1440" w:right="1440" w:bottom="1440" w:left="1440" w:header="708" w:footer="708" w:gutter="0"/>
          <w:cols w:space="708"/>
          <w:docGrid w:linePitch="360"/>
        </w:sectPr>
      </w:pPr>
    </w:p>
    <w:p w14:paraId="6CD91F87" w14:textId="4BFF5CFF" w:rsidR="0044259C" w:rsidRDefault="00640CA6" w:rsidP="0044259C">
      <w:pPr>
        <w:rPr>
          <w:rFonts w:ascii="Times New Roman" w:hAnsi="Times New Roman" w:cs="Times New Roman"/>
        </w:rPr>
      </w:pPr>
      <w:r w:rsidRPr="00640CA6">
        <w:rPr>
          <w:noProof/>
        </w:rPr>
        <w:lastRenderedPageBreak/>
        <w:t xml:space="preserve"> </w:t>
      </w:r>
      <w:r w:rsidRPr="00640CA6">
        <w:rPr>
          <w:noProof/>
        </w:rPr>
        <w:drawing>
          <wp:inline distT="0" distB="0" distL="0" distR="0" wp14:anchorId="1E9F89BE" wp14:editId="1D12EC9D">
            <wp:extent cx="6858000" cy="556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565775"/>
                    </a:xfrm>
                    <a:prstGeom prst="rect">
                      <a:avLst/>
                    </a:prstGeom>
                  </pic:spPr>
                </pic:pic>
              </a:graphicData>
            </a:graphic>
          </wp:inline>
        </w:drawing>
      </w:r>
    </w:p>
    <w:p w14:paraId="609B6751" w14:textId="765E7D58" w:rsidR="0044259C" w:rsidRPr="00117B14" w:rsidRDefault="0044259C" w:rsidP="0044259C">
      <w:pPr>
        <w:rPr>
          <w:rFonts w:ascii="Times New Roman" w:hAnsi="Times New Roman" w:cs="Times New Roman"/>
        </w:rPr>
      </w:pPr>
      <w:commentRangeStart w:id="67"/>
      <w:commentRangeStart w:id="68"/>
      <w:r>
        <w:rPr>
          <w:rFonts w:ascii="Times New Roman" w:hAnsi="Times New Roman" w:cs="Times New Roman"/>
          <w:b/>
        </w:rPr>
        <w:t xml:space="preserve">Figure </w:t>
      </w:r>
      <w:commentRangeEnd w:id="67"/>
      <w:r w:rsidR="00F54E7B">
        <w:rPr>
          <w:rStyle w:val="CommentReference"/>
        </w:rPr>
        <w:commentReference w:id="67"/>
      </w:r>
      <w:commentRangeEnd w:id="68"/>
      <w:r w:rsidR="00CB1B0B">
        <w:rPr>
          <w:rStyle w:val="CommentReference"/>
        </w:rPr>
        <w:commentReference w:id="68"/>
      </w:r>
      <w:r>
        <w:rPr>
          <w:rFonts w:ascii="Times New Roman" w:hAnsi="Times New Roman" w:cs="Times New Roman"/>
          <w:b/>
        </w:rPr>
        <w:t xml:space="preserve">7: </w:t>
      </w:r>
      <w:r>
        <w:rPr>
          <w:rFonts w:ascii="Times New Roman" w:hAnsi="Times New Roman" w:cs="Times New Roman"/>
        </w:rPr>
        <w:t>Selection influenced the formation of spatial clines in HCN in both the a</w:t>
      </w:r>
      <w:r w:rsidR="00753B7F">
        <w:rPr>
          <w:rFonts w:ascii="Times New Roman" w:hAnsi="Times New Roman" w:cs="Times New Roman"/>
        </w:rPr>
        <w:t>bsence (</w:t>
      </w:r>
      <w:r w:rsidR="00753B7F" w:rsidRPr="00753B7F">
        <w:rPr>
          <w:rFonts w:ascii="Times New Roman" w:hAnsi="Times New Roman" w:cs="Times New Roman"/>
          <w:i/>
        </w:rPr>
        <w:t>a</w:t>
      </w:r>
      <w:r w:rsidR="00753B7F">
        <w:rPr>
          <w:rFonts w:ascii="Times New Roman" w:hAnsi="Times New Roman" w:cs="Times New Roman"/>
        </w:rPr>
        <w:t xml:space="preserve"> and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b</w:t>
      </w:r>
      <w:r w:rsidR="00753B7F">
        <w:rPr>
          <w:rFonts w:ascii="Times New Roman" w:hAnsi="Times New Roman" w:cs="Times New Roman"/>
        </w:rPr>
        <w:t xml:space="preserve"> and </w:t>
      </w:r>
      <w:r w:rsidR="00753B7F"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w:t>
      </w:r>
      <w:r w:rsidR="00753B7F">
        <w:rPr>
          <w:rFonts w:ascii="Times New Roman" w:hAnsi="Times New Roman" w:cs="Times New Roman"/>
        </w:rPr>
        <w:t>ypes in urban populations. In (</w:t>
      </w:r>
      <w:r w:rsidR="00753B7F" w:rsidRPr="00753B7F">
        <w:rPr>
          <w:rFonts w:ascii="Times New Roman" w:hAnsi="Times New Roman" w:cs="Times New Roman"/>
          <w:i/>
        </w:rPr>
        <w:t>b</w:t>
      </w:r>
      <w:r w:rsidR="00753B7F">
        <w:rPr>
          <w:rFonts w:ascii="Times New Roman" w:hAnsi="Times New Roman" w:cs="Times New Roman"/>
        </w:rPr>
        <w:t>) and (</w:t>
      </w:r>
      <w:r w:rsidR="00753B7F"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w:t>
      </w:r>
      <w:r w:rsidR="00753B7F">
        <w:rPr>
          <w:rFonts w:ascii="Times New Roman" w:hAnsi="Times New Roman" w:cs="Times New Roman"/>
        </w:rPr>
        <w:t xml:space="preserve"> fitness. In both the </w:t>
      </w:r>
      <w:commentRangeStart w:id="69"/>
      <w:commentRangeStart w:id="70"/>
      <w:r w:rsidR="00753B7F">
        <w:rPr>
          <w:rFonts w:ascii="Times New Roman" w:hAnsi="Times New Roman" w:cs="Times New Roman"/>
        </w:rPr>
        <w:t xml:space="preserve">absence </w:t>
      </w:r>
      <w:commentRangeEnd w:id="69"/>
      <w:r w:rsidR="007F3C93">
        <w:rPr>
          <w:rStyle w:val="CommentReference"/>
        </w:rPr>
        <w:commentReference w:id="69"/>
      </w:r>
      <w:commentRangeEnd w:id="70"/>
      <w:r w:rsidR="00CB1B0B">
        <w:rPr>
          <w:rStyle w:val="CommentReference"/>
        </w:rPr>
        <w:commentReference w:id="70"/>
      </w:r>
      <w:r w:rsidR="00753B7F">
        <w:rPr>
          <w:rFonts w:ascii="Times New Roman" w:hAnsi="Times New Roman" w:cs="Times New Roman"/>
        </w:rPr>
        <w:t>(</w:t>
      </w:r>
      <w:r w:rsidR="00753B7F" w:rsidRPr="00753B7F">
        <w:rPr>
          <w:rFonts w:ascii="Times New Roman" w:hAnsi="Times New Roman" w:cs="Times New Roman"/>
          <w:i/>
        </w:rPr>
        <w:t>a</w:t>
      </w:r>
      <w:r>
        <w:rPr>
          <w:rFonts w:ascii="Times New Roman" w:hAnsi="Times New Roman" w:cs="Times New Roman"/>
        </w:rPr>
        <w:t xml:space="preserve">) and presence </w:t>
      </w:r>
      <w:r w:rsidR="00753B7F">
        <w:rPr>
          <w:rFonts w:ascii="Times New Roman" w:hAnsi="Times New Roman" w:cs="Times New Roman"/>
        </w:rPr>
        <w:t>(</w:t>
      </w:r>
      <w:r w:rsidR="00753B7F"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 xml:space="preserve">0.05, black diamonds with solid line) </w:t>
      </w:r>
      <w:r w:rsidR="00D33208">
        <w:rPr>
          <w:rFonts w:ascii="Times New Roman" w:hAnsi="Times New Roman" w:cs="Times New Roman"/>
        </w:rPr>
        <w:t>gene flow</w:t>
      </w:r>
      <w:r>
        <w:rPr>
          <w:rFonts w:ascii="Times New Roman" w:hAnsi="Times New Roman" w:cs="Times New Roman"/>
        </w:rPr>
        <w:t xml:space="preserve">, although this effect was reduced in the presence of drift. Similarly, selection influenced the proportion of significantly positive (open triangles with dashed lines) and negative (black inverted triangles with solid line) clines in both the </w:t>
      </w:r>
      <w:r w:rsidR="00753B7F">
        <w:rPr>
          <w:rFonts w:ascii="Times New Roman" w:hAnsi="Times New Roman" w:cs="Times New Roman"/>
        </w:rPr>
        <w:t>absence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d</w:t>
      </w:r>
      <w:r>
        <w:rPr>
          <w:rFonts w:ascii="Times New Roman" w:hAnsi="Times New Roman" w:cs="Times New Roman"/>
        </w:rPr>
        <w:t xml:space="preserve">) of an opposing </w:t>
      </w:r>
      <w:r w:rsidR="007D4EEA">
        <w:rPr>
          <w:rFonts w:ascii="Times New Roman" w:hAnsi="Times New Roman" w:cs="Times New Roman"/>
        </w:rPr>
        <w:t xml:space="preserve">gradient in </w:t>
      </w:r>
      <w:r>
        <w:rPr>
          <w:rFonts w:ascii="Times New Roman" w:hAnsi="Times New Roman" w:cs="Times New Roman"/>
        </w:rPr>
        <w:t xml:space="preserve">drift. </w:t>
      </w:r>
      <w:r w:rsidRPr="00CB0ADF">
        <w:rPr>
          <w:rFonts w:ascii="Times New Roman" w:hAnsi="Times New Roman" w:cs="Times New Roman"/>
        </w:rPr>
        <w:t>All points represent mean or proportions ± 95% confidence intervals.</w:t>
      </w:r>
    </w:p>
    <w:p w14:paraId="6937F097" w14:textId="24CD8B4D" w:rsidR="00695730" w:rsidRPr="00353D38" w:rsidRDefault="00695730" w:rsidP="00695730">
      <w:pPr>
        <w:rPr>
          <w:rFonts w:ascii="Times New Roman" w:hAnsi="Times New Roman" w:cs="Times New Roman"/>
        </w:rPr>
      </w:pPr>
      <w:r w:rsidRPr="00353D38">
        <w:rPr>
          <w:rFonts w:ascii="Times New Roman" w:hAnsi="Times New Roman" w:cs="Times New Roman"/>
        </w:rPr>
        <w:br/>
      </w:r>
    </w:p>
    <w:p w14:paraId="2215BCFB" w14:textId="77777777" w:rsidR="00695730" w:rsidRPr="00353D38" w:rsidRDefault="00695730" w:rsidP="00695730">
      <w:pPr>
        <w:rPr>
          <w:rFonts w:ascii="Times New Roman" w:hAnsi="Times New Roman" w:cs="Times New Roman"/>
        </w:rPr>
      </w:pPr>
    </w:p>
    <w:p w14:paraId="36FFA0C8" w14:textId="77777777" w:rsidR="00695730" w:rsidRPr="00353D38" w:rsidRDefault="00695730" w:rsidP="00695730">
      <w:pPr>
        <w:rPr>
          <w:rFonts w:ascii="Times New Roman" w:hAnsi="Times New Roman" w:cs="Times New Roman"/>
        </w:rPr>
      </w:pPr>
    </w:p>
    <w:p w14:paraId="07C7E9F5" w14:textId="77777777" w:rsidR="00695730" w:rsidRPr="00353D38" w:rsidRDefault="00695730" w:rsidP="00695730">
      <w:pPr>
        <w:spacing w:line="480" w:lineRule="auto"/>
        <w:ind w:firstLine="360"/>
        <w:rPr>
          <w:rFonts w:ascii="Times New Roman" w:hAnsi="Times New Roman" w:cs="Times New Roman"/>
        </w:rPr>
      </w:pPr>
    </w:p>
    <w:p w14:paraId="70E27950" w14:textId="364466E1" w:rsidR="00695730" w:rsidRPr="00353D38" w:rsidRDefault="00695730">
      <w:pPr>
        <w:rPr>
          <w:rFonts w:ascii="Times New Roman" w:hAnsi="Times New Roman" w:cs="Times New Roman"/>
          <w:b/>
        </w:rPr>
      </w:pPr>
    </w:p>
    <w:sectPr w:rsidR="00695730" w:rsidRPr="00353D38"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mes Santangelo" w:date="2018-01-16T11:24:00Z" w:initials="JS">
    <w:p w14:paraId="5F79B2AC" w14:textId="77777777" w:rsidR="00F47CA8" w:rsidRDefault="00F47CA8">
      <w:pPr>
        <w:pStyle w:val="CommentText"/>
      </w:pPr>
      <w:r>
        <w:rPr>
          <w:rStyle w:val="CommentReference"/>
        </w:rPr>
        <w:annotationRef/>
      </w:r>
      <w:r>
        <w:t xml:space="preserve">Rob—Please confirm affiliations. </w:t>
      </w:r>
    </w:p>
  </w:comment>
  <w:comment w:id="1" w:author="James Santangelo" w:date="2018-01-17T17:56:00Z" w:initials="JS">
    <w:p w14:paraId="50E889DB" w14:textId="170D8757" w:rsidR="00F47CA8" w:rsidRDefault="00F47CA8">
      <w:pPr>
        <w:pStyle w:val="CommentText"/>
      </w:pPr>
      <w:r>
        <w:rPr>
          <w:rStyle w:val="CommentReference"/>
        </w:rPr>
        <w:annotationRef/>
      </w:r>
      <w:r>
        <w:t xml:space="preserve">Max: 200 words. We’re at 236. Should probably also insert something about urbanization. </w:t>
      </w:r>
    </w:p>
  </w:comment>
  <w:comment w:id="2" w:author="Marc Johnson" w:date="2018-01-18T08:33:00Z" w:initials="MJ">
    <w:p w14:paraId="6C58760E" w14:textId="1FB55A28" w:rsidR="00F47CA8" w:rsidRDefault="00F47CA8">
      <w:pPr>
        <w:pStyle w:val="CommentText"/>
      </w:pPr>
      <w:r>
        <w:rPr>
          <w:rStyle w:val="CommentReference"/>
        </w:rPr>
        <w:annotationRef/>
      </w:r>
      <w:r>
        <w:t xml:space="preserve">Definitely need something urban since it is an urban </w:t>
      </w:r>
      <w:proofErr w:type="spellStart"/>
      <w:r>
        <w:t>evoeco</w:t>
      </w:r>
      <w:proofErr w:type="spellEnd"/>
      <w:r>
        <w:t xml:space="preserve"> special feature</w:t>
      </w:r>
    </w:p>
  </w:comment>
  <w:comment w:id="3" w:author="Marc Johnson" w:date="2018-01-18T16:14:00Z" w:initials="MJ">
    <w:p w14:paraId="1C25D8BA" w14:textId="177DDE51" w:rsidR="00F47CA8" w:rsidRDefault="00F47CA8">
      <w:pPr>
        <w:pStyle w:val="CommentText"/>
      </w:pPr>
      <w:r>
        <w:rPr>
          <w:rStyle w:val="CommentReference"/>
        </w:rPr>
        <w:annotationRef/>
      </w:r>
      <w:r>
        <w:t xml:space="preserve">I started to edit the abstract but I’m going to pause here and punt it back to you. The focus of the abstract doesn’t reflect the questions or focus of the intro or discussion very well. Given the research questions and special issue you are submitting to, urbanization should have a stronger focus here. I agree your results are more general, but the focus of the paper as a whole has been pitched in an urban context and the abstract should reflect that. </w:t>
      </w:r>
    </w:p>
  </w:comment>
  <w:comment w:id="22" w:author="James Santangelo" w:date="2018-01-17T18:03:00Z" w:initials="JS">
    <w:p w14:paraId="2C78C22D" w14:textId="278DA6FA" w:rsidR="00F47CA8" w:rsidRDefault="00F47CA8">
      <w:pPr>
        <w:pStyle w:val="CommentText"/>
      </w:pPr>
      <w:r>
        <w:rPr>
          <w:rStyle w:val="CommentReference"/>
        </w:rPr>
        <w:annotationRef/>
      </w:r>
      <w:r>
        <w:t>Thoughts?</w:t>
      </w:r>
    </w:p>
  </w:comment>
  <w:comment w:id="23" w:author="Rob Ness" w:date="2017-12-18T19:15:00Z" w:initials="RN">
    <w:p w14:paraId="5AC8569C" w14:textId="77777777" w:rsidR="00F47CA8" w:rsidRDefault="00F47CA8" w:rsidP="00695730">
      <w:pPr>
        <w:pStyle w:val="CommentText"/>
      </w:pPr>
      <w:r>
        <w:rPr>
          <w:rStyle w:val="CommentReference"/>
        </w:rPr>
        <w:annotationRef/>
      </w:r>
      <w:r>
        <w:t>So perhaps the following two paragraphs could be condensed into one paragraph – like this:</w:t>
      </w:r>
    </w:p>
    <w:p w14:paraId="52AF8E9D" w14:textId="77777777" w:rsidR="00F47CA8" w:rsidRDefault="00F47CA8" w:rsidP="00695730">
      <w:pPr>
        <w:pStyle w:val="CommentText"/>
      </w:pPr>
    </w:p>
    <w:p w14:paraId="33FF051D" w14:textId="77777777" w:rsidR="00F47CA8" w:rsidRDefault="00F47CA8" w:rsidP="00695730">
      <w:pPr>
        <w:pStyle w:val="CommentText"/>
        <w:numPr>
          <w:ilvl w:val="0"/>
          <w:numId w:val="2"/>
        </w:numPr>
      </w:pPr>
      <w:r>
        <w:t>Clines are assumed adaptive.</w:t>
      </w:r>
    </w:p>
    <w:p w14:paraId="5973E879" w14:textId="77777777" w:rsidR="00F47CA8" w:rsidRDefault="00F47CA8" w:rsidP="00695730">
      <w:pPr>
        <w:pStyle w:val="CommentText"/>
        <w:numPr>
          <w:ilvl w:val="0"/>
          <w:numId w:val="2"/>
        </w:numPr>
      </w:pPr>
      <w:r>
        <w:t>Single locus clines in alleles or quant traits can happen by drift.</w:t>
      </w:r>
    </w:p>
    <w:p w14:paraId="4EAA59F9" w14:textId="77777777" w:rsidR="00F47CA8" w:rsidRDefault="00F47CA8" w:rsidP="00695730">
      <w:pPr>
        <w:pStyle w:val="CommentText"/>
        <w:numPr>
          <w:ilvl w:val="0"/>
          <w:numId w:val="2"/>
        </w:numPr>
      </w:pPr>
      <w:r>
        <w:t>But parallel clines are assumed to be selection b/c clines should occur in either direction</w:t>
      </w:r>
    </w:p>
    <w:p w14:paraId="784A947F" w14:textId="77777777" w:rsidR="00F47CA8" w:rsidRDefault="00F47CA8" w:rsidP="00695730">
      <w:pPr>
        <w:pStyle w:val="CommentText"/>
        <w:numPr>
          <w:ilvl w:val="0"/>
          <w:numId w:val="2"/>
        </w:numPr>
      </w:pPr>
      <w:r>
        <w:t xml:space="preserve">However, it is underappreciated that such parallel clines can happen by drift (e.g. </w:t>
      </w:r>
      <w:proofErr w:type="spellStart"/>
      <w:r>
        <w:t>paniculata</w:t>
      </w:r>
      <w:proofErr w:type="spellEnd"/>
      <w:r>
        <w:t>)</w:t>
      </w:r>
    </w:p>
    <w:p w14:paraId="602FD3AE" w14:textId="77777777" w:rsidR="00F47CA8" w:rsidRDefault="00F47CA8" w:rsidP="00695730">
      <w:pPr>
        <w:pStyle w:val="CommentText"/>
      </w:pPr>
    </w:p>
  </w:comment>
  <w:comment w:id="24" w:author="James Santangelo" w:date="2017-12-23T11:50:00Z" w:initials="JS">
    <w:p w14:paraId="25D8AAAE" w14:textId="77777777" w:rsidR="00F47CA8" w:rsidRDefault="00F47CA8" w:rsidP="00695730">
      <w:pPr>
        <w:pStyle w:val="CommentText"/>
      </w:pPr>
      <w:r>
        <w:rPr>
          <w:rStyle w:val="CommentReference"/>
        </w:rPr>
        <w:annotationRef/>
      </w:r>
      <w:r>
        <w:t xml:space="preserve">I’m worried that to make a compelling argument, the paragraph would end up being too long. However, if we still think the intro is too long, then we can do this. I’ve shortened the intro quite a bit by removing a paragraph (see below) and reducing the explanation of examples. </w:t>
      </w:r>
    </w:p>
  </w:comment>
  <w:comment w:id="25" w:author="Marc Johnson" w:date="2018-01-18T09:12:00Z" w:initials="MJ">
    <w:p w14:paraId="2225C946" w14:textId="106B2D93" w:rsidR="00F47CA8" w:rsidRDefault="00F47CA8">
      <w:pPr>
        <w:pStyle w:val="CommentText"/>
      </w:pPr>
      <w:r>
        <w:rPr>
          <w:rStyle w:val="CommentReference"/>
        </w:rPr>
        <w:annotationRef/>
      </w:r>
      <w:r>
        <w:t xml:space="preserve">It took me a few reads to get this point. I worry we might lose people here. Is there a simpler way to make this point? The basic premise is that the probability of eventual fixation by drift is equal to the initial frequency of the allele. The reader will need to know </w:t>
      </w:r>
      <w:proofErr w:type="gramStart"/>
      <w:r>
        <w:t>there</w:t>
      </w:r>
      <w:proofErr w:type="gramEnd"/>
      <w:r>
        <w:t xml:space="preserve"> pop gen pretty well, and to be able to make a couple of leaps of logic to follow your argument. You’ll also lose 95% of grad students at this point, just because they are less likely to know the pop gene theory </w:t>
      </w:r>
      <w:proofErr w:type="gramStart"/>
      <w:r>
        <w:t>literature..</w:t>
      </w:r>
      <w:proofErr w:type="gramEnd"/>
    </w:p>
  </w:comment>
  <w:comment w:id="26" w:author="Rob Ness" w:date="2017-12-18T19:30:00Z" w:initials="RN">
    <w:p w14:paraId="0418A158" w14:textId="77777777" w:rsidR="00F47CA8" w:rsidRDefault="00F47CA8" w:rsidP="00695730">
      <w:pPr>
        <w:pStyle w:val="CommentText"/>
      </w:pPr>
      <w:r>
        <w:rPr>
          <w:rStyle w:val="CommentReference"/>
        </w:rPr>
        <w:annotationRef/>
      </w:r>
      <w:r>
        <w:rPr>
          <w:rStyle w:val="CommentReference"/>
        </w:rPr>
        <w:annotationRef/>
      </w:r>
      <w:r>
        <w:t xml:space="preserve">Do you think </w:t>
      </w:r>
      <w:proofErr w:type="spellStart"/>
      <w:r>
        <w:t>its</w:t>
      </w:r>
      <w:proofErr w:type="spellEnd"/>
      <w:r>
        <w:t xml:space="preserve"> good to lead with selection or drift?</w:t>
      </w:r>
    </w:p>
    <w:p w14:paraId="3FF24F10" w14:textId="77777777" w:rsidR="00F47CA8" w:rsidRDefault="00F47CA8" w:rsidP="00695730">
      <w:pPr>
        <w:pStyle w:val="CommentText"/>
      </w:pPr>
    </w:p>
    <w:p w14:paraId="4DCFE517" w14:textId="77777777" w:rsidR="00F47CA8" w:rsidRDefault="00F47CA8" w:rsidP="00695730">
      <w:pPr>
        <w:pStyle w:val="CommentText"/>
      </w:pPr>
      <w:r>
        <w:t xml:space="preserve">It almost seems worth saying: cities are cool, we all like to think about selection to adapt to cities – BUT cities may also be </w:t>
      </w:r>
      <w:proofErr w:type="gramStart"/>
      <w:r>
        <w:t>drifty</w:t>
      </w:r>
      <w:proofErr w:type="gramEnd"/>
      <w:r>
        <w:t xml:space="preserve"> so we need to think about both things – which is what we are going to do here</w:t>
      </w:r>
    </w:p>
  </w:comment>
  <w:comment w:id="27" w:author="James Santangelo" w:date="2017-12-23T11:20:00Z" w:initials="JS">
    <w:p w14:paraId="3B9479C0" w14:textId="77777777" w:rsidR="00F47CA8" w:rsidRDefault="00F47CA8" w:rsidP="00695730">
      <w:pPr>
        <w:pStyle w:val="CommentText"/>
      </w:pPr>
      <w:r>
        <w:rPr>
          <w:rStyle w:val="CommentReference"/>
        </w:rPr>
        <w:annotationRef/>
      </w:r>
      <w:r>
        <w:t xml:space="preserve">My motivation for the ordering here were two-fold: (1) We know more about how cities affect drift/gene flow than selection, so I presented this first. This is why I’m hesitant to say: “we all like to think about selection to adapt to cities” because current published work doesn’t reflect this very well. (2) Ken’s work focused on selection, providing a natural transition between Ken’s work and the focus of the current paper using </w:t>
      </w:r>
      <w:proofErr w:type="spellStart"/>
      <w:r>
        <w:t>cyanogenesis</w:t>
      </w:r>
      <w:proofErr w:type="spellEnd"/>
      <w:r>
        <w:t xml:space="preserve"> as a model.</w:t>
      </w:r>
    </w:p>
    <w:p w14:paraId="4A0F7EC9" w14:textId="77777777" w:rsidR="00F47CA8" w:rsidRDefault="00F47CA8" w:rsidP="00695730">
      <w:pPr>
        <w:pStyle w:val="CommentText"/>
      </w:pPr>
    </w:p>
    <w:p w14:paraId="4F7FBC29" w14:textId="77777777" w:rsidR="00F47CA8" w:rsidRDefault="00F47CA8" w:rsidP="00695730">
      <w:pPr>
        <w:pStyle w:val="CommentText"/>
      </w:pPr>
      <w:r>
        <w:t xml:space="preserve">Let me know if this makes sense. </w:t>
      </w:r>
    </w:p>
    <w:p w14:paraId="7262543F" w14:textId="77777777" w:rsidR="00F47CA8" w:rsidRDefault="00F47CA8" w:rsidP="00695730">
      <w:pPr>
        <w:pStyle w:val="CommentText"/>
      </w:pPr>
    </w:p>
    <w:p w14:paraId="4146EF8B" w14:textId="77777777" w:rsidR="00F47CA8" w:rsidRDefault="00F47CA8" w:rsidP="00695730">
      <w:pPr>
        <w:pStyle w:val="CommentText"/>
      </w:pPr>
    </w:p>
  </w:comment>
  <w:comment w:id="28" w:author="Marc Johnson" w:date="2018-01-18T09:34:00Z" w:initials="MJ">
    <w:p w14:paraId="68C235E9" w14:textId="61ED0EF9" w:rsidR="00F47CA8" w:rsidRDefault="00F47CA8">
      <w:pPr>
        <w:pStyle w:val="CommentText"/>
      </w:pPr>
      <w:r>
        <w:rPr>
          <w:rStyle w:val="CommentReference"/>
        </w:rPr>
        <w:annotationRef/>
      </w:r>
      <w:r>
        <w:t xml:space="preserve">That is an odd term. Did you make this up or take it from the </w:t>
      </w:r>
      <w:proofErr w:type="gramStart"/>
      <w:r>
        <w:t>literature.</w:t>
      </w:r>
      <w:proofErr w:type="gramEnd"/>
      <w:r>
        <w:t xml:space="preserve"> “redundant recessive </w:t>
      </w:r>
      <w:proofErr w:type="spellStart"/>
      <w:r>
        <w:t>epistaiss</w:t>
      </w:r>
      <w:proofErr w:type="spellEnd"/>
      <w:r>
        <w:t>” would be a more intuitive term.</w:t>
      </w:r>
    </w:p>
  </w:comment>
  <w:comment w:id="29" w:author="James Santangelo [2]" w:date="2018-01-20T12:13:00Z" w:initials="JS">
    <w:p w14:paraId="02FFA7C2" w14:textId="7F6E7713" w:rsidR="008F3750" w:rsidRDefault="008F3750">
      <w:pPr>
        <w:pStyle w:val="CommentText"/>
      </w:pPr>
      <w:r>
        <w:rPr>
          <w:rStyle w:val="CommentReference"/>
        </w:rPr>
        <w:annotationRef/>
      </w:r>
      <w:r>
        <w:t xml:space="preserve">I know it’s not super </w:t>
      </w:r>
      <w:proofErr w:type="gramStart"/>
      <w:r>
        <w:t>intuitive</w:t>
      </w:r>
      <w:proofErr w:type="gramEnd"/>
      <w:r>
        <w:t xml:space="preserve"> but this seems to be the accepted terminology. See here (</w:t>
      </w:r>
      <w:hyperlink r:id="rId1" w:history="1">
        <w:r w:rsidRPr="005B0005">
          <w:rPr>
            <w:rStyle w:val="Hyperlink"/>
          </w:rPr>
          <w:t>https://www.nature.com/scitable/topicpage/epistasis-gene-interaction-and-phenotype-effects-460</w:t>
        </w:r>
      </w:hyperlink>
      <w:r>
        <w:t xml:space="preserve">). </w:t>
      </w:r>
    </w:p>
  </w:comment>
  <w:comment w:id="30" w:author="Marc Johnson" w:date="2018-01-18T09:38:00Z" w:initials="MJ">
    <w:p w14:paraId="2CCC7AD8" w14:textId="0D128F76" w:rsidR="00F47CA8" w:rsidRDefault="00F47CA8">
      <w:pPr>
        <w:pStyle w:val="CommentText"/>
      </w:pPr>
      <w:r>
        <w:rPr>
          <w:rStyle w:val="CommentReference"/>
        </w:rPr>
        <w:annotationRef/>
      </w:r>
      <w:r>
        <w:t>I am not a fan of giving away the results in the introduction. It is like telling people how the story ends at the end of the first chapter of a book. How about something like: We discuss our results in the context of …</w:t>
      </w:r>
    </w:p>
  </w:comment>
  <w:comment w:id="31" w:author="James Santangelo [2]" w:date="2018-01-20T12:30:00Z" w:initials="JS">
    <w:p w14:paraId="517AE6B3" w14:textId="64A6323A" w:rsidR="00FC1F6A" w:rsidRDefault="00FC1F6A">
      <w:pPr>
        <w:pStyle w:val="CommentText"/>
      </w:pPr>
      <w:r>
        <w:rPr>
          <w:rStyle w:val="CommentReference"/>
        </w:rPr>
        <w:annotationRef/>
      </w:r>
      <w:r>
        <w:t xml:space="preserve">Revise supplementary references throughout and change supplementary materials to follow format. </w:t>
      </w:r>
    </w:p>
  </w:comment>
  <w:comment w:id="32" w:author="Marc Johnson" w:date="2018-01-18T10:47:00Z" w:initials="MJ">
    <w:p w14:paraId="71EE8235" w14:textId="7F081F72" w:rsidR="00F47CA8" w:rsidRDefault="00F47CA8">
      <w:pPr>
        <w:pStyle w:val="CommentText"/>
      </w:pPr>
      <w:r>
        <w:rPr>
          <w:rStyle w:val="CommentReference"/>
        </w:rPr>
        <w:annotationRef/>
      </w:r>
      <w:r>
        <w:t>Not the exact proportion? If it the exact proportion, then remove the word “maximum”</w:t>
      </w:r>
    </w:p>
  </w:comment>
  <w:comment w:id="33" w:author="James Santangelo [2]" w:date="2018-01-20T12:35:00Z" w:initials="JS">
    <w:p w14:paraId="22B0CE3A" w14:textId="267A0F81" w:rsidR="00FC1F6A" w:rsidRDefault="00FC1F6A">
      <w:pPr>
        <w:pStyle w:val="CommentText"/>
      </w:pPr>
      <w:r>
        <w:rPr>
          <w:rStyle w:val="CommentReference"/>
        </w:rPr>
        <w:annotationRef/>
      </w:r>
      <w:r>
        <w:t xml:space="preserve">Technically it’s the maximum since rates of gene flow decline with distance. Therefore, the ‘exact’ proportion of alleles exchanged depends on the distance between populations. </w:t>
      </w:r>
    </w:p>
  </w:comment>
  <w:comment w:id="34" w:author="Marc Johnson" w:date="2018-01-18T10:53:00Z" w:initials="MJ">
    <w:p w14:paraId="348B508F" w14:textId="5F9E4D4C" w:rsidR="00F47CA8" w:rsidRDefault="00F47CA8">
      <w:pPr>
        <w:pStyle w:val="CommentText"/>
      </w:pPr>
      <w:r>
        <w:rPr>
          <w:rStyle w:val="CommentReference"/>
        </w:rPr>
        <w:annotationRef/>
      </w:r>
      <w:r>
        <w:t xml:space="preserve">Oh interesting. So different simulations ran for different lengths of total time. I wonder if this will concern </w:t>
      </w:r>
      <w:proofErr w:type="spellStart"/>
      <w:r>
        <w:t>reviewrs</w:t>
      </w:r>
      <w:proofErr w:type="spellEnd"/>
      <w:r>
        <w:t xml:space="preserve"> at all.</w:t>
      </w:r>
    </w:p>
  </w:comment>
  <w:comment w:id="35" w:author="James Santangelo [2]" w:date="2018-01-20T12:37:00Z" w:initials="JS">
    <w:p w14:paraId="0D6BCCC8" w14:textId="0128DFB8" w:rsidR="00FC1F6A" w:rsidRDefault="00FC1F6A">
      <w:pPr>
        <w:pStyle w:val="CommentText"/>
      </w:pPr>
      <w:r>
        <w:rPr>
          <w:rStyle w:val="CommentReference"/>
        </w:rPr>
        <w:annotationRef/>
      </w:r>
      <w:r>
        <w:t xml:space="preserve">Yes. This was unavoidable since stronger founder effects result in more generations required to fill the matrix. However, this is probably biologically realistic if populations differ in their colonizing ability and colonization is a function of population size. </w:t>
      </w:r>
    </w:p>
  </w:comment>
  <w:comment w:id="36" w:author="Marc Johnson" w:date="2018-01-18T10:57:00Z" w:initials="MJ">
    <w:p w14:paraId="07DFDEEF" w14:textId="560FC169" w:rsidR="00F47CA8" w:rsidRDefault="00F47CA8">
      <w:pPr>
        <w:pStyle w:val="CommentText"/>
      </w:pPr>
      <w:r>
        <w:rPr>
          <w:rStyle w:val="CommentReference"/>
        </w:rPr>
        <w:annotationRef/>
      </w:r>
      <w:r>
        <w:t xml:space="preserve">One thing to think about, which relates to an earlier comment by Rob, is what happens when average selection favours when cyanotype or the other, but the relative strength of this selection varies. In other words, cases where HCN+ and HCN- don’t have equal fitness at the halfway point. You might consider starting these simulations when you submit, so that the results are ready in case a reviewer raises this concern. </w:t>
      </w:r>
    </w:p>
  </w:comment>
  <w:comment w:id="37" w:author="Marc Johnson" w:date="2018-01-18T11:02:00Z" w:initials="MJ">
    <w:p w14:paraId="0EF93F45" w14:textId="7C16E3A1" w:rsidR="00F47CA8" w:rsidRDefault="00F47CA8">
      <w:pPr>
        <w:pStyle w:val="CommentText"/>
      </w:pPr>
      <w:r>
        <w:rPr>
          <w:rStyle w:val="CommentReference"/>
        </w:rPr>
        <w:annotationRef/>
      </w:r>
      <w:proofErr w:type="spellStart"/>
      <w:r>
        <w:t>Corkill</w:t>
      </w:r>
      <w:proofErr w:type="spellEnd"/>
      <w:r>
        <w:t xml:space="preserve"> 1952 in the obscure NZ journal, as cited by Burdon 83 </w:t>
      </w:r>
    </w:p>
  </w:comment>
  <w:comment w:id="38" w:author="James Santangelo [2]" w:date="2018-01-20T12:59:00Z" w:initials="JS">
    <w:p w14:paraId="061C4AB3" w14:textId="0B41FC33" w:rsidR="00A71B8F" w:rsidRDefault="00A71B8F">
      <w:pPr>
        <w:pStyle w:val="CommentText"/>
      </w:pPr>
      <w:r>
        <w:rPr>
          <w:rStyle w:val="CommentReference"/>
        </w:rPr>
        <w:annotationRef/>
      </w:r>
      <w:r>
        <w:t>Fill in</w:t>
      </w:r>
    </w:p>
  </w:comment>
  <w:comment w:id="39" w:author="Marc Johnson" w:date="2018-01-18T11:37:00Z" w:initials="MJ">
    <w:p w14:paraId="1EC994B7" w14:textId="5F791C3A" w:rsidR="00F47CA8" w:rsidRDefault="00F47CA8">
      <w:pPr>
        <w:pStyle w:val="CommentText"/>
      </w:pPr>
      <w:r>
        <w:rPr>
          <w:rStyle w:val="CommentReference"/>
        </w:rPr>
        <w:t>“</w:t>
      </w:r>
      <w:r>
        <w:rPr>
          <w:rStyle w:val="CommentReference"/>
        </w:rPr>
        <w:annotationRef/>
      </w:r>
      <w:r>
        <w:rPr>
          <w:rStyle w:val="CommentReference"/>
        </w:rPr>
        <w:t>o</w:t>
      </w:r>
      <w:r>
        <w:t>r reinforce”</w:t>
      </w:r>
    </w:p>
  </w:comment>
  <w:comment w:id="40" w:author="James Santangelo [2]" w:date="2018-01-20T13:00:00Z" w:initials="JS">
    <w:p w14:paraId="6737774D" w14:textId="69044996" w:rsidR="00A71B8F" w:rsidRDefault="00A71B8F">
      <w:pPr>
        <w:pStyle w:val="CommentText"/>
      </w:pPr>
      <w:r>
        <w:rPr>
          <w:rStyle w:val="CommentReference"/>
        </w:rPr>
        <w:annotationRef/>
      </w:r>
      <w:r>
        <w:t xml:space="preserve">Not quite reinforce in this case since clines are being formed by drift in the direction opposite to clines being favored by selection. </w:t>
      </w:r>
    </w:p>
  </w:comment>
  <w:comment w:id="41" w:author="James Santangelo [2]" w:date="2018-01-20T13:01:00Z" w:initials="JS">
    <w:p w14:paraId="555FBF9A" w14:textId="52628FC6" w:rsidR="00A71B8F" w:rsidRDefault="00A71B8F">
      <w:pPr>
        <w:pStyle w:val="CommentText"/>
      </w:pPr>
      <w:r>
        <w:rPr>
          <w:rStyle w:val="CommentReference"/>
        </w:rPr>
        <w:annotationRef/>
      </w:r>
      <w:r>
        <w:t>Fill in.</w:t>
      </w:r>
    </w:p>
  </w:comment>
  <w:comment w:id="42" w:author="Marc Johnson" w:date="2018-01-18T11:52:00Z" w:initials="MJ">
    <w:p w14:paraId="5140264A" w14:textId="479CD415" w:rsidR="00F47CA8" w:rsidRDefault="00F47CA8">
      <w:pPr>
        <w:pStyle w:val="CommentText"/>
      </w:pPr>
      <w:r>
        <w:rPr>
          <w:rStyle w:val="CommentReference"/>
        </w:rPr>
        <w:annotationRef/>
      </w:r>
      <w:r>
        <w:t>Reviewers might what to see this in the supplement</w:t>
      </w:r>
    </w:p>
  </w:comment>
  <w:comment w:id="43" w:author="Marc Johnson" w:date="2018-01-18T14:14:00Z" w:initials="MJ">
    <w:p w14:paraId="39B7CB89" w14:textId="74DF704F" w:rsidR="00F47CA8" w:rsidRDefault="00F47CA8">
      <w:pPr>
        <w:pStyle w:val="CommentText"/>
      </w:pPr>
      <w:r>
        <w:rPr>
          <w:rStyle w:val="CommentReference"/>
        </w:rPr>
        <w:annotationRef/>
      </w:r>
      <w:r>
        <w:t>See other comments in the figures about the confusion about the sign of the slope. It is a little confusing and inconsistent with how the models were created, so we need to find a way to make this clearer for readers.</w:t>
      </w:r>
    </w:p>
  </w:comment>
  <w:comment w:id="44" w:author="James Santangelo [2]" w:date="2018-01-20T14:27:00Z" w:initials="JS">
    <w:p w14:paraId="445B5DB0" w14:textId="46827A94" w:rsidR="009C0825" w:rsidRDefault="009C0825">
      <w:pPr>
        <w:pStyle w:val="CommentText"/>
      </w:pPr>
      <w:r>
        <w:rPr>
          <w:rStyle w:val="CommentReference"/>
        </w:rPr>
        <w:annotationRef/>
      </w:r>
      <w:r>
        <w:t xml:space="preserve">I switched the orientation of figures 2 and 3, as you suggested in subsequent comments. This is easier than re-running the analysis, which would take a few days. </w:t>
      </w:r>
    </w:p>
  </w:comment>
  <w:comment w:id="45" w:author="James Santangelo" w:date="2018-01-11T16:42:00Z" w:initials="JS">
    <w:p w14:paraId="23AF450F" w14:textId="77777777" w:rsidR="00F47CA8" w:rsidRDefault="00F47CA8" w:rsidP="00E27AE2">
      <w:pPr>
        <w:pStyle w:val="CommentText"/>
      </w:pPr>
      <w:r>
        <w:rPr>
          <w:rStyle w:val="CommentReference"/>
        </w:rPr>
        <w:annotationRef/>
      </w:r>
      <w:r>
        <w:t>Have to manually insert Johnson et al. citation</w:t>
      </w:r>
    </w:p>
  </w:comment>
  <w:comment w:id="46" w:author="James Santangelo" w:date="2018-01-15T11:38:00Z" w:initials="JS">
    <w:p w14:paraId="15F919CF" w14:textId="77777777" w:rsidR="00F47CA8" w:rsidRDefault="00F47CA8" w:rsidP="00E27AE2">
      <w:pPr>
        <w:pStyle w:val="CommentText"/>
      </w:pPr>
      <w:r>
        <w:rPr>
          <w:rStyle w:val="CommentReference"/>
        </w:rPr>
        <w:annotationRef/>
      </w:r>
      <w:r>
        <w:t>Might consider moving some of this to methods/results</w:t>
      </w:r>
    </w:p>
  </w:comment>
  <w:comment w:id="47" w:author="James Santangelo [2]" w:date="2018-01-20T13:10:00Z" w:initials="JS">
    <w:p w14:paraId="4CEE3999" w14:textId="38FFC323" w:rsidR="004E21CE" w:rsidRDefault="004E21CE">
      <w:pPr>
        <w:pStyle w:val="CommentText"/>
      </w:pPr>
      <w:r>
        <w:rPr>
          <w:rStyle w:val="CommentReference"/>
        </w:rPr>
        <w:annotationRef/>
      </w:r>
      <w:r>
        <w:t>Fill in</w:t>
      </w:r>
    </w:p>
  </w:comment>
  <w:comment w:id="48" w:author="James Santangelo" w:date="2018-01-13T13:52:00Z" w:initials="JS">
    <w:p w14:paraId="45626308" w14:textId="77777777" w:rsidR="00F47CA8" w:rsidRDefault="00F47CA8" w:rsidP="00E27AE2">
      <w:pPr>
        <w:pStyle w:val="CommentText"/>
      </w:pPr>
      <w:r>
        <w:rPr>
          <w:rStyle w:val="CommentReference"/>
        </w:rPr>
        <w:annotationRef/>
      </w:r>
      <w:r>
        <w:t>Need to cite manually.</w:t>
      </w:r>
    </w:p>
  </w:comment>
  <w:comment w:id="49" w:author="Marc Johnson" w:date="2018-01-18T15:36:00Z" w:initials="MJ">
    <w:p w14:paraId="3E068345" w14:textId="77777777" w:rsidR="00F47CA8" w:rsidRPr="00465BB6" w:rsidRDefault="00F47CA8" w:rsidP="00465BB6">
      <w:pPr>
        <w:pStyle w:val="p1"/>
      </w:pPr>
      <w:r>
        <w:rPr>
          <w:rStyle w:val="CommentReference"/>
        </w:rPr>
        <w:annotationRef/>
      </w:r>
      <w:r w:rsidRPr="00465BB6">
        <w:t>1.</w:t>
      </w:r>
      <w:r w:rsidRPr="00465BB6">
        <w:tab/>
        <w:t xml:space="preserve">Barnes I, </w:t>
      </w:r>
      <w:proofErr w:type="spellStart"/>
      <w:r w:rsidRPr="00465BB6">
        <w:t>Duda</w:t>
      </w:r>
      <w:proofErr w:type="spellEnd"/>
      <w:r w:rsidRPr="00465BB6">
        <w:t xml:space="preserve"> A, </w:t>
      </w:r>
      <w:proofErr w:type="spellStart"/>
      <w:r w:rsidRPr="00465BB6">
        <w:t>Pybus</w:t>
      </w:r>
      <w:proofErr w:type="spellEnd"/>
      <w:r w:rsidRPr="00465BB6">
        <w:t xml:space="preserve"> OG, Thomas MG. 2010 Ancient urbanization predicts genetic resistance to tuberculosis. </w:t>
      </w:r>
      <w:r w:rsidRPr="00465BB6">
        <w:rPr>
          <w:i/>
          <w:iCs/>
        </w:rPr>
        <w:t>Evolution</w:t>
      </w:r>
      <w:r w:rsidRPr="00465BB6">
        <w:t xml:space="preserve"> </w:t>
      </w:r>
      <w:r w:rsidRPr="00465BB6">
        <w:rPr>
          <w:b/>
          <w:bCs/>
        </w:rPr>
        <w:t>65</w:t>
      </w:r>
      <w:r w:rsidRPr="00465BB6">
        <w:t>, 842-848.</w:t>
      </w:r>
    </w:p>
    <w:p w14:paraId="6A96FA06" w14:textId="3D02AF77" w:rsidR="00F47CA8" w:rsidRDefault="00F47CA8">
      <w:pPr>
        <w:pStyle w:val="CommentText"/>
      </w:pPr>
    </w:p>
  </w:comment>
  <w:comment w:id="50" w:author="James Santangelo" w:date="2018-01-15T11:45:00Z" w:initials="JS">
    <w:p w14:paraId="7CCA85EE" w14:textId="77777777" w:rsidR="00F47CA8" w:rsidRDefault="00F47CA8" w:rsidP="00E27AE2">
      <w:pPr>
        <w:pStyle w:val="CommentText"/>
      </w:pPr>
      <w:r>
        <w:rPr>
          <w:rStyle w:val="CommentReference"/>
        </w:rPr>
        <w:annotationRef/>
      </w:r>
      <w:r>
        <w:t xml:space="preserve">May be worth mentioning that clines would become increasingly unpredictable with increasing number of loci due to a greater number of possible phenotypes. </w:t>
      </w:r>
    </w:p>
  </w:comment>
  <w:comment w:id="52" w:author="Marc Johnson" w:date="2018-01-18T16:05:00Z" w:initials="MJ">
    <w:p w14:paraId="6B8AB634" w14:textId="3CF437CA" w:rsidR="00F47CA8" w:rsidRDefault="00F47CA8">
      <w:pPr>
        <w:pStyle w:val="CommentText"/>
      </w:pPr>
      <w:r>
        <w:rPr>
          <w:rStyle w:val="CommentReference"/>
        </w:rPr>
        <w:annotationRef/>
      </w:r>
      <w:r>
        <w:t>Perhaps mention Thompson’s data to this effect?</w:t>
      </w:r>
    </w:p>
  </w:comment>
  <w:comment w:id="53" w:author="James Santangelo" w:date="2018-01-17T17:26:00Z" w:initials="JS">
    <w:p w14:paraId="3644FF56" w14:textId="11AAA588" w:rsidR="00F47CA8" w:rsidRDefault="00F47CA8">
      <w:pPr>
        <w:pStyle w:val="CommentText"/>
      </w:pPr>
      <w:r>
        <w:rPr>
          <w:rStyle w:val="CommentReference"/>
        </w:rPr>
        <w:annotationRef/>
      </w:r>
      <w:r>
        <w:t xml:space="preserve">Please complete. </w:t>
      </w:r>
    </w:p>
  </w:comment>
  <w:comment w:id="54" w:author="James Santangelo" w:date="2018-01-17T17:35:00Z" w:initials="JS">
    <w:p w14:paraId="378F51D8" w14:textId="0F37CD38" w:rsidR="00F47CA8" w:rsidRDefault="00F47CA8">
      <w:pPr>
        <w:pStyle w:val="CommentText"/>
      </w:pPr>
      <w:r>
        <w:rPr>
          <w:rStyle w:val="CommentReference"/>
        </w:rPr>
        <w:annotationRef/>
      </w:r>
      <w:r>
        <w:t xml:space="preserve">To be completed when comments are in. </w:t>
      </w:r>
    </w:p>
  </w:comment>
  <w:comment w:id="55" w:author="James Santangelo [2]" w:date="2018-01-20T13:20:00Z" w:initials="JS">
    <w:p w14:paraId="4AD66B59" w14:textId="45B503FB" w:rsidR="008E3E1C" w:rsidRDefault="008E3E1C">
      <w:pPr>
        <w:pStyle w:val="CommentText"/>
      </w:pPr>
      <w:r>
        <w:rPr>
          <w:rStyle w:val="CommentReference"/>
        </w:rPr>
        <w:annotationRef/>
      </w:r>
      <w:r>
        <w:t xml:space="preserve">How about this? The reason is that it’s unlikely that the frequency of one locus remains constant at 0.5 (or any frequency) since drift is always resulting in stochastic changes in allele frequencies. In other </w:t>
      </w:r>
      <w:proofErr w:type="gramStart"/>
      <w:r>
        <w:t>words</w:t>
      </w:r>
      <w:proofErr w:type="gramEnd"/>
      <w:r>
        <w:t xml:space="preserve"> I’m only considering cases where drift is happening at both loci rather than cases where only one locus is drifting while the other remains constant. </w:t>
      </w:r>
    </w:p>
  </w:comment>
  <w:comment w:id="56" w:author="Marc Johnson" w:date="2018-01-18T12:04:00Z" w:initials="MJ">
    <w:p w14:paraId="3AE00E6C" w14:textId="3FF613D8" w:rsidR="00F47CA8" w:rsidRDefault="00F47CA8">
      <w:pPr>
        <w:pStyle w:val="CommentText"/>
      </w:pPr>
      <w:r>
        <w:rPr>
          <w:rStyle w:val="CommentReference"/>
        </w:rPr>
        <w:annotationRef/>
      </w:r>
      <w:r>
        <w:t xml:space="preserve">Not strictly true. If you call CYP or Li at .5 and increase the other HCN does increase. I have added a weak modifier; if you have a better one please </w:t>
      </w:r>
      <w:proofErr w:type="gramStart"/>
      <w:r>
        <w:t>revise</w:t>
      </w:r>
      <w:proofErr w:type="gramEnd"/>
      <w:r>
        <w:t>.</w:t>
      </w:r>
    </w:p>
  </w:comment>
  <w:comment w:id="57" w:author="Marc Johnson" w:date="2018-01-18T12:09:00Z" w:initials="MJ">
    <w:p w14:paraId="35F6E5A9" w14:textId="2FE8B76E" w:rsidR="00F47CA8" w:rsidRDefault="00F47CA8">
      <w:pPr>
        <w:pStyle w:val="CommentText"/>
      </w:pPr>
      <w:r>
        <w:rPr>
          <w:rStyle w:val="CommentReference"/>
        </w:rPr>
        <w:annotationRef/>
      </w:r>
      <w:r>
        <w:t xml:space="preserve">Do you mean proportion of individuals? This will confuse people because you have 4 types of alleles Li </w:t>
      </w:r>
      <w:proofErr w:type="spellStart"/>
      <w:r>
        <w:t>li</w:t>
      </w:r>
      <w:proofErr w:type="spellEnd"/>
      <w:r>
        <w:t xml:space="preserve"> Ac </w:t>
      </w:r>
      <w:proofErr w:type="spellStart"/>
      <w:r>
        <w:t>ac</w:t>
      </w:r>
      <w:proofErr w:type="spellEnd"/>
    </w:p>
  </w:comment>
  <w:comment w:id="58" w:author="James Santangelo [2]" w:date="2018-01-20T13:23:00Z" w:initials="JS">
    <w:p w14:paraId="72A9AFC0" w14:textId="06B67DD7" w:rsidR="008E3E1C" w:rsidRDefault="008E3E1C">
      <w:pPr>
        <w:pStyle w:val="CommentText"/>
      </w:pPr>
      <w:r>
        <w:rPr>
          <w:rStyle w:val="CommentReference"/>
        </w:rPr>
        <w:annotationRef/>
      </w:r>
      <w:r>
        <w:t xml:space="preserve">Strictly speaking </w:t>
      </w:r>
      <w:proofErr w:type="gramStart"/>
      <w:r>
        <w:t>it’s</w:t>
      </w:r>
      <w:proofErr w:type="gramEnd"/>
      <w:r>
        <w:t xml:space="preserve"> alleles that are sampled rather than individuals. </w:t>
      </w:r>
      <w:r w:rsidR="00CB1B0B">
        <w:t>Each population is essentially a bag of alleles (</w:t>
      </w:r>
      <w:proofErr w:type="spellStart"/>
      <w:r w:rsidR="00CB1B0B">
        <w:t>domiant</w:t>
      </w:r>
      <w:proofErr w:type="spellEnd"/>
      <w:r w:rsidR="00CB1B0B">
        <w:t xml:space="preserve"> and recessive) that are sampled each generation. </w:t>
      </w:r>
      <w:r w:rsidR="00876386">
        <w:t xml:space="preserve">I have added a sentence here, in the methods text and the </w:t>
      </w:r>
      <w:proofErr w:type="spellStart"/>
      <w:r w:rsidR="00876386">
        <w:t>relavent</w:t>
      </w:r>
      <w:proofErr w:type="spellEnd"/>
      <w:r w:rsidR="00876386">
        <w:t xml:space="preserve"> figure legend to clarify. </w:t>
      </w:r>
    </w:p>
  </w:comment>
  <w:comment w:id="59" w:author="Marc Johnson" w:date="2018-01-18T14:04:00Z" w:initials="MJ">
    <w:p w14:paraId="0C3E0D24" w14:textId="1C232F86" w:rsidR="00F47CA8" w:rsidRDefault="00F47CA8">
      <w:pPr>
        <w:pStyle w:val="CommentText"/>
      </w:pPr>
      <w:r>
        <w:rPr>
          <w:rStyle w:val="CommentReference"/>
        </w:rPr>
        <w:annotationRef/>
      </w:r>
      <w:r>
        <w:rPr>
          <w:rStyle w:val="CommentReference"/>
        </w:rPr>
        <w:t>You switch the orientation in the results figures</w:t>
      </w:r>
    </w:p>
  </w:comment>
  <w:comment w:id="60" w:author="Marc Johnson" w:date="2018-01-18T12:18:00Z" w:initials="MJ">
    <w:p w14:paraId="564841F1" w14:textId="514D61B2" w:rsidR="00F47CA8" w:rsidRDefault="00F47CA8">
      <w:pPr>
        <w:pStyle w:val="CommentText"/>
      </w:pPr>
      <w:r>
        <w:rPr>
          <w:rStyle w:val="CommentReference"/>
        </w:rPr>
        <w:annotationRef/>
      </w:r>
      <w:r>
        <w:t>I suggest labeling the right most population number 40 and the first pop 1, otherwise “20” is incorrect as the middle.</w:t>
      </w:r>
    </w:p>
  </w:comment>
  <w:comment w:id="61" w:author="Marc Johnson" w:date="2018-01-18T13:58:00Z" w:initials="MJ">
    <w:p w14:paraId="51AE214F" w14:textId="0B2FE9F9" w:rsidR="00F47CA8" w:rsidRDefault="00F47CA8">
      <w:pPr>
        <w:pStyle w:val="CommentText"/>
      </w:pPr>
      <w:r>
        <w:rPr>
          <w:rStyle w:val="CommentReference"/>
        </w:rPr>
        <w:annotationRef/>
      </w:r>
      <w:r>
        <w:t xml:space="preserve">I think Rob has mentioned this previously, but the x-axis is going to cause confusion because you modeled things from rural to urban, and in figs 2 and 3 you show it as rural to urban, but now you have reversed the direction. Why not switch the access around? </w:t>
      </w:r>
    </w:p>
    <w:p w14:paraId="2E29D079" w14:textId="77777777" w:rsidR="00F47CA8" w:rsidRDefault="00F47CA8">
      <w:pPr>
        <w:pStyle w:val="CommentText"/>
      </w:pPr>
    </w:p>
    <w:p w14:paraId="152F8B20" w14:textId="75E3746C" w:rsidR="00F47CA8" w:rsidRDefault="00F47CA8">
      <w:pPr>
        <w:pStyle w:val="CommentText"/>
      </w:pPr>
      <w:r>
        <w:t>Based on the regression slopes being positive I’m guessing you must have run the regressions with urban set to 0 and rural set to 40</w:t>
      </w:r>
    </w:p>
    <w:p w14:paraId="0CE2DAC9" w14:textId="77777777" w:rsidR="00F47CA8" w:rsidRDefault="00F47CA8">
      <w:pPr>
        <w:pStyle w:val="CommentText"/>
      </w:pPr>
    </w:p>
    <w:p w14:paraId="75EFFFD9" w14:textId="1782EA82" w:rsidR="00F47CA8" w:rsidRDefault="00F47CA8">
      <w:pPr>
        <w:pStyle w:val="CommentText"/>
      </w:pPr>
      <w:r>
        <w:t>Alternatively, you could switch the orientations of figs 2 and 3.</w:t>
      </w:r>
    </w:p>
  </w:comment>
  <w:comment w:id="62" w:author="James Santangelo [2]" w:date="2018-01-20T16:05:00Z" w:initials="JS">
    <w:p w14:paraId="320F5AC4" w14:textId="1A78C326" w:rsidR="00966896" w:rsidRDefault="00966896">
      <w:pPr>
        <w:pStyle w:val="CommentText"/>
      </w:pPr>
      <w:r>
        <w:rPr>
          <w:rStyle w:val="CommentReference"/>
        </w:rPr>
        <w:annotationRef/>
      </w:r>
      <w:r>
        <w:t xml:space="preserve">I switched the orientation of figures 2 and 3 since re-running the analyses would take too much time. </w:t>
      </w:r>
    </w:p>
  </w:comment>
  <w:comment w:id="65" w:author="Marc Johnson" w:date="2018-01-18T14:01:00Z" w:initials="MJ">
    <w:p w14:paraId="7F690532" w14:textId="6EDF1F12" w:rsidR="00F47CA8" w:rsidRDefault="00F47CA8">
      <w:pPr>
        <w:pStyle w:val="CommentText"/>
      </w:pPr>
      <w:r>
        <w:rPr>
          <w:rStyle w:val="CommentReference"/>
        </w:rPr>
        <w:annotationRef/>
      </w:r>
      <w:r>
        <w:t xml:space="preserve">Should this be c? Also, you should keep the y-axis </w:t>
      </w:r>
      <w:proofErr w:type="gramStart"/>
      <w:r>
        <w:t>consistent</w:t>
      </w:r>
      <w:proofErr w:type="gramEnd"/>
      <w:r>
        <w:t xml:space="preserve"> so these can be compared more fairly, otherwise c looks super stronger, but really the slope is much shallower</w:t>
      </w:r>
    </w:p>
  </w:comment>
  <w:comment w:id="66" w:author="James Santangelo [2]" w:date="2018-01-20T16:06:00Z" w:initials="JS">
    <w:p w14:paraId="25E33CF5" w14:textId="42EEAB86" w:rsidR="00966896" w:rsidRDefault="00966896">
      <w:pPr>
        <w:pStyle w:val="CommentText"/>
      </w:pPr>
      <w:r>
        <w:rPr>
          <w:rStyle w:val="CommentReference"/>
        </w:rPr>
        <w:annotationRef/>
      </w:r>
      <w:r>
        <w:t xml:space="preserve">My solution was to combine the three figures into one. It looked terrible just changing the y-axes to the same scale. </w:t>
      </w:r>
    </w:p>
  </w:comment>
  <w:comment w:id="67" w:author="Marc Johnson" w:date="2018-01-18T14:06:00Z" w:initials="MJ">
    <w:p w14:paraId="5B0B5595" w14:textId="51231D46" w:rsidR="00F47CA8" w:rsidRDefault="00F47CA8">
      <w:pPr>
        <w:pStyle w:val="CommentText"/>
      </w:pPr>
      <w:r>
        <w:rPr>
          <w:rStyle w:val="CommentReference"/>
        </w:rPr>
        <w:annotationRef/>
      </w:r>
      <w:r>
        <w:t>I don’t think we’ll be allowed 7 figures and 2 tables</w:t>
      </w:r>
    </w:p>
  </w:comment>
  <w:comment w:id="68" w:author="James Santangelo [2]" w:date="2018-01-20T13:27:00Z" w:initials="JS">
    <w:p w14:paraId="21FB82EB" w14:textId="214B4DB5" w:rsidR="00CB1B0B" w:rsidRDefault="00CB1B0B">
      <w:pPr>
        <w:pStyle w:val="CommentText"/>
      </w:pPr>
      <w:r>
        <w:rPr>
          <w:rStyle w:val="CommentReference"/>
        </w:rPr>
        <w:annotationRef/>
      </w:r>
      <w:proofErr w:type="gramStart"/>
      <w:r>
        <w:t>Yeah</w:t>
      </w:r>
      <w:proofErr w:type="gramEnd"/>
      <w:r>
        <w:t xml:space="preserve"> I was worried about that. </w:t>
      </w:r>
    </w:p>
  </w:comment>
  <w:comment w:id="69" w:author="Marc Johnson" w:date="2018-01-18T14:10:00Z" w:initials="MJ">
    <w:p w14:paraId="6570260F" w14:textId="78D66B38" w:rsidR="00F47CA8" w:rsidRDefault="00F47CA8">
      <w:pPr>
        <w:pStyle w:val="CommentText"/>
      </w:pPr>
      <w:r>
        <w:rPr>
          <w:rStyle w:val="CommentReference"/>
        </w:rPr>
        <w:annotationRef/>
      </w:r>
      <w:r>
        <w:t xml:space="preserve">Is there no gradient here, or is it going in the same </w:t>
      </w:r>
      <w:proofErr w:type="gramStart"/>
      <w:r>
        <w:t>direction</w:t>
      </w:r>
      <w:proofErr w:type="gramEnd"/>
    </w:p>
  </w:comment>
  <w:comment w:id="70" w:author="James Santangelo [2]" w:date="2018-01-20T13:27:00Z" w:initials="JS">
    <w:p w14:paraId="5A769EE8" w14:textId="7EF3BD9A" w:rsidR="00CB1B0B" w:rsidRDefault="00CB1B0B">
      <w:pPr>
        <w:pStyle w:val="CommentText"/>
      </w:pPr>
      <w:r>
        <w:rPr>
          <w:rStyle w:val="CommentReference"/>
        </w:rPr>
        <w:annotationRef/>
      </w:r>
      <w:r>
        <w:t xml:space="preserve">There is no gradient since </w:t>
      </w:r>
      <w:proofErr w:type="gramStart"/>
      <w:r>
        <w:t>these simulation</w:t>
      </w:r>
      <w:proofErr w:type="gramEnd"/>
      <w:r>
        <w:t xml:space="preserve"> looked only at the effects of selection, in the absence of drift.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79B2AC" w15:done="0"/>
  <w15:commentEx w15:paraId="50E889DB" w15:done="0"/>
  <w15:commentEx w15:paraId="6C58760E" w15:paraIdParent="50E889DB" w15:done="0"/>
  <w15:commentEx w15:paraId="1C25D8BA" w15:done="0"/>
  <w15:commentEx w15:paraId="2C78C22D" w15:done="0"/>
  <w15:commentEx w15:paraId="602FD3AE" w15:done="0"/>
  <w15:commentEx w15:paraId="25D8AAAE" w15:paraIdParent="602FD3AE" w15:done="0"/>
  <w15:commentEx w15:paraId="2225C946" w15:done="0"/>
  <w15:commentEx w15:paraId="4DCFE517" w15:done="0"/>
  <w15:commentEx w15:paraId="4146EF8B" w15:paraIdParent="4DCFE517" w15:done="0"/>
  <w15:commentEx w15:paraId="68C235E9" w15:done="0"/>
  <w15:commentEx w15:paraId="02FFA7C2" w15:paraIdParent="68C235E9" w15:done="0"/>
  <w15:commentEx w15:paraId="2CCC7AD8" w15:done="0"/>
  <w15:commentEx w15:paraId="517AE6B3" w15:done="0"/>
  <w15:commentEx w15:paraId="71EE8235" w15:done="0"/>
  <w15:commentEx w15:paraId="22B0CE3A" w15:paraIdParent="71EE8235" w15:done="0"/>
  <w15:commentEx w15:paraId="348B508F" w15:done="0"/>
  <w15:commentEx w15:paraId="0D6BCCC8" w15:paraIdParent="348B508F" w15:done="0"/>
  <w15:commentEx w15:paraId="07DFDEEF" w15:done="0"/>
  <w15:commentEx w15:paraId="0EF93F45" w15:done="0"/>
  <w15:commentEx w15:paraId="061C4AB3" w15:done="0"/>
  <w15:commentEx w15:paraId="1EC994B7" w15:done="0"/>
  <w15:commentEx w15:paraId="6737774D" w15:paraIdParent="1EC994B7" w15:done="0"/>
  <w15:commentEx w15:paraId="555FBF9A" w15:done="0"/>
  <w15:commentEx w15:paraId="5140264A" w15:done="0"/>
  <w15:commentEx w15:paraId="39B7CB89" w15:done="0"/>
  <w15:commentEx w15:paraId="445B5DB0" w15:paraIdParent="39B7CB89" w15:done="0"/>
  <w15:commentEx w15:paraId="23AF450F" w15:done="0"/>
  <w15:commentEx w15:paraId="15F919CF" w15:done="0"/>
  <w15:commentEx w15:paraId="4CEE3999" w15:done="0"/>
  <w15:commentEx w15:paraId="45626308" w15:done="0"/>
  <w15:commentEx w15:paraId="6A96FA06" w15:done="0"/>
  <w15:commentEx w15:paraId="7CCA85EE" w15:done="0"/>
  <w15:commentEx w15:paraId="6B8AB634" w15:done="0"/>
  <w15:commentEx w15:paraId="3644FF56" w15:done="0"/>
  <w15:commentEx w15:paraId="378F51D8" w15:done="0"/>
  <w15:commentEx w15:paraId="4AD66B59" w15:done="0"/>
  <w15:commentEx w15:paraId="3AE00E6C" w15:done="0"/>
  <w15:commentEx w15:paraId="35F6E5A9" w15:done="0"/>
  <w15:commentEx w15:paraId="72A9AFC0" w15:paraIdParent="35F6E5A9" w15:done="0"/>
  <w15:commentEx w15:paraId="0C3E0D24" w15:done="0"/>
  <w15:commentEx w15:paraId="564841F1" w15:done="0"/>
  <w15:commentEx w15:paraId="75EFFFD9" w15:done="0"/>
  <w15:commentEx w15:paraId="320F5AC4" w15:paraIdParent="75EFFFD9" w15:done="0"/>
  <w15:commentEx w15:paraId="7F690532" w15:done="0"/>
  <w15:commentEx w15:paraId="25E33CF5" w15:paraIdParent="7F690532" w15:done="0"/>
  <w15:commentEx w15:paraId="5B0B5595" w15:done="0"/>
  <w15:commentEx w15:paraId="21FB82EB" w15:paraIdParent="5B0B5595" w15:done="0"/>
  <w15:commentEx w15:paraId="6570260F" w15:done="0"/>
  <w15:commentEx w15:paraId="5A769EE8" w15:paraIdParent="657026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79B2AC" w16cid:durableId="1E0DACBB"/>
  <w16cid:commentId w16cid:paraId="50E889DB" w16cid:durableId="1E0DACBC"/>
  <w16cid:commentId w16cid:paraId="6C58760E" w16cid:durableId="1E0DACBD"/>
  <w16cid:commentId w16cid:paraId="1C25D8BA" w16cid:durableId="1E0DACBE"/>
  <w16cid:commentId w16cid:paraId="2C78C22D" w16cid:durableId="1E0DACBF"/>
  <w16cid:commentId w16cid:paraId="602FD3AE" w16cid:durableId="1E0DACC2"/>
  <w16cid:commentId w16cid:paraId="25D8AAAE" w16cid:durableId="1E0DACC3"/>
  <w16cid:commentId w16cid:paraId="2225C946" w16cid:durableId="1E0DACC6"/>
  <w16cid:commentId w16cid:paraId="4DCFE517" w16cid:durableId="1E0DACC8"/>
  <w16cid:commentId w16cid:paraId="4146EF8B" w16cid:durableId="1E0DACC9"/>
  <w16cid:commentId w16cid:paraId="68C235E9" w16cid:durableId="1E0DACCA"/>
  <w16cid:commentId w16cid:paraId="02FFA7C2" w16cid:durableId="1E0DB0F4"/>
  <w16cid:commentId w16cid:paraId="2CCC7AD8" w16cid:durableId="1E0DACCD"/>
  <w16cid:commentId w16cid:paraId="517AE6B3" w16cid:durableId="1E0DB4FB"/>
  <w16cid:commentId w16cid:paraId="71EE8235" w16cid:durableId="1E0DACD2"/>
  <w16cid:commentId w16cid:paraId="22B0CE3A" w16cid:durableId="1E0DB609"/>
  <w16cid:commentId w16cid:paraId="348B508F" w16cid:durableId="1E0DACD5"/>
  <w16cid:commentId w16cid:paraId="0D6BCCC8" w16cid:durableId="1E0DB66D"/>
  <w16cid:commentId w16cid:paraId="07DFDEEF" w16cid:durableId="1E0DACD6"/>
  <w16cid:commentId w16cid:paraId="0EF93F45" w16cid:durableId="1E0DACD8"/>
  <w16cid:commentId w16cid:paraId="061C4AB3" w16cid:durableId="1E0DBBCC"/>
  <w16cid:commentId w16cid:paraId="1EC994B7" w16cid:durableId="1E0DACDA"/>
  <w16cid:commentId w16cid:paraId="6737774D" w16cid:durableId="1E0DBBF2"/>
  <w16cid:commentId w16cid:paraId="555FBF9A" w16cid:durableId="1E0DBC44"/>
  <w16cid:commentId w16cid:paraId="5140264A" w16cid:durableId="1E0DACDF"/>
  <w16cid:commentId w16cid:paraId="39B7CB89" w16cid:durableId="1E0DACE0"/>
  <w16cid:commentId w16cid:paraId="445B5DB0" w16cid:durableId="1E0DD057"/>
  <w16cid:commentId w16cid:paraId="23AF450F" w16cid:durableId="1E0DACE6"/>
  <w16cid:commentId w16cid:paraId="15F919CF" w16cid:durableId="1E0DACE7"/>
  <w16cid:commentId w16cid:paraId="4CEE3999" w16cid:durableId="1E0DBE4B"/>
  <w16cid:commentId w16cid:paraId="45626308" w16cid:durableId="1E0DACE9"/>
  <w16cid:commentId w16cid:paraId="6A96FA06" w16cid:durableId="1E0DACEA"/>
  <w16cid:commentId w16cid:paraId="7CCA85EE" w16cid:durableId="1E0DACED"/>
  <w16cid:commentId w16cid:paraId="6B8AB634" w16cid:durableId="1E0DACEE"/>
  <w16cid:commentId w16cid:paraId="3644FF56" w16cid:durableId="1E0DACF0"/>
  <w16cid:commentId w16cid:paraId="378F51D8" w16cid:durableId="1E0DACF1"/>
  <w16cid:commentId w16cid:paraId="4AD66B59" w16cid:durableId="1E0DC08C"/>
  <w16cid:commentId w16cid:paraId="3AE00E6C" w16cid:durableId="1E0DACF4"/>
  <w16cid:commentId w16cid:paraId="35F6E5A9" w16cid:durableId="1E0DACF6"/>
  <w16cid:commentId w16cid:paraId="72A9AFC0" w16cid:durableId="1E0DC142"/>
  <w16cid:commentId w16cid:paraId="7F690532" w16cid:durableId="1E0DACFC"/>
  <w16cid:commentId w16cid:paraId="25E33CF5" w16cid:durableId="1E0DE775"/>
  <w16cid:commentId w16cid:paraId="5B0B5595" w16cid:durableId="1E0DACFE"/>
  <w16cid:commentId w16cid:paraId="21FB82EB" w16cid:durableId="1E0DC25C"/>
  <w16cid:commentId w16cid:paraId="6570260F" w16cid:durableId="1E0DACFF"/>
  <w16cid:commentId w16cid:paraId="5A769EE8" w16cid:durableId="1E0DC2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0C89B" w14:textId="77777777" w:rsidR="005D6CB5" w:rsidRDefault="005D6CB5">
      <w:r>
        <w:separator/>
      </w:r>
    </w:p>
  </w:endnote>
  <w:endnote w:type="continuationSeparator" w:id="0">
    <w:p w14:paraId="42AD5C94" w14:textId="77777777" w:rsidR="005D6CB5" w:rsidRDefault="005D6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800000AF" w:usb1="4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F47CA8" w:rsidRDefault="00F47CA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F47CA8" w:rsidRDefault="00F47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F47CA8" w:rsidRDefault="00F47CA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83BAF9" w14:textId="77777777" w:rsidR="00F47CA8" w:rsidRDefault="00F47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1F682" w14:textId="77777777" w:rsidR="005D6CB5" w:rsidRDefault="005D6CB5">
      <w:r>
        <w:separator/>
      </w:r>
    </w:p>
  </w:footnote>
  <w:footnote w:type="continuationSeparator" w:id="0">
    <w:p w14:paraId="76688A17" w14:textId="77777777" w:rsidR="005D6CB5" w:rsidRDefault="005D6C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None" w15:userId="James Santangelo"/>
  </w15:person>
  <w15:person w15:author="Marc Johnson">
    <w15:presenceInfo w15:providerId="None" w15:userId="Marc Johnson"/>
  </w15:person>
  <w15:person w15:author="Rob Ness">
    <w15:presenceInfo w15:providerId="None" w15:userId="Rob Ness"/>
  </w15:person>
  <w15:person w15:author="James Santangelo [2]">
    <w15:presenceInfo w15:providerId="Windows Live" w15:userId="e638a063-8c92-4fd8-845b-aa0f44b11a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357A5"/>
    <w:rsid w:val="00036664"/>
    <w:rsid w:val="00047612"/>
    <w:rsid w:val="00054EE3"/>
    <w:rsid w:val="00056C82"/>
    <w:rsid w:val="00072389"/>
    <w:rsid w:val="000B2C50"/>
    <w:rsid w:val="000C6745"/>
    <w:rsid w:val="000F0387"/>
    <w:rsid w:val="00110B09"/>
    <w:rsid w:val="00116984"/>
    <w:rsid w:val="00173A47"/>
    <w:rsid w:val="001A52DA"/>
    <w:rsid w:val="001D01D3"/>
    <w:rsid w:val="001D70A4"/>
    <w:rsid w:val="00212AC5"/>
    <w:rsid w:val="00216540"/>
    <w:rsid w:val="002371A8"/>
    <w:rsid w:val="00242F52"/>
    <w:rsid w:val="00245592"/>
    <w:rsid w:val="002506BF"/>
    <w:rsid w:val="00267FD9"/>
    <w:rsid w:val="002C78BF"/>
    <w:rsid w:val="002D3E46"/>
    <w:rsid w:val="002F5234"/>
    <w:rsid w:val="002F6284"/>
    <w:rsid w:val="00306ADE"/>
    <w:rsid w:val="00321401"/>
    <w:rsid w:val="003308BA"/>
    <w:rsid w:val="00332A41"/>
    <w:rsid w:val="00346BF9"/>
    <w:rsid w:val="003512CD"/>
    <w:rsid w:val="003534C8"/>
    <w:rsid w:val="00353D38"/>
    <w:rsid w:val="00377791"/>
    <w:rsid w:val="0038674C"/>
    <w:rsid w:val="0039649B"/>
    <w:rsid w:val="003970AC"/>
    <w:rsid w:val="003B5EBE"/>
    <w:rsid w:val="00405055"/>
    <w:rsid w:val="00436804"/>
    <w:rsid w:val="004406D0"/>
    <w:rsid w:val="0044259C"/>
    <w:rsid w:val="004521E2"/>
    <w:rsid w:val="00465BB6"/>
    <w:rsid w:val="004770F4"/>
    <w:rsid w:val="00480165"/>
    <w:rsid w:val="004853D4"/>
    <w:rsid w:val="00496AF0"/>
    <w:rsid w:val="004A61DF"/>
    <w:rsid w:val="004D176B"/>
    <w:rsid w:val="004D5CA4"/>
    <w:rsid w:val="004D755B"/>
    <w:rsid w:val="004E21CE"/>
    <w:rsid w:val="004F2227"/>
    <w:rsid w:val="0050190E"/>
    <w:rsid w:val="0050273E"/>
    <w:rsid w:val="00520BC4"/>
    <w:rsid w:val="00523777"/>
    <w:rsid w:val="005433A8"/>
    <w:rsid w:val="00550BDC"/>
    <w:rsid w:val="00557910"/>
    <w:rsid w:val="005666C4"/>
    <w:rsid w:val="005C3CCD"/>
    <w:rsid w:val="005D6CB5"/>
    <w:rsid w:val="005F31D4"/>
    <w:rsid w:val="005F6992"/>
    <w:rsid w:val="00625027"/>
    <w:rsid w:val="00640CA6"/>
    <w:rsid w:val="00643CC7"/>
    <w:rsid w:val="00655610"/>
    <w:rsid w:val="00655BB1"/>
    <w:rsid w:val="00664759"/>
    <w:rsid w:val="006653AE"/>
    <w:rsid w:val="006937D2"/>
    <w:rsid w:val="00695730"/>
    <w:rsid w:val="006B2E94"/>
    <w:rsid w:val="006C381B"/>
    <w:rsid w:val="006C54A7"/>
    <w:rsid w:val="006E7A34"/>
    <w:rsid w:val="006F4CDC"/>
    <w:rsid w:val="007078B1"/>
    <w:rsid w:val="0072287E"/>
    <w:rsid w:val="00752A5E"/>
    <w:rsid w:val="00753B7F"/>
    <w:rsid w:val="007D4EEA"/>
    <w:rsid w:val="007F3C93"/>
    <w:rsid w:val="008054DC"/>
    <w:rsid w:val="00806E20"/>
    <w:rsid w:val="0081167C"/>
    <w:rsid w:val="00827DCD"/>
    <w:rsid w:val="008313B4"/>
    <w:rsid w:val="00855046"/>
    <w:rsid w:val="008653B9"/>
    <w:rsid w:val="00872AA9"/>
    <w:rsid w:val="00876386"/>
    <w:rsid w:val="00883F9A"/>
    <w:rsid w:val="00885D91"/>
    <w:rsid w:val="00890EFD"/>
    <w:rsid w:val="008D4447"/>
    <w:rsid w:val="008D7D0A"/>
    <w:rsid w:val="008E3E1C"/>
    <w:rsid w:val="008F3750"/>
    <w:rsid w:val="0090389D"/>
    <w:rsid w:val="009130DF"/>
    <w:rsid w:val="00966896"/>
    <w:rsid w:val="00971DAE"/>
    <w:rsid w:val="00993BF2"/>
    <w:rsid w:val="00993D47"/>
    <w:rsid w:val="009A063B"/>
    <w:rsid w:val="009A2CD2"/>
    <w:rsid w:val="009A6339"/>
    <w:rsid w:val="009B7797"/>
    <w:rsid w:val="009C0825"/>
    <w:rsid w:val="009E7701"/>
    <w:rsid w:val="00A156A2"/>
    <w:rsid w:val="00A26F5F"/>
    <w:rsid w:val="00A33512"/>
    <w:rsid w:val="00A53CDE"/>
    <w:rsid w:val="00A71B8F"/>
    <w:rsid w:val="00A9094C"/>
    <w:rsid w:val="00AA4F85"/>
    <w:rsid w:val="00AB3D7F"/>
    <w:rsid w:val="00AD3965"/>
    <w:rsid w:val="00AD564B"/>
    <w:rsid w:val="00AD63B7"/>
    <w:rsid w:val="00AE4232"/>
    <w:rsid w:val="00B00A07"/>
    <w:rsid w:val="00B01856"/>
    <w:rsid w:val="00B2487C"/>
    <w:rsid w:val="00B42BA8"/>
    <w:rsid w:val="00B86225"/>
    <w:rsid w:val="00BA1ECA"/>
    <w:rsid w:val="00BB34F6"/>
    <w:rsid w:val="00BB3566"/>
    <w:rsid w:val="00BC447E"/>
    <w:rsid w:val="00BE7827"/>
    <w:rsid w:val="00C1315B"/>
    <w:rsid w:val="00C14777"/>
    <w:rsid w:val="00C2020A"/>
    <w:rsid w:val="00C2777D"/>
    <w:rsid w:val="00C35587"/>
    <w:rsid w:val="00C37A2C"/>
    <w:rsid w:val="00C46889"/>
    <w:rsid w:val="00C55EED"/>
    <w:rsid w:val="00C56AD7"/>
    <w:rsid w:val="00C65BD6"/>
    <w:rsid w:val="00C6602C"/>
    <w:rsid w:val="00CB1B0B"/>
    <w:rsid w:val="00CB6EA9"/>
    <w:rsid w:val="00CD2BA7"/>
    <w:rsid w:val="00CD5C48"/>
    <w:rsid w:val="00CD68EA"/>
    <w:rsid w:val="00D030A9"/>
    <w:rsid w:val="00D17B26"/>
    <w:rsid w:val="00D33208"/>
    <w:rsid w:val="00D46EF9"/>
    <w:rsid w:val="00D51BE9"/>
    <w:rsid w:val="00DB51FE"/>
    <w:rsid w:val="00DC5993"/>
    <w:rsid w:val="00DD1F6F"/>
    <w:rsid w:val="00DD5AC2"/>
    <w:rsid w:val="00DE7539"/>
    <w:rsid w:val="00DF2266"/>
    <w:rsid w:val="00E03818"/>
    <w:rsid w:val="00E12846"/>
    <w:rsid w:val="00E27AE2"/>
    <w:rsid w:val="00E40FE9"/>
    <w:rsid w:val="00E63F48"/>
    <w:rsid w:val="00E71AFF"/>
    <w:rsid w:val="00E73CF0"/>
    <w:rsid w:val="00E81DD0"/>
    <w:rsid w:val="00E97E1C"/>
    <w:rsid w:val="00EA01BB"/>
    <w:rsid w:val="00EA584F"/>
    <w:rsid w:val="00EC4594"/>
    <w:rsid w:val="00ED0BF7"/>
    <w:rsid w:val="00ED1B9F"/>
    <w:rsid w:val="00ED2EDA"/>
    <w:rsid w:val="00EE0034"/>
    <w:rsid w:val="00EF1820"/>
    <w:rsid w:val="00EF7216"/>
    <w:rsid w:val="00F104D9"/>
    <w:rsid w:val="00F47CA8"/>
    <w:rsid w:val="00F53E83"/>
    <w:rsid w:val="00F54E7B"/>
    <w:rsid w:val="00F663CD"/>
    <w:rsid w:val="00F756B4"/>
    <w:rsid w:val="00F864A1"/>
    <w:rsid w:val="00F91F07"/>
    <w:rsid w:val="00F96AA1"/>
    <w:rsid w:val="00FB2818"/>
    <w:rsid w:val="00FC1F6A"/>
    <w:rsid w:val="00FE002C"/>
    <w:rsid w:val="00FE4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styleId="UnresolvedMention">
    <w:name w:val="Unresolved Mention"/>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scitable/topicpage/epistasis-gene-interaction-and-phenotype-effects-46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ames-S-Santangelo/Simulating-Evolutionary-Clines-SEC-)"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www.dropbox.com/sh/s25nz9fwrwj29j2/AADpYF5F3oSjzuCNI5nlbjhqa?dl=0)" TargetMode="External"/><Relationship Id="rId17" Type="http://schemas.openxmlformats.org/officeDocument/2006/relationships/image" Target="media/image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mes.santangelo37@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98E5D9E-DCCA-B94A-9F7B-FAC6B9681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37</Pages>
  <Words>40497</Words>
  <Characters>230834</Characters>
  <Application>Microsoft Office Word</Application>
  <DocSecurity>0</DocSecurity>
  <Lines>1923</Lines>
  <Paragraphs>541</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270790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9</cp:revision>
  <dcterms:created xsi:type="dcterms:W3CDTF">2018-01-20T16:56:00Z</dcterms:created>
  <dcterms:modified xsi:type="dcterms:W3CDTF">2018-01-20T21:27:00Z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http://www.zotero.org/styles/evolution</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http://www.zotero.org/styles/evolution</vt:lpwstr>
  </property>
  <property fmtid="{D5CDD505-2E9C-101B-9397-08002B2CF9AE}" pid="16" name="Mendeley Recent Style Name 5_1">
    <vt:lpwstr>Evolution</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