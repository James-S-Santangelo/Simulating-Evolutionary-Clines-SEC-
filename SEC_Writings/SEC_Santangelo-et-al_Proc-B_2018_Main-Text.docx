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C46889" w:rsidRDefault="00695730" w:rsidP="004D755B">
      <w:pPr>
        <w:spacing w:line="480" w:lineRule="auto"/>
        <w:rPr>
          <w:rFonts w:ascii="Times New Roman" w:hAnsi="Times New Roman" w:cs="Times New Roman"/>
          <w:b/>
          <w:sz w:val="32"/>
          <w:szCs w:val="32"/>
          <w:rPrChange w:id="0" w:author="Marc Johnson" w:date="2018-01-18T08:38:00Z">
            <w:rPr>
              <w:rFonts w:ascii="Times New Roman" w:hAnsi="Times New Roman" w:cs="Times New Roman"/>
              <w:b/>
            </w:rPr>
          </w:rPrChange>
        </w:rPr>
      </w:pPr>
      <w:r w:rsidRPr="00C46889">
        <w:rPr>
          <w:rFonts w:ascii="Times New Roman" w:hAnsi="Times New Roman" w:cs="Times New Roman"/>
          <w:b/>
          <w:sz w:val="32"/>
          <w:szCs w:val="32"/>
          <w:rPrChange w:id="1" w:author="Marc Johnson" w:date="2018-01-18T08:38:00Z">
            <w:rPr>
              <w:rFonts w:ascii="Times New Roman" w:hAnsi="Times New Roman" w:cs="Times New Roman"/>
              <w:b/>
            </w:rPr>
          </w:rPrChange>
        </w:rPr>
        <w:t>Urban spandrels: The role</w:t>
      </w:r>
      <w:r w:rsidR="004D755B" w:rsidRPr="00C46889">
        <w:rPr>
          <w:rFonts w:ascii="Times New Roman" w:hAnsi="Times New Roman" w:cs="Times New Roman"/>
          <w:b/>
          <w:sz w:val="32"/>
          <w:szCs w:val="32"/>
          <w:rPrChange w:id="2" w:author="Marc Johnson" w:date="2018-01-18T08:38:00Z">
            <w:rPr>
              <w:rFonts w:ascii="Times New Roman" w:hAnsi="Times New Roman" w:cs="Times New Roman"/>
              <w:b/>
            </w:rPr>
          </w:rPrChange>
        </w:rPr>
        <w:t>s</w:t>
      </w:r>
      <w:r w:rsidRPr="00C46889">
        <w:rPr>
          <w:rFonts w:ascii="Times New Roman" w:hAnsi="Times New Roman" w:cs="Times New Roman"/>
          <w:b/>
          <w:sz w:val="32"/>
          <w:szCs w:val="32"/>
          <w:rPrChange w:id="3" w:author="Marc Johnson" w:date="2018-01-18T08:38:00Z">
            <w:rPr>
              <w:rFonts w:ascii="Times New Roman" w:hAnsi="Times New Roman" w:cs="Times New Roman"/>
              <w:b/>
            </w:rPr>
          </w:rPrChange>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094EB7E" w:rsidR="00695730" w:rsidRPr="00353D38" w:rsidRDefault="00695730" w:rsidP="004D755B">
      <w:pPr>
        <w:spacing w:line="480" w:lineRule="auto"/>
        <w:rPr>
          <w:rFonts w:ascii="Times New Roman" w:hAnsi="Times New Roman" w:cs="Times New Roman"/>
          <w:vertAlign w:val="superscript"/>
        </w:rPr>
      </w:pPr>
      <w:del w:id="4" w:author="Marc Johnson" w:date="2018-01-18T08:38:00Z">
        <w:r w:rsidRPr="00353D38" w:rsidDel="00C46889">
          <w:rPr>
            <w:rFonts w:ascii="Times New Roman" w:hAnsi="Times New Roman" w:cs="Times New Roman"/>
          </w:rPr>
          <w:delText xml:space="preserve">Authors: </w:delText>
        </w:r>
      </w:del>
      <w:r w:rsidRPr="00353D38">
        <w:rPr>
          <w:rFonts w:ascii="Times New Roman" w:hAnsi="Times New Roman" w:cs="Times New Roman"/>
        </w:rPr>
        <w:t>James S. Santangelo</w:t>
      </w:r>
      <w:r w:rsidRPr="00353D38">
        <w:rPr>
          <w:rFonts w:ascii="Times New Roman" w:hAnsi="Times New Roman" w:cs="Times New Roman"/>
          <w:vertAlign w:val="superscript"/>
        </w:rPr>
        <w:t>1,</w:t>
      </w:r>
      <w:del w:id="5" w:author="Marc Johnson" w:date="2018-01-18T08:38:00Z">
        <w:r w:rsidRPr="00353D38" w:rsidDel="00C46889">
          <w:rPr>
            <w:rFonts w:ascii="Times New Roman" w:hAnsi="Times New Roman" w:cs="Times New Roman"/>
            <w:vertAlign w:val="superscript"/>
          </w:rPr>
          <w:delText xml:space="preserve"> </w:delText>
        </w:r>
      </w:del>
      <w:r w:rsidRPr="00353D38">
        <w:rPr>
          <w:rFonts w:ascii="Times New Roman" w:hAnsi="Times New Roman" w:cs="Times New Roman"/>
          <w:vertAlign w:val="superscript"/>
        </w:rPr>
        <w:t>2</w:t>
      </w:r>
      <w:ins w:id="6" w:author="Marc Johnson" w:date="2018-01-18T08:36:00Z">
        <w:r w:rsidR="00C46889">
          <w:rPr>
            <w:rFonts w:ascii="Times New Roman" w:hAnsi="Times New Roman" w:cs="Times New Roman"/>
            <w:vertAlign w:val="superscript"/>
          </w:rPr>
          <w:t>,3</w:t>
        </w:r>
      </w:ins>
      <w:del w:id="7" w:author="Marc Johnson" w:date="2018-01-18T08:38:00Z">
        <w:r w:rsidRPr="00353D38" w:rsidDel="00C46889">
          <w:rPr>
            <w:rFonts w:ascii="Times New Roman" w:hAnsi="Times New Roman" w:cs="Times New Roman"/>
            <w:vertAlign w:val="superscript"/>
          </w:rPr>
          <w:delText>*</w:delText>
        </w:r>
      </w:del>
      <w:r w:rsidRPr="00353D38">
        <w:rPr>
          <w:rFonts w:ascii="Times New Roman" w:hAnsi="Times New Roman" w:cs="Times New Roman"/>
        </w:rPr>
        <w:t>, Marc T. J. Johnson</w:t>
      </w:r>
      <w:r w:rsidRPr="00353D38">
        <w:rPr>
          <w:rFonts w:ascii="Times New Roman" w:hAnsi="Times New Roman" w:cs="Times New Roman"/>
          <w:vertAlign w:val="superscript"/>
        </w:rPr>
        <w:t>1,</w:t>
      </w:r>
      <w:del w:id="8" w:author="Marc Johnson" w:date="2018-01-18T08:38:00Z">
        <w:r w:rsidRPr="00353D38" w:rsidDel="00C46889">
          <w:rPr>
            <w:rFonts w:ascii="Times New Roman" w:hAnsi="Times New Roman" w:cs="Times New Roman"/>
            <w:vertAlign w:val="superscript"/>
          </w:rPr>
          <w:delText xml:space="preserve"> </w:delText>
        </w:r>
      </w:del>
      <w:r w:rsidRPr="00353D38">
        <w:rPr>
          <w:rFonts w:ascii="Times New Roman" w:hAnsi="Times New Roman" w:cs="Times New Roman"/>
          <w:vertAlign w:val="superscript"/>
        </w:rPr>
        <w:t>2</w:t>
      </w:r>
      <w:ins w:id="9" w:author="Marc Johnson" w:date="2018-01-18T08:36:00Z">
        <w:r w:rsidR="00C46889">
          <w:rPr>
            <w:rFonts w:ascii="Times New Roman" w:hAnsi="Times New Roman" w:cs="Times New Roman"/>
            <w:vertAlign w:val="superscript"/>
          </w:rPr>
          <w:t>,3</w:t>
        </w:r>
      </w:ins>
      <w:r w:rsidRPr="00353D38">
        <w:rPr>
          <w:rFonts w:ascii="Times New Roman" w:hAnsi="Times New Roman" w:cs="Times New Roman"/>
        </w:rPr>
        <w:t xml:space="preserve"> and </w:t>
      </w:r>
      <w:commentRangeStart w:id="10"/>
      <w:r w:rsidRPr="00353D38">
        <w:rPr>
          <w:rFonts w:ascii="Times New Roman" w:hAnsi="Times New Roman" w:cs="Times New Roman"/>
        </w:rPr>
        <w:t>Rob W. Ness</w:t>
      </w:r>
      <w:commentRangeEnd w:id="10"/>
      <w:r w:rsidRPr="00353D38">
        <w:rPr>
          <w:rStyle w:val="CommentReference"/>
          <w:rFonts w:ascii="Times New Roman" w:hAnsi="Times New Roman" w:cs="Times New Roman"/>
          <w:sz w:val="24"/>
          <w:szCs w:val="24"/>
        </w:rPr>
        <w:commentReference w:id="10"/>
      </w:r>
      <w:r w:rsidRPr="00353D38">
        <w:rPr>
          <w:rFonts w:ascii="Times New Roman" w:hAnsi="Times New Roman" w:cs="Times New Roman"/>
          <w:vertAlign w:val="superscript"/>
        </w:rPr>
        <w:t>1,</w:t>
      </w:r>
      <w:del w:id="11" w:author="Marc Johnson" w:date="2018-01-18T08:38:00Z">
        <w:r w:rsidRPr="00353D38" w:rsidDel="00C46889">
          <w:rPr>
            <w:rFonts w:ascii="Times New Roman" w:hAnsi="Times New Roman" w:cs="Times New Roman"/>
            <w:vertAlign w:val="superscript"/>
          </w:rPr>
          <w:delText xml:space="preserve"> </w:delText>
        </w:r>
      </w:del>
      <w:r w:rsidRPr="00353D38">
        <w:rPr>
          <w:rFonts w:ascii="Times New Roman" w:hAnsi="Times New Roman" w:cs="Times New Roman"/>
          <w:vertAlign w:val="superscript"/>
        </w:rPr>
        <w:t>2</w:t>
      </w:r>
      <w:ins w:id="12" w:author="Marc Johnson" w:date="2018-01-18T08:36:00Z">
        <w:r w:rsidR="00C46889">
          <w:rPr>
            <w:rFonts w:ascii="Times New Roman" w:hAnsi="Times New Roman" w:cs="Times New Roman"/>
            <w:vertAlign w:val="superscript"/>
          </w:rPr>
          <w:t>,3</w:t>
        </w:r>
      </w:ins>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C46889" w:rsidRDefault="00C46889">
      <w:pPr>
        <w:spacing w:line="480" w:lineRule="auto"/>
        <w:rPr>
          <w:rFonts w:ascii="Times New Roman" w:hAnsi="Times New Roman" w:cs="Times New Roman"/>
          <w:rPrChange w:id="13" w:author="Marc Johnson" w:date="2018-01-18T08:38:00Z">
            <w:rPr/>
          </w:rPrChange>
        </w:rPr>
        <w:pPrChange w:id="14" w:author="Marc Johnson" w:date="2018-01-18T08:38:00Z">
          <w:pPr>
            <w:pStyle w:val="ListParagraph"/>
            <w:numPr>
              <w:numId w:val="1"/>
            </w:numPr>
            <w:spacing w:line="480" w:lineRule="auto"/>
            <w:ind w:left="360" w:hanging="360"/>
          </w:pPr>
        </w:pPrChange>
      </w:pPr>
      <w:ins w:id="15" w:author="Marc Johnson" w:date="2018-01-18T08:38:00Z">
        <w:r w:rsidRPr="00C46889">
          <w:rPr>
            <w:rFonts w:ascii="Times New Roman" w:hAnsi="Times New Roman" w:cs="Times New Roman"/>
            <w:vertAlign w:val="superscript"/>
            <w:rPrChange w:id="16" w:author="Marc Johnson" w:date="2018-01-18T08:38:00Z">
              <w:rPr>
                <w:rFonts w:ascii="Times New Roman" w:hAnsi="Times New Roman" w:cs="Times New Roman"/>
              </w:rPr>
            </w:rPrChange>
          </w:rPr>
          <w:t>1</w:t>
        </w:r>
      </w:ins>
      <w:r w:rsidR="00695730" w:rsidRPr="00C46889">
        <w:rPr>
          <w:rFonts w:ascii="Times New Roman" w:hAnsi="Times New Roman" w:cs="Times New Roman"/>
          <w:rPrChange w:id="17" w:author="Marc Johnson" w:date="2018-01-18T08:38:00Z">
            <w:rPr/>
          </w:rPrChange>
        </w:rPr>
        <w:t>Department of Biology, University of Toronto Mississauga, Mississauga, Ontario, Canada, L5L 1C6</w:t>
      </w:r>
    </w:p>
    <w:p w14:paraId="3E553862" w14:textId="558A4C6E" w:rsidR="00695730" w:rsidRPr="00C46889" w:rsidRDefault="00C46889">
      <w:pPr>
        <w:spacing w:line="480" w:lineRule="auto"/>
        <w:rPr>
          <w:ins w:id="18" w:author="Marc Johnson" w:date="2018-01-18T08:35:00Z"/>
          <w:rFonts w:ascii="Times New Roman" w:hAnsi="Times New Roman" w:cs="Times New Roman"/>
          <w:rPrChange w:id="19" w:author="Marc Johnson" w:date="2018-01-18T08:38:00Z">
            <w:rPr>
              <w:ins w:id="20" w:author="Marc Johnson" w:date="2018-01-18T08:35:00Z"/>
            </w:rPr>
          </w:rPrChange>
        </w:rPr>
        <w:pPrChange w:id="21" w:author="Marc Johnson" w:date="2018-01-18T08:38:00Z">
          <w:pPr>
            <w:pStyle w:val="ListParagraph"/>
            <w:numPr>
              <w:numId w:val="1"/>
            </w:numPr>
            <w:spacing w:line="480" w:lineRule="auto"/>
            <w:ind w:left="360" w:hanging="360"/>
          </w:pPr>
        </w:pPrChange>
      </w:pPr>
      <w:ins w:id="22" w:author="Marc Johnson" w:date="2018-01-18T08:38:00Z">
        <w:r w:rsidRPr="00C46889">
          <w:rPr>
            <w:rFonts w:ascii="Times New Roman" w:hAnsi="Times New Roman" w:cs="Times New Roman"/>
            <w:vertAlign w:val="superscript"/>
            <w:rPrChange w:id="23" w:author="Marc Johnson" w:date="2018-01-18T08:39:00Z">
              <w:rPr>
                <w:rFonts w:ascii="Times New Roman" w:hAnsi="Times New Roman" w:cs="Times New Roman"/>
              </w:rPr>
            </w:rPrChange>
          </w:rPr>
          <w:t>2</w:t>
        </w:r>
      </w:ins>
      <w:r w:rsidR="00695730" w:rsidRPr="00C46889">
        <w:rPr>
          <w:rFonts w:ascii="Times New Roman" w:hAnsi="Times New Roman" w:cs="Times New Roman"/>
          <w:rPrChange w:id="24" w:author="Marc Johnson" w:date="2018-01-18T08:38:00Z">
            <w:rPr/>
          </w:rPrChange>
        </w:rPr>
        <w:t xml:space="preserve">Department of </w:t>
      </w:r>
      <w:del w:id="25" w:author="Marc Johnson" w:date="2018-01-18T08:32:00Z">
        <w:r w:rsidR="00695730" w:rsidRPr="00C46889" w:rsidDel="007078B1">
          <w:rPr>
            <w:rFonts w:ascii="Times New Roman" w:hAnsi="Times New Roman" w:cs="Times New Roman"/>
            <w:rPrChange w:id="26" w:author="Marc Johnson" w:date="2018-01-18T08:38:00Z">
              <w:rPr/>
            </w:rPrChange>
          </w:rPr>
          <w:delText xml:space="preserve">ecology </w:delText>
        </w:r>
      </w:del>
      <w:ins w:id="27" w:author="Marc Johnson" w:date="2018-01-18T08:32:00Z">
        <w:r w:rsidR="007078B1" w:rsidRPr="00C46889">
          <w:rPr>
            <w:rFonts w:ascii="Times New Roman" w:hAnsi="Times New Roman" w:cs="Times New Roman"/>
            <w:rPrChange w:id="28" w:author="Marc Johnson" w:date="2018-01-18T08:38:00Z">
              <w:rPr/>
            </w:rPrChange>
          </w:rPr>
          <w:t xml:space="preserve">Ecology </w:t>
        </w:r>
      </w:ins>
      <w:r w:rsidR="00695730" w:rsidRPr="00C46889">
        <w:rPr>
          <w:rFonts w:ascii="Times New Roman" w:hAnsi="Times New Roman" w:cs="Times New Roman"/>
          <w:rPrChange w:id="29" w:author="Marc Johnson" w:date="2018-01-18T08:38:00Z">
            <w:rPr/>
          </w:rPrChange>
        </w:rPr>
        <w:t>and Evolutionary Biology, University of Toronto, Toronto, Ontario, Canada, M5S 3B2</w:t>
      </w:r>
    </w:p>
    <w:p w14:paraId="233775B9" w14:textId="57ADD655" w:rsidR="00C46889" w:rsidRPr="00C46889" w:rsidRDefault="00C46889">
      <w:pPr>
        <w:spacing w:line="480" w:lineRule="auto"/>
        <w:rPr>
          <w:rFonts w:ascii="Times New Roman" w:hAnsi="Times New Roman" w:cs="Times New Roman"/>
          <w:rPrChange w:id="30" w:author="Marc Johnson" w:date="2018-01-18T08:39:00Z">
            <w:rPr/>
          </w:rPrChange>
        </w:rPr>
        <w:pPrChange w:id="31" w:author="Marc Johnson" w:date="2018-01-18T08:39:00Z">
          <w:pPr>
            <w:pStyle w:val="ListParagraph"/>
            <w:numPr>
              <w:numId w:val="1"/>
            </w:numPr>
            <w:spacing w:line="480" w:lineRule="auto"/>
            <w:ind w:left="360" w:hanging="360"/>
          </w:pPr>
        </w:pPrChange>
      </w:pPr>
      <w:ins w:id="32" w:author="Marc Johnson" w:date="2018-01-18T08:39:00Z">
        <w:r w:rsidRPr="00C46889">
          <w:rPr>
            <w:rFonts w:ascii="Times New Roman" w:hAnsi="Times New Roman" w:cs="Times New Roman"/>
            <w:vertAlign w:val="superscript"/>
            <w:rPrChange w:id="33" w:author="Marc Johnson" w:date="2018-01-18T08:39:00Z">
              <w:rPr>
                <w:rFonts w:ascii="Times New Roman" w:hAnsi="Times New Roman" w:cs="Times New Roman"/>
              </w:rPr>
            </w:rPrChange>
          </w:rPr>
          <w:t>3</w:t>
        </w:r>
      </w:ins>
      <w:ins w:id="34" w:author="Marc Johnson" w:date="2018-01-18T08:35:00Z">
        <w:r w:rsidRPr="00C46889">
          <w:rPr>
            <w:rFonts w:ascii="Times New Roman" w:hAnsi="Times New Roman" w:cs="Times New Roman"/>
            <w:rPrChange w:id="35" w:author="Marc Johnson" w:date="2018-01-18T08:39:00Z">
              <w:rPr/>
            </w:rPrChange>
          </w:rPr>
          <w:t>Centre for Urban Environments, University of Toronto Mississauga, Mississauga, Ontario, Canada L5</w:t>
        </w:r>
      </w:ins>
      <w:ins w:id="36" w:author="Marc Johnson" w:date="2018-01-18T08:36:00Z">
        <w:r w:rsidRPr="00C46889">
          <w:rPr>
            <w:rFonts w:ascii="Times New Roman" w:hAnsi="Times New Roman" w:cs="Times New Roman"/>
            <w:rPrChange w:id="37" w:author="Marc Johnson" w:date="2018-01-18T08:39:00Z">
              <w:rPr/>
            </w:rPrChange>
          </w:rPr>
          <w:t>L</w:t>
        </w:r>
      </w:ins>
      <w:ins w:id="38" w:author="Marc Johnson" w:date="2018-01-18T08:35:00Z">
        <w:r w:rsidRPr="00C46889">
          <w:rPr>
            <w:rFonts w:ascii="Times New Roman" w:hAnsi="Times New Roman" w:cs="Times New Roman"/>
            <w:rPrChange w:id="39" w:author="Marc Johnson" w:date="2018-01-18T08:39:00Z">
              <w:rPr/>
            </w:rPrChange>
          </w:rPr>
          <w:t xml:space="preserve"> 1</w:t>
        </w:r>
      </w:ins>
      <w:ins w:id="40" w:author="Marc Johnson" w:date="2018-01-18T08:36:00Z">
        <w:r w:rsidRPr="00C46889">
          <w:rPr>
            <w:rFonts w:ascii="Times New Roman" w:hAnsi="Times New Roman" w:cs="Times New Roman"/>
            <w:rPrChange w:id="41" w:author="Marc Johnson" w:date="2018-01-18T08:39:00Z">
              <w:rPr/>
            </w:rPrChange>
          </w:rPr>
          <w:t>C</w:t>
        </w:r>
      </w:ins>
      <w:ins w:id="42" w:author="Marc Johnson" w:date="2018-01-18T08:35:00Z">
        <w:r w:rsidRPr="00C46889">
          <w:rPr>
            <w:rFonts w:ascii="Times New Roman" w:hAnsi="Times New Roman" w:cs="Times New Roman"/>
            <w:rPrChange w:id="43" w:author="Marc Johnson" w:date="2018-01-18T08:39:00Z">
              <w:rPr/>
            </w:rPrChange>
          </w:rPr>
          <w:t>6</w:t>
        </w:r>
      </w:ins>
    </w:p>
    <w:p w14:paraId="6660E3E9" w14:textId="77777777" w:rsidR="00695730" w:rsidRPr="00353D38" w:rsidRDefault="00695730" w:rsidP="004D755B">
      <w:pPr>
        <w:spacing w:line="480" w:lineRule="auto"/>
        <w:rPr>
          <w:rFonts w:ascii="Times New Roman" w:hAnsi="Times New Roman" w:cs="Times New Roman"/>
        </w:rPr>
      </w:pPr>
    </w:p>
    <w:p w14:paraId="0DE32626" w14:textId="2B16F823" w:rsidR="00C46889" w:rsidRPr="004406D0" w:rsidRDefault="00695730" w:rsidP="004D755B">
      <w:pPr>
        <w:spacing w:line="480" w:lineRule="auto"/>
        <w:rPr>
          <w:ins w:id="44" w:author="Marc Johnson" w:date="2018-01-18T08:37:00Z"/>
          <w:rFonts w:ascii="Times New Roman" w:hAnsi="Times New Roman" w:cs="Times New Roman"/>
          <w:b/>
          <w:rPrChange w:id="45" w:author="Marc Johnson" w:date="2018-01-18T09:03:00Z">
            <w:rPr>
              <w:ins w:id="46" w:author="Marc Johnson" w:date="2018-01-18T08:37:00Z"/>
              <w:rFonts w:ascii="Times New Roman" w:hAnsi="Times New Roman" w:cs="Times New Roman"/>
            </w:rPr>
          </w:rPrChange>
        </w:rPr>
      </w:pPr>
      <w:del w:id="47" w:author="Marc Johnson" w:date="2018-01-18T09:03:00Z">
        <w:r w:rsidRPr="004406D0" w:rsidDel="004406D0">
          <w:rPr>
            <w:rFonts w:ascii="Times New Roman" w:hAnsi="Times New Roman" w:cs="Times New Roman"/>
            <w:b/>
            <w:rPrChange w:id="48" w:author="Marc Johnson" w:date="2018-01-18T09:03:00Z">
              <w:rPr>
                <w:rFonts w:ascii="Times New Roman" w:hAnsi="Times New Roman" w:cs="Times New Roman"/>
              </w:rPr>
            </w:rPrChange>
          </w:rPr>
          <w:delText>*</w:delText>
        </w:r>
      </w:del>
      <w:ins w:id="49" w:author="Marc Johnson" w:date="2018-01-18T08:37:00Z">
        <w:r w:rsidR="00C46889" w:rsidRPr="004406D0">
          <w:rPr>
            <w:rFonts w:ascii="Times New Roman" w:hAnsi="Times New Roman" w:cs="Times New Roman"/>
            <w:b/>
            <w:rPrChange w:id="50" w:author="Marc Johnson" w:date="2018-01-18T09:03:00Z">
              <w:rPr>
                <w:rFonts w:ascii="Times New Roman" w:hAnsi="Times New Roman" w:cs="Times New Roman"/>
              </w:rPr>
            </w:rPrChange>
          </w:rPr>
          <w:t>Author for correspondence</w:t>
        </w:r>
      </w:ins>
      <w:ins w:id="51" w:author="Marc Johnson" w:date="2018-01-18T09:03:00Z">
        <w:r w:rsidR="004406D0" w:rsidRPr="004406D0">
          <w:rPr>
            <w:rFonts w:ascii="Times New Roman" w:hAnsi="Times New Roman" w:cs="Times New Roman"/>
            <w:b/>
            <w:rPrChange w:id="52" w:author="Marc Johnson" w:date="2018-01-18T09:03:00Z">
              <w:rPr>
                <w:rFonts w:ascii="Times New Roman" w:hAnsi="Times New Roman" w:cs="Times New Roman"/>
              </w:rPr>
            </w:rPrChange>
          </w:rPr>
          <w:t>:</w:t>
        </w:r>
      </w:ins>
    </w:p>
    <w:p w14:paraId="49465A06" w14:textId="77777777" w:rsidR="00C46889" w:rsidRDefault="00C46889" w:rsidP="004D755B">
      <w:pPr>
        <w:spacing w:line="480" w:lineRule="auto"/>
        <w:rPr>
          <w:ins w:id="53" w:author="Marc Johnson" w:date="2018-01-18T08:37:00Z"/>
          <w:rFonts w:ascii="Times New Roman" w:hAnsi="Times New Roman" w:cs="Times New Roman"/>
        </w:rPr>
      </w:pPr>
      <w:ins w:id="54" w:author="Marc Johnson" w:date="2018-01-18T08:37:00Z">
        <w:r>
          <w:rPr>
            <w:rFonts w:ascii="Times New Roman" w:hAnsi="Times New Roman" w:cs="Times New Roman"/>
          </w:rPr>
          <w:t>James S. Santangelo</w:t>
        </w:r>
      </w:ins>
    </w:p>
    <w:p w14:paraId="2E145975" w14:textId="13724522" w:rsidR="00695730" w:rsidRDefault="00C46889" w:rsidP="004D755B">
      <w:pPr>
        <w:spacing w:line="480" w:lineRule="auto"/>
        <w:rPr>
          <w:rStyle w:val="Hyperlink"/>
          <w:rFonts w:ascii="Times New Roman" w:hAnsi="Times New Roman" w:cs="Times New Roman"/>
        </w:rPr>
      </w:pPr>
      <w:ins w:id="55" w:author="Marc Johnson" w:date="2018-01-18T08:37:00Z">
        <w:r>
          <w:rPr>
            <w:rFonts w:ascii="Times New Roman" w:hAnsi="Times New Roman" w:cs="Times New Roman"/>
          </w:rPr>
          <w:t>e-mail</w:t>
        </w:r>
      </w:ins>
      <w:del w:id="56" w:author="Marc Johnson" w:date="2018-01-18T08:37:00Z">
        <w:r w:rsidR="00695730" w:rsidRPr="00353D38" w:rsidDel="00C46889">
          <w:rPr>
            <w:rFonts w:ascii="Times New Roman" w:hAnsi="Times New Roman" w:cs="Times New Roman"/>
          </w:rPr>
          <w:delText>Corresponding author Email</w:delText>
        </w:r>
      </w:del>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57"/>
      <w:commentRangeStart w:id="58"/>
      <w:r w:rsidRPr="00353D38">
        <w:rPr>
          <w:rFonts w:ascii="Times New Roman" w:hAnsi="Times New Roman" w:cs="Times New Roman"/>
          <w:b/>
        </w:rPr>
        <w:lastRenderedPageBreak/>
        <w:t>Abstract</w:t>
      </w:r>
      <w:commentRangeEnd w:id="57"/>
      <w:r w:rsidR="005F6992">
        <w:rPr>
          <w:rStyle w:val="CommentReference"/>
        </w:rPr>
        <w:commentReference w:id="57"/>
      </w:r>
      <w:commentRangeEnd w:id="58"/>
      <w:r w:rsidR="007078B1">
        <w:rPr>
          <w:rStyle w:val="CommentReference"/>
        </w:rPr>
        <w:commentReference w:id="58"/>
      </w:r>
    </w:p>
    <w:p w14:paraId="0B984689" w14:textId="77777777" w:rsidR="00695730" w:rsidRPr="00353D38" w:rsidRDefault="00695730">
      <w:pPr>
        <w:rPr>
          <w:rFonts w:ascii="Times New Roman" w:hAnsi="Times New Roman" w:cs="Times New Roman"/>
          <w:b/>
        </w:rPr>
      </w:pPr>
    </w:p>
    <w:p w14:paraId="0F2D1481" w14:textId="198A4FF9" w:rsidR="00332A41" w:rsidRPr="00F218BC" w:rsidRDefault="00B42BA8" w:rsidP="00332A41">
      <w:pPr>
        <w:spacing w:line="480" w:lineRule="auto"/>
        <w:rPr>
          <w:rFonts w:ascii="Times New Roman" w:eastAsia="Times New Roman" w:hAnsi="Times New Roman" w:cs="Times New Roman"/>
          <w:color w:val="000000" w:themeColor="text1"/>
          <w:lang w:val="en-US"/>
        </w:rPr>
      </w:pPr>
      <w:commentRangeStart w:id="59"/>
      <w:ins w:id="60" w:author="Marc Johnson" w:date="2018-01-18T08:44:00Z">
        <w:r>
          <w:rPr>
            <w:rFonts w:ascii="Times New Roman" w:eastAsia="Times New Roman" w:hAnsi="Times New Roman" w:cs="Times New Roman"/>
            <w:color w:val="000000" w:themeColor="text1"/>
          </w:rPr>
          <w:t xml:space="preserve">The study of evolution in urban environments </w:t>
        </w:r>
      </w:ins>
      <w:ins w:id="61" w:author="Marc Johnson" w:date="2018-01-18T08:47:00Z">
        <w:r w:rsidR="002C78BF">
          <w:rPr>
            <w:rFonts w:ascii="Times New Roman" w:eastAsia="Times New Roman" w:hAnsi="Times New Roman" w:cs="Times New Roman"/>
            <w:color w:val="000000" w:themeColor="text1"/>
          </w:rPr>
          <w:t>offers the opportunity to study the role of</w:t>
        </w:r>
      </w:ins>
      <w:ins w:id="62" w:author="Marc Johnson" w:date="2018-01-18T08:44:00Z">
        <w:r>
          <w:rPr>
            <w:rFonts w:ascii="Times New Roman" w:eastAsia="Times New Roman" w:hAnsi="Times New Roman" w:cs="Times New Roman"/>
            <w:color w:val="000000" w:themeColor="text1"/>
          </w:rPr>
          <w:t xml:space="preserve"> adaptive and non-adaptive evolutionary processes</w:t>
        </w:r>
      </w:ins>
      <w:ins w:id="63" w:author="Marc Johnson" w:date="2018-01-18T08:47:00Z">
        <w:r w:rsidR="002C78BF">
          <w:rPr>
            <w:rFonts w:ascii="Times New Roman" w:eastAsia="Times New Roman" w:hAnsi="Times New Roman" w:cs="Times New Roman"/>
            <w:color w:val="000000" w:themeColor="text1"/>
          </w:rPr>
          <w:t xml:space="preserve"> on an unprecedented scale</w:t>
        </w:r>
      </w:ins>
      <w:ins w:id="64" w:author="Marc Johnson" w:date="2018-01-18T08:44:00Z">
        <w:r>
          <w:rPr>
            <w:rFonts w:ascii="Times New Roman" w:eastAsia="Times New Roman" w:hAnsi="Times New Roman" w:cs="Times New Roman"/>
            <w:color w:val="000000" w:themeColor="text1"/>
          </w:rPr>
          <w:t xml:space="preserve">.  </w:t>
        </w:r>
      </w:ins>
      <w:commentRangeEnd w:id="59"/>
      <w:ins w:id="65" w:author="Marc Johnson" w:date="2018-01-18T16:14:00Z">
        <w:r w:rsidR="00557910">
          <w:rPr>
            <w:rStyle w:val="CommentReference"/>
          </w:rPr>
          <w:commentReference w:id="59"/>
        </w:r>
      </w:ins>
      <w:r w:rsidR="00332A41" w:rsidRPr="00F218BC">
        <w:rPr>
          <w:rFonts w:ascii="Times New Roman" w:eastAsia="Times New Roman" w:hAnsi="Times New Roman" w:cs="Times New Roman"/>
          <w:color w:val="000000" w:themeColor="text1"/>
        </w:rPr>
        <w:t xml:space="preserve">The presence of multiple independent clines in the same direction (i.e. parallel clines) is often considered strong evidence for the role of natural selection, as </w:t>
      </w:r>
      <w:del w:id="66" w:author="Marc Johnson" w:date="2018-01-18T08:40:00Z">
        <w:r w:rsidR="00332A41" w:rsidRPr="00F218BC" w:rsidDel="00C46889">
          <w:rPr>
            <w:rFonts w:ascii="Times New Roman" w:eastAsia="Times New Roman" w:hAnsi="Times New Roman" w:cs="Times New Roman"/>
            <w:color w:val="000000" w:themeColor="text1"/>
          </w:rPr>
          <w:delText xml:space="preserve">putative </w:delText>
        </w:r>
      </w:del>
      <w:r w:rsidR="00332A41" w:rsidRPr="00F218BC">
        <w:rPr>
          <w:rFonts w:ascii="Times New Roman" w:eastAsia="Times New Roman" w:hAnsi="Times New Roman" w:cs="Times New Roman"/>
          <w:color w:val="000000" w:themeColor="text1"/>
        </w:rPr>
        <w:t xml:space="preserve">adaptations are unlikely to evolve repeatedly via stochastic forces. However, when traits have a non-additive genetic basis </w:t>
      </w:r>
      <w:ins w:id="67" w:author="Marc Johnson" w:date="2018-01-18T08:40:00Z">
        <w:r w:rsidR="00C46889">
          <w:rPr>
            <w:rFonts w:ascii="Times New Roman" w:eastAsia="Times New Roman" w:hAnsi="Times New Roman" w:cs="Times New Roman"/>
            <w:color w:val="000000" w:themeColor="text1"/>
          </w:rPr>
          <w:t xml:space="preserve">due to </w:t>
        </w:r>
      </w:ins>
      <w:del w:id="68" w:author="Marc Johnson" w:date="2018-01-18T08:40:00Z">
        <w:r w:rsidR="00332A41" w:rsidRPr="00F218BC" w:rsidDel="00C46889">
          <w:rPr>
            <w:rFonts w:ascii="Times New Roman" w:eastAsia="Times New Roman" w:hAnsi="Times New Roman" w:cs="Times New Roman"/>
            <w:color w:val="000000" w:themeColor="text1"/>
          </w:rPr>
          <w:delText xml:space="preserve">(e.g. </w:delText>
        </w:r>
      </w:del>
      <w:r w:rsidR="00332A41" w:rsidRPr="00F218BC">
        <w:rPr>
          <w:rFonts w:ascii="Times New Roman" w:eastAsia="Times New Roman" w:hAnsi="Times New Roman" w:cs="Times New Roman"/>
          <w:color w:val="000000" w:themeColor="text1"/>
        </w:rPr>
        <w:t>epistasis</w:t>
      </w:r>
      <w:del w:id="69" w:author="Marc Johnson" w:date="2018-01-18T08:40:00Z">
        <w:r w:rsidR="00332A41" w:rsidRPr="00F218BC" w:rsidDel="00C46889">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clines may occur more frequently in a particular direction because stochastic changes in allele frequencies at one locus may have a disproportionate effect on phenotype frequencies. In this paper, we use spatially-explicit</w:t>
      </w:r>
      <w:ins w:id="70" w:author="Marc Johnson" w:date="2018-01-18T08:41:00Z">
        <w:r w:rsidR="00C46889">
          <w:rPr>
            <w:rFonts w:ascii="Times New Roman" w:eastAsia="Times New Roman" w:hAnsi="Times New Roman" w:cs="Times New Roman"/>
            <w:color w:val="000000" w:themeColor="text1"/>
          </w:rPr>
          <w:t xml:space="preserve"> </w:t>
        </w:r>
      </w:ins>
      <w:del w:id="71" w:author="Marc Johnson" w:date="2018-01-18T08:41:00Z">
        <w:r w:rsidR="00332A41" w:rsidRPr="00F218BC" w:rsidDel="00C46889">
          <w:rPr>
            <w:rFonts w:ascii="Times New Roman" w:eastAsia="Times New Roman" w:hAnsi="Times New Roman" w:cs="Times New Roman"/>
            <w:color w:val="000000" w:themeColor="text1"/>
          </w:rPr>
          <w:delText xml:space="preserve">, agent based </w:delText>
        </w:r>
      </w:del>
      <w:r w:rsidR="00332A41" w:rsidRPr="00F218BC">
        <w:rPr>
          <w:rFonts w:ascii="Times New Roman" w:eastAsia="Times New Roman" w:hAnsi="Times New Roman" w:cs="Times New Roman"/>
          <w:color w:val="000000" w:themeColor="text1"/>
        </w:rPr>
        <w:t xml:space="preserve">simulations modelled according to the cyanogenesis </w:t>
      </w:r>
      <w:ins w:id="72" w:author="Marc Johnson" w:date="2018-01-18T08:34:00Z">
        <w:r w:rsidR="0050273E">
          <w:rPr>
            <w:rFonts w:ascii="Times New Roman" w:eastAsia="Times New Roman" w:hAnsi="Times New Roman" w:cs="Times New Roman"/>
            <w:color w:val="000000" w:themeColor="text1"/>
          </w:rPr>
          <w:t xml:space="preserve">(HCN) </w:t>
        </w:r>
      </w:ins>
      <w:r w:rsidR="00332A41" w:rsidRPr="00F218BC">
        <w:rPr>
          <w:rFonts w:ascii="Times New Roman" w:eastAsia="Times New Roman" w:hAnsi="Times New Roman" w:cs="Times New Roman"/>
          <w:color w:val="000000" w:themeColor="text1"/>
        </w:rPr>
        <w:t>polymorphism in white clover (</w:t>
      </w:r>
      <w:r w:rsidR="00332A41" w:rsidRPr="00F218BC">
        <w:rPr>
          <w:rFonts w:ascii="Times New Roman" w:eastAsia="Times New Roman" w:hAnsi="Times New Roman" w:cs="Times New Roman"/>
          <w:i/>
          <w:iCs/>
          <w:color w:val="000000" w:themeColor="text1"/>
        </w:rPr>
        <w:t>Trifolium repens</w:t>
      </w:r>
      <w:r w:rsidR="00332A41" w:rsidRPr="00F218BC">
        <w:rPr>
          <w:rFonts w:ascii="Times New Roman" w:eastAsia="Times New Roman" w:hAnsi="Times New Roman" w:cs="Times New Roman"/>
          <w:color w:val="000000" w:themeColor="text1"/>
        </w:rPr>
        <w:t xml:space="preserve">) to examine the formation of phenotypic clines </w:t>
      </w:r>
      <w:ins w:id="73" w:author="Marc Johnson" w:date="2018-01-18T08:42:00Z">
        <w:r w:rsidR="00C46889">
          <w:rPr>
            <w:rFonts w:ascii="Times New Roman" w:eastAsia="Times New Roman" w:hAnsi="Times New Roman" w:cs="Times New Roman"/>
            <w:color w:val="000000" w:themeColor="text1"/>
          </w:rPr>
          <w:t>along urbanization gradients</w:t>
        </w:r>
      </w:ins>
      <w:ins w:id="74" w:author="Marc Johnson" w:date="2018-01-18T08:41:00Z">
        <w:r w:rsidR="00C46889">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 xml:space="preserve">under varying levels of drift, gene flow and selection. </w:t>
      </w:r>
      <w:del w:id="75" w:author="Marc Johnson" w:date="2018-01-18T08:34:00Z">
        <w:r w:rsidR="00332A41" w:rsidRPr="00F218BC" w:rsidDel="0050273E">
          <w:rPr>
            <w:rFonts w:ascii="Times New Roman" w:eastAsia="Times New Roman" w:hAnsi="Times New Roman" w:cs="Times New Roman"/>
            <w:color w:val="000000" w:themeColor="text1"/>
          </w:rPr>
          <w:delText>Cyanogenesis (</w:delText>
        </w:r>
      </w:del>
      <w:r w:rsidR="00332A41" w:rsidRPr="00F218BC">
        <w:rPr>
          <w:rFonts w:ascii="Times New Roman" w:eastAsia="Times New Roman" w:hAnsi="Times New Roman" w:cs="Times New Roman"/>
          <w:color w:val="000000" w:themeColor="text1"/>
        </w:rPr>
        <w:t>HCN</w:t>
      </w:r>
      <w:del w:id="76" w:author="Marc Johnson" w:date="2018-01-18T08:34:00Z">
        <w:r w:rsidR="00332A41" w:rsidRPr="00F218BC" w:rsidDel="0050273E">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 xml:space="preserve">across a landscape resulted </w:t>
      </w:r>
      <w:del w:id="77" w:author="Marc Johnson" w:date="2018-01-18T08:43:00Z">
        <w:r w:rsidR="00332A41" w:rsidRPr="00F218BC" w:rsidDel="00C46889">
          <w:rPr>
            <w:rFonts w:ascii="Times New Roman" w:eastAsia="Times New Roman" w:hAnsi="Times New Roman" w:cs="Times New Roman"/>
            <w:color w:val="000000" w:themeColor="text1"/>
          </w:rPr>
          <w:delText xml:space="preserve">overwhelmingly </w:delText>
        </w:r>
      </w:del>
      <w:r w:rsidR="00332A41" w:rsidRPr="00F218BC">
        <w:rPr>
          <w:rFonts w:ascii="Times New Roman" w:eastAsia="Times New Roman" w:hAnsi="Times New Roman" w:cs="Times New Roman"/>
          <w:color w:val="000000" w:themeColor="text1"/>
        </w:rPr>
        <w:t>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We suggest that broad scale replication with explicit consideration of the genetic architecture underlying focal traits will be necessary to understand the contributions of drift, gene flow and selection to the formation of </w:t>
      </w:r>
      <w:r w:rsidR="00332A41" w:rsidRPr="00AB7222">
        <w:rPr>
          <w:rFonts w:ascii="Times New Roman" w:eastAsia="Times New Roman" w:hAnsi="Times New Roman" w:cs="Times New Roman"/>
          <w:color w:val="000000" w:themeColor="text1"/>
        </w:rPr>
        <w:t xml:space="preserve">parallel </w:t>
      </w:r>
      <w:r w:rsidR="00332A41" w:rsidRPr="00F218BC">
        <w:rPr>
          <w:rFonts w:ascii="Times New Roman" w:eastAsia="Times New Roman" w:hAnsi="Times New Roman" w:cs="Times New Roman"/>
          <w:color w:val="000000" w:themeColor="text1"/>
        </w:rPr>
        <w:t>phenotypic clines</w:t>
      </w:r>
      <w:r w:rsidR="00332A41" w:rsidRPr="00AB7222">
        <w:rPr>
          <w:rFonts w:ascii="Times New Roman" w:eastAsia="Times New Roman" w:hAnsi="Times New Roman" w:cs="Times New Roman"/>
          <w:color w:val="000000" w:themeColor="text1"/>
        </w:rPr>
        <w:t>.</w:t>
      </w:r>
      <w:r w:rsidR="00332A41" w:rsidRPr="00F218BC">
        <w:rPr>
          <w:rFonts w:ascii="Times New Roman" w:eastAsia="Times New Roman" w:hAnsi="Times New Roman" w:cs="Times New Roman"/>
          <w:color w:val="000000" w:themeColor="text1"/>
        </w:rPr>
        <w:t>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78"/>
      <w:r w:rsidRPr="00353D38">
        <w:rPr>
          <w:rFonts w:ascii="Times New Roman" w:hAnsi="Times New Roman" w:cs="Times New Roman"/>
          <w:b/>
        </w:rPr>
        <w:t>Keywords</w:t>
      </w:r>
      <w:commentRangeEnd w:id="78"/>
      <w:r w:rsidR="00116984">
        <w:rPr>
          <w:rStyle w:val="CommentReference"/>
        </w:rPr>
        <w:commentReference w:id="78"/>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3E3ABC69" w14:textId="77777777" w:rsidR="00695730" w:rsidRPr="00353D38" w:rsidRDefault="00695730">
      <w:pPr>
        <w:rPr>
          <w:rFonts w:ascii="Times New Roman" w:hAnsi="Times New Roman" w:cs="Times New Roman"/>
          <w:b/>
        </w:rPr>
      </w:pPr>
    </w:p>
    <w:p w14:paraId="6E5AE846" w14:textId="77777777"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commentRangeStart w:id="79"/>
      <w:r w:rsidRPr="00353D38">
        <w:rPr>
          <w:rFonts w:ascii="Times New Roman" w:hAnsi="Times New Roman" w:cs="Times New Roman"/>
          <w:b/>
        </w:rPr>
        <w:lastRenderedPageBreak/>
        <w:t>Introduction</w:t>
      </w:r>
      <w:commentRangeEnd w:id="79"/>
      <w:r w:rsidR="0081167C">
        <w:rPr>
          <w:rStyle w:val="CommentReference"/>
        </w:rPr>
        <w:commentReference w:id="79"/>
      </w:r>
    </w:p>
    <w:p w14:paraId="4A25C6B3" w14:textId="2CBCEEE0"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"(Huxley 1938, 1939)", "plainTextFormattedCitation" : "(Huxley 1938, 1939)", "previouslyFormattedCitation" : "(Huxley 1938, 1939)"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(Huxley 1938, 1939)</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"(Endler 1977)", "plainTextFormattedCitation" : "(Endler 1977)", "previouslyFormattedCitation" : "(Endler 1977)"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(Endler 1977)</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migration across an environmental gradient </w:t>
      </w:r>
      <w:commentRangeStart w:id="80"/>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"ISSN" : "00166731", "PMID" : "1205126", "abstract" : "A model is developed of genetic drift in a cline maintained by spatially varying natural selection and local dispersal of individuals. The model is analyzed by an approximation scheme which is valid for weak selection and small migration rates. The results, which are based on numerical iterations of the approximate equations, are that the cline is less steep than predicted on the basis of the deterministic theory but that for weak selection the correlation between random fluctuations in neighboring colonies is approximately the same as in models of migration and drift in the absence of selection.", "author" : [ { "dropping-particle" : "", "family" : "Slatkin", "given" : "M", "non-dropping-particle" : "", "parse-names" : false, "suffix" : "" }, { "dropping-particle" : "", "family" : "Maruyama", "given" : "T", "non-dropping-particle" : "", "parse-names" : false, "suffix" : "" } ], "container-title" : "Genetics", "id" : "ITEM-1", "issue" : "1", "issued" : { "date-parts" : [ [ "1975" ] ] }, "page" : "209-222", "title" : "Genetic drift in a cline", "type" : "article-journal", "volume" : "81" }, "uris" : [ "http://www.mendeley.com/documents/?uuid=d9a8f36f-91b1-4ee8-a413-5e3d7d273256" ] }, { "id" : "ITEM-2",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"ITEM-2", "issue" : "1", "issued" : { "date-parts" : [ [ "1975" ] ] }, "page" : "191-207", "title" : "Genetic drift in clines which are maintained by migration and natural selection", "type" : "article-journal", "volume" : "81" }, "uris" : [ "http://www.mendeley.com/documents/?uuid=bfdba763-8890-4bce-81c0-8ab773a2494a" ] }, { "id" : "ITEM-3", "itemData" : { "ISBN" : "9780691081922", "author" : [ { "dropping-particle" : "", "family" : "Endler", "given" : "John A", "non-dropping-particle" : "", "parse-names" : false, "suffix" : "" } ], "id" : "ITEM-3", "issued" : { "date-parts" : [ [ "1977" ] ] }, "number-of-pages" : "1-246", "publisher" : "Princeton University Press", "title" : "Geographic variation, speciation, and clines", "type" : "book" }, "uris" : [ "http://www.mendeley.com/documents/?uuid=b1bd13b9-da07-4bd9-acda-13a89b5c63de" ] }, { "id" : "ITEM-4",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"ITEM-4", "issue" : "42", "issued" : { "date-parts" : [ [ "2008" ] ] }, "page" : "16212-16217", "title" : "Selection and gene flow on a diminishing cline of melanic peppered moths.", "type" : "article-journal", "volume" : "105" }, "uris" : [ "http://www.mendeley.com/documents/?uuid=2bbec692-7d98-494f-95b9-1314749b2f05" ] }, { "id" : "ITEM-5",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"ITEM-5", "issue" : "3", "issued" : { "date-parts" : [ [ "1948" ] ] }, "page" : "277-284", "title" : "The theory of a cline", "type" : "article-journal", "volume" : "48" }, "uris" : [ "http://www.mendeley.com/documents/?uuid=668ea84f-5209-41d2-8cde-4843963de770" ] }, { "id" : "ITEM-6",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"ITEM-6", "issue" : "2", "issued" : { "date-parts" : [ [ "2015" ] ] }, "page" : "355-362", "publisher" : "Springer Japan", "title" : "Mechanisms and tests for geographic clines in genetic polymorphisms", "type" : "article-journal", "volume" : "57" }, "uris" : [ "http://www.mendeley.com/documents/?uuid=da77c415-6534-48f3-a82d-c9ebd0a2b9f7" ] }, { "id" : "ITEM-7", "itemData" : { "DOI" : "10.1007/s11692-010-9095-2", "ISBN" : "0071-3260", "ISSN" : "0071-3260", "abstract" : "Genetic differentiation along environmental clines is often observed as a result of interplay between gene flow and natural selection. In order to understand the relative roles of these processes in shaping this differentiation, we designed a study in which we used two approaches that have not previously been combined, the Q ST\u2013F ST comparison and crossbreeding. We examined (1) interpopulation phenotypic and genetic (AFLP) variation, and (2) performance of interpopulation hybrids in a common annual Senecio glaucus. Fitness of interpopulation hybrids (F1 and F2) was tested under simulated population natural conditions in terms of aridity and analyzed for a relationship with (1) spatial distance and (2) environmental differences (amount of annual rainfall). While phenotypic variation corresponded to the clinal changes in aridity along population locations, viz. narrower and longer leaves, longer leaf outgrowths and advanced flowering in more arid environments, the F ST &lt; 0.1 calculated from AFLP data suggested intensive interpopulation gene flow, with little if any contribution of genetic drift. Performance of hybrids in simulated natural environments revealed heterosis in F1, but a hybrid breakdown in F2 generation. These effects were related to both the spatial distance between hybrid parents and their population rainfall differences. The detected clinal phenotypic variation and outbreeding depression in F2 strongly support presence of aridity-induced clinal natural selection, which is matched by the observed Q ST \u226b F ST. From this we conclude that Q ST\u2013F ST comparison can detect effect of diversifying selection when patterns of phenotypic variation across sampled locations can be reliably predicted from environmental variation.", "author" : [ { "dropping-particle" : "", "family" : "Volis", "given" : "Sergei", "non-dropping-particle" : "", "parse-names" : false, "suffix" : "" }, { "dropping-particle" : "", "family" : "Zhang", "given" : "Yong-Hong", "non-dropping-particle" : "", "parse-names" : false, "suffix" : "" } ], "container-title" : "Evolutionary Biology", "id" : "ITEM-7", "issue" : "4", "issued" : { "date-parts" : [ [ "2010" ] ] }, "page" : "187-199", "title" : "Separating effects of gene flow and natural selection along an Eenvironmental gradient", "type" : "article-journal", "volume" : "37" }, "uris" : [ "http://www.mendeley.com/documents/?uuid=253a2521-bf7c-41cf-9427-ec44c56bbc16" ] }, { "id" : "ITEM-8", "itemData" : { "DOI" : "10.1534/genetics.106.059881", "ISBN" : "0016-6731", "ISSN" : "00166731", "PMID" : "16849603", "author" : [ { "dropping-particle" : "", "family" : "Vasem\u00e4gi", "given" : "Anti", "non-dropping-particle" : "", "parse-names" : false, "suffix" : "" } ], "container-title" : "Genetics", "id" : "ITEM-8",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"(Haldane 1948; Felsenstein 1975; Slatkin and Maruyama 1975; Endler 1977; Vasem\u00e4gi 2006; Saccheri et al. 2008; Volis and Zhang 2010; Takahashi 2015)", "plainTextFormattedCitation" : "(Haldane 1948; Felsenstein 1975; Slatkin and Maruyama 1975; Endler 1977; Vasem\u00e4gi 2006; Saccheri et al. 2008; Volis and Zhang 2010; Takahashi 2015)", "previouslyFormattedCitation" : "(Haldane 1948; Felsenstein 1975; Slatkin and Maruyama 1975; Endler 1977; Vasem\u00e4gi 2006; Saccheri et al. 2008; Volis and Zhang 2010; Takahashi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(Haldane 1948; Felsenstein 1975; Slatkin and Maruyama 1975; Endler 1977; Vasemägi 2006; Saccheri et al. 2008; Volis and Zhang 2010; Takahashi 2015)</w:t>
      </w:r>
      <w:r w:rsidRPr="00353D38">
        <w:rPr>
          <w:rFonts w:ascii="Times New Roman" w:hAnsi="Times New Roman" w:cs="Times New Roman"/>
        </w:rPr>
        <w:fldChar w:fldCharType="end"/>
      </w:r>
      <w:commentRangeEnd w:id="80"/>
      <w:r w:rsidR="002C78BF">
        <w:rPr>
          <w:rStyle w:val="CommentReference"/>
        </w:rPr>
        <w:commentReference w:id="80"/>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ins w:id="81" w:author="Marc Johnson" w:date="2018-01-18T09:07:00Z">
        <w:r w:rsidR="00E40FE9">
          <w:rPr>
            <w:rFonts w:ascii="Times New Roman" w:hAnsi="Times New Roman" w:cs="Times New Roman"/>
          </w:rPr>
          <w:t xml:space="preserve">and between </w:t>
        </w:r>
      </w:ins>
      <w:del w:id="82" w:author="Marc Johnson" w:date="2018-01-18T09:07:00Z">
        <w:r w:rsidRPr="00353D38" w:rsidDel="00E40FE9">
          <w:rPr>
            <w:rFonts w:ascii="Times New Roman" w:hAnsi="Times New Roman" w:cs="Times New Roman"/>
          </w:rPr>
          <w:delText xml:space="preserve">natural </w:delText>
        </w:r>
      </w:del>
      <w:r w:rsidRPr="00353D38">
        <w:rPr>
          <w:rFonts w:ascii="Times New Roman" w:hAnsi="Times New Roman" w:cs="Times New Roman"/>
        </w:rPr>
        <w:t xml:space="preserve">populations. </w:t>
      </w:r>
    </w:p>
    <w:p w14:paraId="2644964C" w14:textId="0A470631" w:rsidR="00695730" w:rsidRPr="00353D38" w:rsidRDefault="00695730" w:rsidP="00695730">
      <w:pPr>
        <w:spacing w:line="480" w:lineRule="auto"/>
        <w:ind w:firstLine="360"/>
        <w:rPr>
          <w:rFonts w:ascii="Times New Roman" w:hAnsi="Times New Roman" w:cs="Times New Roman"/>
        </w:rPr>
      </w:pPr>
      <w:commentRangeStart w:id="83"/>
      <w:commentRangeStart w:id="84"/>
      <w:r w:rsidRPr="00353D38">
        <w:rPr>
          <w:rFonts w:ascii="Times New Roman" w:hAnsi="Times New Roman" w:cs="Times New Roman"/>
        </w:rPr>
        <w:t xml:space="preserve">While </w:t>
      </w:r>
      <w:commentRangeEnd w:id="83"/>
      <w:r w:rsidRPr="00353D38">
        <w:rPr>
          <w:rStyle w:val="CommentReference"/>
          <w:rFonts w:ascii="Times New Roman" w:hAnsi="Times New Roman" w:cs="Times New Roman"/>
          <w:sz w:val="24"/>
          <w:szCs w:val="24"/>
        </w:rPr>
        <w:commentReference w:id="83"/>
      </w:r>
      <w:commentRangeEnd w:id="84"/>
      <w:r w:rsidRPr="00353D38">
        <w:rPr>
          <w:rStyle w:val="CommentReference"/>
          <w:rFonts w:ascii="Times New Roman" w:hAnsi="Times New Roman" w:cs="Times New Roman"/>
          <w:sz w:val="24"/>
          <w:szCs w:val="24"/>
        </w:rPr>
        <w:commentReference w:id="84"/>
      </w:r>
      <w:r w:rsidRPr="00353D38">
        <w:rPr>
          <w:rFonts w:ascii="Times New Roman" w:hAnsi="Times New Roman" w:cs="Times New Roman"/>
        </w:rPr>
        <w:t xml:space="preserve">clines are often interpreted as strong evidence of adaptive evolution, non-adaptive processes (e.g. genetic drift and gene flow) may also generate </w:t>
      </w:r>
      <w:del w:id="85" w:author="Marc Johnson" w:date="2018-01-18T09:07:00Z">
        <w:r w:rsidRPr="00353D38" w:rsidDel="00E40FE9">
          <w:rPr>
            <w:rFonts w:ascii="Times New Roman" w:hAnsi="Times New Roman" w:cs="Times New Roman"/>
          </w:rPr>
          <w:delText xml:space="preserve">covariance </w:delText>
        </w:r>
      </w:del>
      <w:ins w:id="86" w:author="Marc Johnson" w:date="2018-01-18T09:07:00Z">
        <w:r w:rsidR="00E40FE9">
          <w:rPr>
            <w:rFonts w:ascii="Times New Roman" w:hAnsi="Times New Roman" w:cs="Times New Roman"/>
          </w:rPr>
          <w:t>correlations</w:t>
        </w:r>
        <w:r w:rsidR="00E40FE9" w:rsidRPr="00353D38">
          <w:rPr>
            <w:rFonts w:ascii="Times New Roman" w:hAnsi="Times New Roman" w:cs="Times New Roman"/>
          </w:rPr>
          <w:t xml:space="preserve"> </w:t>
        </w:r>
      </w:ins>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"manualFormatting" : "Wright 1943", "plainTextFormattedCitation" : "(Wright 1943)", "previouslyFormattedCitation" : "(Wright 1943)"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Wright 1943</w:t>
      </w:r>
      <w:r w:rsidRPr="00353D38">
        <w:rPr>
          <w:rFonts w:ascii="Times New Roman" w:hAnsi="Times New Roman" w:cs="Times New Roman"/>
        </w:rPr>
        <w:fldChar w:fldCharType="end"/>
      </w:r>
      <w:r w:rsidRPr="00353D38">
        <w:rPr>
          <w:rFonts w:ascii="Times New Roman" w:hAnsi="Times New Roman" w:cs="Times New Roman"/>
        </w:rPr>
        <w:t xml:space="preserve">) can generate </w:t>
      </w:r>
      <w:del w:id="87" w:author="Marc Johnson" w:date="2018-01-18T08:50:00Z">
        <w:r w:rsidRPr="00353D38" w:rsidDel="002C78BF">
          <w:rPr>
            <w:rFonts w:ascii="Times New Roman" w:hAnsi="Times New Roman" w:cs="Times New Roman"/>
          </w:rPr>
          <w:delText xml:space="preserve">single-locus </w:delText>
        </w:r>
      </w:del>
      <w:r w:rsidRPr="00353D38">
        <w:rPr>
          <w:rFonts w:ascii="Times New Roman" w:hAnsi="Times New Roman" w:cs="Times New Roman"/>
        </w:rPr>
        <w:t xml:space="preserve">clines </w:t>
      </w:r>
      <w:ins w:id="88" w:author="Marc Johnson" w:date="2018-01-18T08:50:00Z">
        <w:r w:rsidR="002C78BF">
          <w:rPr>
            <w:rFonts w:ascii="Times New Roman" w:hAnsi="Times New Roman" w:cs="Times New Roman"/>
          </w:rPr>
          <w:t xml:space="preserve">in allele frequencies at a single locus </w:t>
        </w:r>
      </w:ins>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"(Vasem\u00e4gi 2006; Colautti and Lau 2015)", "manualFormatting" : "(Vasem\u00e4gi 2006)", "plainTextFormattedCitation" : "(Vasem\u00e4gi 2006; Colautti and Lau 2015)", "previouslyFormattedCitation" : "(Vasem\u00e4gi 2006;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(Vasemägi 2006)</w:t>
      </w:r>
      <w:r w:rsidRPr="00353D38">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w:t>
      </w:r>
      <w:del w:id="89" w:author="Marc Johnson" w:date="2018-01-18T09:08:00Z">
        <w:r w:rsidRPr="00353D38" w:rsidDel="00E40FE9">
          <w:rPr>
            <w:rFonts w:ascii="Times New Roman" w:hAnsi="Times New Roman" w:cs="Times New Roman"/>
          </w:rPr>
          <w:delText xml:space="preserve">additive </w:delText>
        </w:r>
      </w:del>
      <w:r w:rsidRPr="00353D38">
        <w:rPr>
          <w:rFonts w:ascii="Times New Roman" w:hAnsi="Times New Roman" w:cs="Times New Roman"/>
        </w:rPr>
        <w:t xml:space="preserve">quantitative traits </w:t>
      </w:r>
      <w:ins w:id="90" w:author="Marc Johnson" w:date="2018-01-18T09:09:00Z">
        <w:r w:rsidR="00E40FE9">
          <w:rPr>
            <w:rFonts w:ascii="Times New Roman" w:hAnsi="Times New Roman" w:cs="Times New Roman"/>
          </w:rPr>
          <w:t xml:space="preserve">controlled by multiple </w:t>
        </w:r>
        <w:commentRangeStart w:id="91"/>
        <w:r w:rsidR="00E40FE9">
          <w:rPr>
            <w:rFonts w:ascii="Times New Roman" w:hAnsi="Times New Roman" w:cs="Times New Roman"/>
          </w:rPr>
          <w:t>loci</w:t>
        </w:r>
        <w:commentRangeEnd w:id="91"/>
        <w:r w:rsidR="00E40FE9">
          <w:rPr>
            <w:rStyle w:val="CommentReference"/>
          </w:rPr>
          <w:commentReference w:id="91"/>
        </w:r>
        <w:r w:rsidR="00E40FE9">
          <w:rPr>
            <w:rFonts w:ascii="Times New Roman" w:hAnsi="Times New Roman" w:cs="Times New Roman"/>
          </w:rPr>
          <w:t xml:space="preserve"> </w:t>
        </w:r>
      </w:ins>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(Colautti and Lau 2015)</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"plainTextFormattedCitation" : "(Keller et al. 2009)", "previouslyFormattedCitation" : "(Keller et al. 2009)"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(Keller et al. 2009)</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04F84C6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commentRangeStart w:id="92"/>
      <w:del w:id="93" w:author="Marc Johnson" w:date="2018-01-18T09:11:00Z">
        <w:r w:rsidRPr="00353D38" w:rsidDel="004770F4">
          <w:rPr>
            <w:rFonts w:ascii="Times New Roman" w:hAnsi="Times New Roman" w:cs="Times New Roman"/>
          </w:rPr>
          <w:delText xml:space="preserve">additive </w:delText>
        </w:r>
      </w:del>
      <w:ins w:id="94" w:author="Marc Johnson" w:date="2018-01-18T09:11:00Z">
        <w:r w:rsidR="004770F4">
          <w:rPr>
            <w:rFonts w:ascii="Times New Roman" w:hAnsi="Times New Roman" w:cs="Times New Roman"/>
          </w:rPr>
          <w:t>quantitative</w:t>
        </w:r>
        <w:commentRangeEnd w:id="92"/>
        <w:r w:rsidR="004770F4">
          <w:rPr>
            <w:rStyle w:val="CommentReference"/>
          </w:rPr>
          <w:commentReference w:id="92"/>
        </w:r>
        <w:r w:rsidR="004770F4" w:rsidRPr="00353D38">
          <w:rPr>
            <w:rFonts w:ascii="Times New Roman" w:hAnsi="Times New Roman" w:cs="Times New Roman"/>
          </w:rPr>
          <w:t xml:space="preserve"> </w:t>
        </w:r>
      </w:ins>
      <w:r w:rsidRPr="00353D38">
        <w:rPr>
          <w:rFonts w:ascii="Times New Roman" w:hAnsi="Times New Roman" w:cs="Times New Roman"/>
        </w:rPr>
        <w:t xml:space="preserve">trait clines via neutral processes is that </w:t>
      </w:r>
      <w:commentRangeStart w:id="95"/>
      <w:r w:rsidRPr="00353D38">
        <w:rPr>
          <w:rFonts w:ascii="Times New Roman" w:hAnsi="Times New Roman" w:cs="Times New Roman"/>
        </w:rPr>
        <w:t xml:space="preserve">clines in </w:t>
      </w:r>
      <w:del w:id="96" w:author="Marc Johnson" w:date="2018-01-18T09:12:00Z">
        <w:r w:rsidRPr="00353D38" w:rsidDel="004770F4">
          <w:rPr>
            <w:rFonts w:ascii="Times New Roman" w:hAnsi="Times New Roman" w:cs="Times New Roman"/>
          </w:rPr>
          <w:delText xml:space="preserve">both </w:delText>
        </w:r>
      </w:del>
      <w:ins w:id="97" w:author="Marc Johnson" w:date="2018-01-18T09:12:00Z">
        <w:r w:rsidR="004770F4">
          <w:rPr>
            <w:rFonts w:ascii="Times New Roman" w:hAnsi="Times New Roman" w:cs="Times New Roman"/>
          </w:rPr>
          <w:t>either</w:t>
        </w:r>
        <w:r w:rsidR="004770F4" w:rsidRPr="00353D38">
          <w:rPr>
            <w:rFonts w:ascii="Times New Roman" w:hAnsi="Times New Roman" w:cs="Times New Roman"/>
          </w:rPr>
          <w:t xml:space="preserve"> </w:t>
        </w:r>
      </w:ins>
      <w:r w:rsidRPr="00353D38">
        <w:rPr>
          <w:rFonts w:ascii="Times New Roman" w:hAnsi="Times New Roman" w:cs="Times New Roman"/>
        </w:rPr>
        <w:t>direction</w:t>
      </w:r>
      <w:del w:id="98" w:author="Marc Johnson" w:date="2018-01-18T09:12:00Z">
        <w:r w:rsidRPr="00353D38" w:rsidDel="004770F4">
          <w:rPr>
            <w:rFonts w:ascii="Times New Roman" w:hAnsi="Times New Roman" w:cs="Times New Roman"/>
          </w:rPr>
          <w:delText>s</w:delText>
        </w:r>
      </w:del>
      <w:r w:rsidRPr="00353D38">
        <w:rPr>
          <w:rFonts w:ascii="Times New Roman" w:hAnsi="Times New Roman" w:cs="Times New Roman"/>
        </w:rPr>
        <w:t xml:space="preserve"> should occur in </w:t>
      </w:r>
      <w:ins w:id="99" w:author="Marc Johnson" w:date="2018-01-18T09:12:00Z">
        <w:r w:rsidR="004770F4">
          <w:rPr>
            <w:rFonts w:ascii="Times New Roman" w:hAnsi="Times New Roman" w:cs="Times New Roman"/>
          </w:rPr>
          <w:t xml:space="preserve">direct </w:t>
        </w:r>
      </w:ins>
      <w:r w:rsidRPr="00353D38">
        <w:rPr>
          <w:rFonts w:ascii="Times New Roman" w:hAnsi="Times New Roman" w:cs="Times New Roman"/>
        </w:rPr>
        <w:t>proportion to the initial frequency of underlying alleles</w:t>
      </w:r>
      <w:commentRangeEnd w:id="95"/>
      <w:r w:rsidR="004770F4">
        <w:rPr>
          <w:rStyle w:val="CommentReference"/>
        </w:rPr>
        <w:commentReference w:id="95"/>
      </w:r>
      <w:r w:rsidRPr="00353D38">
        <w:rPr>
          <w:rFonts w:ascii="Times New Roman" w:hAnsi="Times New Roman" w:cs="Times New Roman"/>
        </w:rPr>
        <w:t xml:space="preserve">. Thus, the presence of multiple independent clines in the same direction (i.e. </w:t>
      </w:r>
      <w:r w:rsidRPr="00353D38">
        <w:rPr>
          <w:rFonts w:ascii="Times New Roman" w:hAnsi="Times New Roman" w:cs="Times New Roman"/>
        </w:rPr>
        <w:lastRenderedPageBreak/>
        <w:t xml:space="preserve">parallel clines) is strong evidence for the role of natural selection, as putative adaptations are unlikely to evolve repeatedly via stochastic forces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"(Samis et al. 2012)", "plainTextFormattedCitation" : "(Samis et al. 2012)", "previouslyFormattedCitation" : "(Samis et al.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(Samis et al. 2012)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ins w:id="100" w:author="Marc Johnson" w:date="2018-01-18T08:52:00Z">
        <w:r w:rsidR="00890EFD">
          <w:rPr>
            <w:rFonts w:ascii="Times New Roman" w:hAnsi="Times New Roman" w:cs="Times New Roman"/>
          </w:rPr>
          <w:t xml:space="preserve">, such as with </w:t>
        </w:r>
      </w:ins>
      <w:del w:id="101" w:author="Marc Johnson" w:date="2018-01-18T08:52:00Z">
        <w:r w:rsidRPr="00353D38" w:rsidDel="00890EFD">
          <w:rPr>
            <w:rFonts w:ascii="Times New Roman" w:hAnsi="Times New Roman" w:cs="Times New Roman"/>
          </w:rPr>
          <w:delText xml:space="preserve"> (e.g. </w:delText>
        </w:r>
      </w:del>
      <w:r w:rsidRPr="00353D38">
        <w:rPr>
          <w:rFonts w:ascii="Times New Roman" w:hAnsi="Times New Roman" w:cs="Times New Roman"/>
        </w:rPr>
        <w:t>epistasis</w:t>
      </w:r>
      <w:del w:id="102" w:author="Marc Johnson" w:date="2018-01-18T08:52:00Z">
        <w:r w:rsidRPr="00353D38" w:rsidDel="00890EFD">
          <w:rPr>
            <w:rFonts w:ascii="Times New Roman" w:hAnsi="Times New Roman" w:cs="Times New Roman"/>
          </w:rPr>
          <w:delText>)</w:delText>
        </w:r>
      </w:del>
      <w:r w:rsidRPr="00353D38">
        <w:rPr>
          <w:rFonts w:ascii="Times New Roman" w:hAnsi="Times New Roman" w:cs="Times New Roman"/>
        </w:rPr>
        <w:t xml:space="preserve">, clines may occur more frequently in a particular direction because stochastic changes in allele frequencies at one locus may have a disproportionate effect on phenotype frequencies. For example, stochastic forces have caused the repeated loss of the Mendelian inherited, epistatically determined short-style (S) morph from tristylous populations of </w:t>
      </w:r>
      <w:r w:rsidRPr="00353D38">
        <w:rPr>
          <w:rFonts w:ascii="Times New Roman" w:hAnsi="Times New Roman" w:cs="Times New Roman"/>
          <w:i/>
        </w:rPr>
        <w:t>Eichhornia paniculata</w:t>
      </w:r>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"(Barrett et al. 1989, 2009, Husband and Barrett 1992a,b; Barrett 1993)", "plainTextFormattedCitation" : "(Barrett et al. 1989, 2009, Husband and Barrett 1992a,b; Barrett 1993)", "previouslyFormattedCitation" : "(Barrett et al. 1989, 2009, Husband and Barrett 1992a,b; Barrett 1993)"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(Barrett et al. 1989, 2009, Husband and Barrett 1992a,b; Barrett 1993)</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del w:id="103" w:author="Marc Johnson" w:date="2018-01-18T09:17:00Z">
        <w:r w:rsidRPr="00353D38" w:rsidDel="00F96AA1">
          <w:rPr>
            <w:rFonts w:ascii="Times New Roman" w:hAnsi="Times New Roman" w:cs="Times New Roman"/>
          </w:rPr>
          <w:delText xml:space="preserve">more </w:delText>
        </w:r>
      </w:del>
      <w:ins w:id="104" w:author="Marc Johnson" w:date="2018-01-18T09:17:00Z">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ins>
      <w:r w:rsidRPr="00353D38">
        <w:rPr>
          <w:rFonts w:ascii="Times New Roman" w:hAnsi="Times New Roman" w:cs="Times New Roman"/>
        </w:rPr>
        <w:t>clines</w:t>
      </w:r>
      <w:ins w:id="105" w:author="Marc Johnson" w:date="2018-01-18T09:17:00Z">
        <w:r w:rsidR="00F96AA1">
          <w:rPr>
            <w:rFonts w:ascii="Times New Roman" w:hAnsi="Times New Roman" w:cs="Times New Roman"/>
          </w:rPr>
          <w:t>, or stronger clines,</w:t>
        </w:r>
      </w:ins>
      <w:r w:rsidRPr="00353D38">
        <w:rPr>
          <w:rFonts w:ascii="Times New Roman" w:hAnsi="Times New Roman" w:cs="Times New Roman"/>
        </w:rPr>
        <w:t xml:space="preserve"> than would be expected </w:t>
      </w:r>
      <w:del w:id="106" w:author="Marc Johnson" w:date="2018-01-18T08:53:00Z">
        <w:r w:rsidRPr="00353D38" w:rsidDel="00BB3566">
          <w:rPr>
            <w:rFonts w:ascii="Times New Roman" w:hAnsi="Times New Roman" w:cs="Times New Roman"/>
          </w:rPr>
          <w:delText xml:space="preserve">under </w:delText>
        </w:r>
      </w:del>
      <w:ins w:id="107" w:author="Marc Johnson" w:date="2018-01-18T08:53:00Z">
        <w:r w:rsidR="00BB3566">
          <w:rPr>
            <w:rFonts w:ascii="Times New Roman" w:hAnsi="Times New Roman" w:cs="Times New Roman"/>
          </w:rPr>
          <w:t>by</w:t>
        </w:r>
        <w:r w:rsidR="00BB3566" w:rsidRPr="00353D38">
          <w:rPr>
            <w:rFonts w:ascii="Times New Roman" w:hAnsi="Times New Roman" w:cs="Times New Roman"/>
          </w:rPr>
          <w:t xml:space="preserve"> </w:t>
        </w:r>
      </w:ins>
      <w:del w:id="108" w:author="Marc Johnson" w:date="2018-01-18T08:53:00Z">
        <w:r w:rsidRPr="00353D38" w:rsidDel="00BB3566">
          <w:rPr>
            <w:rFonts w:ascii="Times New Roman" w:hAnsi="Times New Roman" w:cs="Times New Roman"/>
          </w:rPr>
          <w:delText xml:space="preserve">solely </w:delText>
        </w:r>
      </w:del>
      <w:r w:rsidRPr="00353D38">
        <w:rPr>
          <w:rFonts w:ascii="Times New Roman" w:hAnsi="Times New Roman" w:cs="Times New Roman"/>
        </w:rPr>
        <w:t>the effects of drift</w:t>
      </w:r>
      <w:ins w:id="109" w:author="Marc Johnson" w:date="2018-01-18T08:53:00Z">
        <w:r w:rsidR="00BB3566">
          <w:rPr>
            <w:rFonts w:ascii="Times New Roman" w:hAnsi="Times New Roman" w:cs="Times New Roman"/>
          </w:rPr>
          <w:t xml:space="preserve"> alone</w:t>
        </w:r>
      </w:ins>
      <w:r w:rsidRPr="00353D38">
        <w:rPr>
          <w:rFonts w:ascii="Times New Roman" w:hAnsi="Times New Roman" w:cs="Times New Roman"/>
        </w:rPr>
        <w:t xml:space="preserve">. </w:t>
      </w:r>
      <w:commentRangeStart w:id="110"/>
      <w:r w:rsidRPr="0072287E">
        <w:rPr>
          <w:rFonts w:ascii="Times New Roman" w:hAnsi="Times New Roman" w:cs="Times New Roman"/>
        </w:rPr>
        <w:t xml:space="preserve">Studies exploring </w:t>
      </w:r>
      <w:ins w:id="111" w:author="Marc Johnson" w:date="2018-01-18T09:21:00Z">
        <w:r w:rsidR="0072287E">
          <w:rPr>
            <w:rFonts w:ascii="Times New Roman" w:hAnsi="Times New Roman" w:cs="Times New Roman"/>
          </w:rPr>
          <w:t xml:space="preserve">genetic and phenotypic </w:t>
        </w:r>
      </w:ins>
      <w:del w:id="112" w:author="Marc Johnson" w:date="2018-01-18T09:21:00Z">
        <w:r w:rsidRPr="0072287E" w:rsidDel="0072287E">
          <w:rPr>
            <w:rFonts w:ascii="Times New Roman" w:hAnsi="Times New Roman" w:cs="Times New Roman"/>
          </w:rPr>
          <w:delText>trait differentiation</w:delText>
        </w:r>
      </w:del>
      <w:ins w:id="113" w:author="Marc Johnson" w:date="2018-01-18T09:21:00Z">
        <w:r w:rsidR="0072287E">
          <w:rPr>
            <w:rFonts w:ascii="Times New Roman" w:hAnsi="Times New Roman" w:cs="Times New Roman"/>
          </w:rPr>
          <w:t>evolution</w:t>
        </w:r>
      </w:ins>
      <w:r w:rsidRPr="0072287E">
        <w:rPr>
          <w:rFonts w:ascii="Times New Roman" w:hAnsi="Times New Roman" w:cs="Times New Roman"/>
        </w:rPr>
        <w:t xml:space="preserve"> across replicate</w:t>
      </w:r>
      <w:ins w:id="114" w:author="Marc Johnson" w:date="2018-01-18T09:21:00Z">
        <w:r w:rsidR="0072287E">
          <w:rPr>
            <w:rFonts w:ascii="Times New Roman" w:hAnsi="Times New Roman" w:cs="Times New Roman"/>
          </w:rPr>
          <w:t xml:space="preserve">d </w:t>
        </w:r>
      </w:ins>
      <w:del w:id="115" w:author="Marc Johnson" w:date="2018-01-18T09:21:00Z">
        <w:r w:rsidRPr="0072287E" w:rsidDel="0072287E">
          <w:rPr>
            <w:rFonts w:ascii="Times New Roman" w:hAnsi="Times New Roman" w:cs="Times New Roman"/>
          </w:rPr>
          <w:delText xml:space="preserve">, independent geographical </w:delText>
        </w:r>
      </w:del>
      <w:ins w:id="116" w:author="Marc Johnson" w:date="2018-01-18T09:21:00Z">
        <w:r w:rsidR="0072287E">
          <w:rPr>
            <w:rFonts w:ascii="Times New Roman" w:hAnsi="Times New Roman" w:cs="Times New Roman"/>
          </w:rPr>
          <w:t xml:space="preserve">environmental </w:t>
        </w:r>
      </w:ins>
      <w:r w:rsidRPr="0072287E">
        <w:rPr>
          <w:rFonts w:ascii="Times New Roman" w:hAnsi="Times New Roman" w:cs="Times New Roman"/>
        </w:rPr>
        <w:t>gradients</w:t>
      </w:r>
      <w:ins w:id="117" w:author="Marc Johnson" w:date="2018-01-18T09:22:00Z">
        <w:r w:rsidR="0072287E">
          <w:rPr>
            <w:rFonts w:ascii="Times New Roman" w:hAnsi="Times New Roman" w:cs="Times New Roman"/>
          </w:rPr>
          <w:t>,</w:t>
        </w:r>
      </w:ins>
      <w:r w:rsidRPr="0072287E">
        <w:rPr>
          <w:rFonts w:ascii="Times New Roman" w:hAnsi="Times New Roman" w:cs="Times New Roman"/>
        </w:rPr>
        <w:t xml:space="preserve"> </w:t>
      </w:r>
      <w:ins w:id="118" w:author="Marc Johnson" w:date="2018-01-18T09:21:00Z">
        <w:r w:rsidR="0072287E">
          <w:rPr>
            <w:rFonts w:ascii="Times New Roman" w:hAnsi="Times New Roman" w:cs="Times New Roman"/>
          </w:rPr>
          <w:t>whil</w:t>
        </w:r>
      </w:ins>
      <w:ins w:id="119" w:author="Marc Johnson" w:date="2018-01-18T09:22:00Z">
        <w:r w:rsidR="0072287E">
          <w:rPr>
            <w:rFonts w:ascii="Times New Roman" w:hAnsi="Times New Roman" w:cs="Times New Roman"/>
          </w:rPr>
          <w:t>e</w:t>
        </w:r>
      </w:ins>
      <w:ins w:id="120" w:author="Marc Johnson" w:date="2018-01-18T09:21:00Z">
        <w:r w:rsidR="0072287E">
          <w:rPr>
            <w:rFonts w:ascii="Times New Roman" w:hAnsi="Times New Roman" w:cs="Times New Roman"/>
          </w:rPr>
          <w:t xml:space="preserve"> </w:t>
        </w:r>
      </w:ins>
      <w:del w:id="121" w:author="Marc Johnson" w:date="2018-01-18T09:21:00Z">
        <w:r w:rsidRPr="0072287E" w:rsidDel="0072287E">
          <w:rPr>
            <w:rFonts w:ascii="Times New Roman" w:hAnsi="Times New Roman" w:cs="Times New Roman"/>
          </w:rPr>
          <w:delText xml:space="preserve">in selection and demography and that take explicit </w:delText>
        </w:r>
      </w:del>
      <w:r w:rsidRPr="0072287E">
        <w:rPr>
          <w:rFonts w:ascii="Times New Roman" w:hAnsi="Times New Roman" w:cs="Times New Roman"/>
        </w:rPr>
        <w:t>consider</w:t>
      </w:r>
      <w:del w:id="122" w:author="Marc Johnson" w:date="2018-01-18T09:22:00Z">
        <w:r w:rsidRPr="0072287E" w:rsidDel="0072287E">
          <w:rPr>
            <w:rFonts w:ascii="Times New Roman" w:hAnsi="Times New Roman" w:cs="Times New Roman"/>
          </w:rPr>
          <w:delText>at</w:delText>
        </w:r>
      </w:del>
      <w:r w:rsidRPr="0072287E">
        <w:rPr>
          <w:rFonts w:ascii="Times New Roman" w:hAnsi="Times New Roman" w:cs="Times New Roman"/>
        </w:rPr>
        <w:t>i</w:t>
      </w:r>
      <w:del w:id="123" w:author="Marc Johnson" w:date="2018-01-18T09:22:00Z">
        <w:r w:rsidRPr="0072287E" w:rsidDel="0072287E">
          <w:rPr>
            <w:rFonts w:ascii="Times New Roman" w:hAnsi="Times New Roman" w:cs="Times New Roman"/>
          </w:rPr>
          <w:delText>o</w:delText>
        </w:r>
      </w:del>
      <w:r w:rsidRPr="0072287E">
        <w:rPr>
          <w:rFonts w:ascii="Times New Roman" w:hAnsi="Times New Roman" w:cs="Times New Roman"/>
        </w:rPr>
        <w:t>n</w:t>
      </w:r>
      <w:ins w:id="124" w:author="Marc Johnson" w:date="2018-01-18T09:22:00Z">
        <w:r w:rsidR="0072287E">
          <w:rPr>
            <w:rFonts w:ascii="Times New Roman" w:hAnsi="Times New Roman" w:cs="Times New Roman"/>
          </w:rPr>
          <w:t>g</w:t>
        </w:r>
      </w:ins>
      <w:r w:rsidRPr="0072287E">
        <w:rPr>
          <w:rFonts w:ascii="Times New Roman" w:hAnsi="Times New Roman" w:cs="Times New Roman"/>
        </w:rPr>
        <w:t xml:space="preserve"> </w:t>
      </w:r>
      <w:del w:id="125" w:author="Marc Johnson" w:date="2018-01-18T09:22:00Z">
        <w:r w:rsidRPr="0072287E" w:rsidDel="0072287E">
          <w:rPr>
            <w:rFonts w:ascii="Times New Roman" w:hAnsi="Times New Roman" w:cs="Times New Roman"/>
          </w:rPr>
          <w:delText xml:space="preserve">of </w:delText>
        </w:r>
      </w:del>
      <w:r w:rsidRPr="0072287E">
        <w:rPr>
          <w:rFonts w:ascii="Times New Roman" w:hAnsi="Times New Roman" w:cs="Times New Roman"/>
        </w:rPr>
        <w:t>the genetic architecture of the trait</w:t>
      </w:r>
      <w:ins w:id="126" w:author="Marc Johnson" w:date="2018-01-18T09:22:00Z">
        <w:r w:rsidR="0072287E">
          <w:rPr>
            <w:rFonts w:ascii="Times New Roman" w:hAnsi="Times New Roman" w:cs="Times New Roman"/>
          </w:rPr>
          <w:t xml:space="preserve"> </w:t>
        </w:r>
      </w:ins>
      <w:del w:id="127" w:author="Marc Johnson" w:date="2018-01-18T09:22:00Z">
        <w:r w:rsidRPr="0072287E" w:rsidDel="0072287E">
          <w:rPr>
            <w:rFonts w:ascii="Times New Roman" w:hAnsi="Times New Roman" w:cs="Times New Roman"/>
          </w:rPr>
          <w:delText xml:space="preserve">(s) </w:delText>
        </w:r>
      </w:del>
      <w:r w:rsidRPr="0072287E">
        <w:rPr>
          <w:rFonts w:ascii="Times New Roman" w:hAnsi="Times New Roman" w:cs="Times New Roman"/>
        </w:rPr>
        <w:t>in question</w:t>
      </w:r>
      <w:ins w:id="128" w:author="Marc Johnson" w:date="2018-01-18T09:22:00Z">
        <w:r w:rsidR="0072287E">
          <w:rPr>
            <w:rFonts w:ascii="Times New Roman" w:hAnsi="Times New Roman" w:cs="Times New Roman"/>
          </w:rPr>
          <w:t>,</w:t>
        </w:r>
      </w:ins>
      <w:r w:rsidRPr="0072287E">
        <w:rPr>
          <w:rFonts w:ascii="Times New Roman" w:hAnsi="Times New Roman" w:cs="Times New Roman"/>
        </w:rPr>
        <w:t xml:space="preserve"> would provide the strongest test of the relative contribution</w:t>
      </w:r>
      <w:ins w:id="129" w:author="Marc Johnson" w:date="2018-01-18T09:22:00Z">
        <w:r w:rsidR="0072287E">
          <w:rPr>
            <w:rFonts w:ascii="Times New Roman" w:hAnsi="Times New Roman" w:cs="Times New Roman"/>
          </w:rPr>
          <w:t>s</w:t>
        </w:r>
      </w:ins>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commentRangeEnd w:id="110"/>
      <w:r w:rsidR="0072287E">
        <w:rPr>
          <w:rStyle w:val="CommentReference"/>
        </w:rPr>
        <w:commentReference w:id="110"/>
      </w:r>
      <w:r w:rsidRPr="00353D38">
        <w:rPr>
          <w:rFonts w:ascii="Times New Roman" w:hAnsi="Times New Roman" w:cs="Times New Roman"/>
        </w:rPr>
        <w:t>.</w:t>
      </w:r>
    </w:p>
    <w:p w14:paraId="22E2CFDA" w14:textId="07E6D427" w:rsidR="00695730" w:rsidRPr="00353D38" w:rsidRDefault="00695730" w:rsidP="00695730">
      <w:pPr>
        <w:spacing w:line="480" w:lineRule="auto"/>
        <w:ind w:firstLine="360"/>
        <w:rPr>
          <w:rFonts w:ascii="Times New Roman" w:hAnsi="Times New Roman" w:cs="Times New Roman"/>
        </w:rPr>
      </w:pPr>
      <w:commentRangeStart w:id="130"/>
      <w:commentRangeStart w:id="131"/>
      <w:r w:rsidRPr="00353D38">
        <w:rPr>
          <w:rFonts w:ascii="Times New Roman" w:hAnsi="Times New Roman" w:cs="Times New Roman"/>
        </w:rPr>
        <w:t>Urbanization</w:t>
      </w:r>
      <w:commentRangeEnd w:id="130"/>
      <w:r w:rsidRPr="00353D38">
        <w:rPr>
          <w:rStyle w:val="CommentReference"/>
          <w:rFonts w:ascii="Times New Roman" w:hAnsi="Times New Roman" w:cs="Times New Roman"/>
          <w:sz w:val="24"/>
          <w:szCs w:val="24"/>
        </w:rPr>
        <w:commentReference w:id="130"/>
      </w:r>
      <w:commentRangeEnd w:id="131"/>
      <w:r w:rsidRPr="00353D38">
        <w:rPr>
          <w:rStyle w:val="CommentReference"/>
          <w:rFonts w:ascii="Times New Roman" w:hAnsi="Times New Roman" w:cs="Times New Roman"/>
          <w:sz w:val="24"/>
          <w:szCs w:val="24"/>
        </w:rPr>
        <w:commentReference w:id="131"/>
      </w:r>
      <w:r w:rsidRPr="00353D38">
        <w:rPr>
          <w:rFonts w:ascii="Times New Roman" w:hAnsi="Times New Roman" w:cs="Times New Roman"/>
        </w:rPr>
        <w:t xml:space="preserve"> is one of the most widespread human disturbances on earth and it provides an excellent large-scale replicated system to </w:t>
      </w:r>
      <w:del w:id="132" w:author="Marc Johnson" w:date="2018-01-18T09:23:00Z">
        <w:r w:rsidRPr="00353D38" w:rsidDel="000B2C50">
          <w:rPr>
            <w:rFonts w:ascii="Times New Roman" w:hAnsi="Times New Roman" w:cs="Times New Roman"/>
          </w:rPr>
          <w:delText xml:space="preserve">study </w:delText>
        </w:r>
      </w:del>
      <w:ins w:id="133" w:author="Marc Johnson" w:date="2018-01-18T09:23:00Z">
        <w:r w:rsidR="000B2C50">
          <w:rPr>
            <w:rFonts w:ascii="Times New Roman" w:hAnsi="Times New Roman" w:cs="Times New Roman"/>
          </w:rPr>
          <w:t>understand</w:t>
        </w:r>
        <w:r w:rsidR="000B2C50" w:rsidRPr="00353D38">
          <w:rPr>
            <w:rFonts w:ascii="Times New Roman" w:hAnsi="Times New Roman" w:cs="Times New Roman"/>
          </w:rPr>
          <w:t xml:space="preserve"> </w:t>
        </w:r>
      </w:ins>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"(McKinney 2006; Seto et al. 2010)", "plainTextFormattedCitation" : "(McKinney 2006; Seto et al. 2010)", "previouslyFormattedCitation" : "(McKinney 2006; Seto et al. 2010)"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Seto et al. 2010)</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ins w:id="134" w:author="Marc Johnson" w:date="2018-01-18T09:24:00Z">
        <w:r w:rsidR="000B2C50">
          <w:rPr>
            <w:rFonts w:ascii="Times New Roman" w:hAnsi="Times New Roman" w:cs="Times New Roman"/>
          </w:rPr>
          <w:t>s</w:t>
        </w:r>
      </w:ins>
      <w:del w:id="135" w:author="Marc Johnson" w:date="2018-01-18T09:24:00Z">
        <w:r w:rsidRPr="00353D38" w:rsidDel="000B2C50">
          <w:rPr>
            <w:rFonts w:ascii="Times New Roman" w:hAnsi="Times New Roman" w:cs="Times New Roman"/>
          </w:rPr>
          <w:delText>al conditions</w:delText>
        </w:r>
      </w:del>
      <w:r w:rsidRPr="00353D38">
        <w:rPr>
          <w:rFonts w:ascii="Times New Roman" w:hAnsi="Times New Roman" w:cs="Times New Roman"/>
        </w:rPr>
        <w:t xml:space="preserve">. The widespread fragmentation associated with urbanization has resulted in gradients in the strength of genetic </w:t>
      </w:r>
      <w:r w:rsidRPr="00353D38">
        <w:rPr>
          <w:rFonts w:ascii="Times New Roman" w:hAnsi="Times New Roman" w:cs="Times New Roman"/>
        </w:rPr>
        <w:lastRenderedPageBreak/>
        <w:t>drift and gene flow. For example, urban fragmentation has reduced genetic diversity among urban populations of white-footed mice (</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"(Munshi-South and Kharchenko 2010; Munshi-South 2012; Munshi-South et al. 2016)", "plainTextFormattedCitation" : "(Munshi-South and Kharchenko 2010; Munshi-South 2012; Munshi-South et al. 2016)", "previouslyFormattedCitation" : "(Munshi-South and Kharchenko 2010; Munshi-South 2012; Munshi-South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(Munshi-South and Kharchenko 2010; Munshi-South 2012; Munshi-South et al. 2016)</w:t>
      </w:r>
      <w:r w:rsidRPr="00353D38">
        <w:rPr>
          <w:rFonts w:ascii="Times New Roman" w:hAnsi="Times New Roman" w:cs="Times New Roman"/>
        </w:rPr>
        <w:fldChar w:fldCharType="end"/>
      </w:r>
      <w:ins w:id="136" w:author="Marc Johnson" w:date="2018-01-18T09:24:00Z">
        <w:r w:rsidR="0039649B">
          <w:rPr>
            <w:rFonts w:ascii="Times New Roman" w:hAnsi="Times New Roman" w:cs="Times New Roman"/>
          </w:rPr>
          <w:t>,</w:t>
        </w:r>
      </w:ins>
      <w:r w:rsidRPr="00353D38">
        <w:rPr>
          <w:rFonts w:ascii="Times New Roman" w:hAnsi="Times New Roman" w:cs="Times New Roman"/>
        </w:rPr>
        <w:t xml:space="preserve"> and fire salamanders (</w:t>
      </w:r>
      <w:r w:rsidRPr="00353D38">
        <w:rPr>
          <w:rFonts w:ascii="Times New Roman" w:hAnsi="Times New Roman" w:cs="Times New Roman"/>
          <w:i/>
        </w:rPr>
        <w:t>Salamandra salamandra</w:t>
      </w:r>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(Lourenço et al. 2017)</w:t>
      </w:r>
      <w:r w:rsidRPr="00353D38">
        <w:rPr>
          <w:rFonts w:ascii="Times New Roman" w:hAnsi="Times New Roman" w:cs="Times New Roman"/>
        </w:rPr>
        <w:fldChar w:fldCharType="end"/>
      </w:r>
      <w:ins w:id="137" w:author="Marc Johnson" w:date="2018-01-18T08:55:00Z">
        <w:r w:rsidR="00BB3566">
          <w:rPr>
            <w:rFonts w:ascii="Times New Roman" w:hAnsi="Times New Roman" w:cs="Times New Roman"/>
          </w:rPr>
          <w:t>,</w:t>
        </w:r>
      </w:ins>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"(Johnson and Munshi-South 2017)", "plainTextFormattedCitation" : "(Johnson and Munshi-South 2017)", "previouslyFormattedCitation" : "(Johnson and Munshi-South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(Johnson and Munshi-South 2017)</w:t>
      </w:r>
      <w:r w:rsidRPr="00353D38">
        <w:rPr>
          <w:rFonts w:ascii="Times New Roman" w:hAnsi="Times New Roman" w:cs="Times New Roman"/>
        </w:rPr>
        <w:fldChar w:fldCharType="end"/>
      </w:r>
      <w:r w:rsidRPr="00353D38">
        <w:rPr>
          <w:rFonts w:ascii="Times New Roman" w:hAnsi="Times New Roman" w:cs="Times New Roman"/>
        </w:rPr>
        <w:t>, evidence is emerging that urban environments alter natural selection and species adaptation</w:t>
      </w:r>
      <w:del w:id="138" w:author="Marc Johnson" w:date="2018-01-18T09:26:00Z">
        <w:r w:rsidRPr="00353D38" w:rsidDel="002506BF">
          <w:rPr>
            <w:rFonts w:ascii="Times New Roman" w:hAnsi="Times New Roman" w:cs="Times New Roman"/>
          </w:rPr>
          <w:delText xml:space="preserve"> as well</w:delText>
        </w:r>
      </w:del>
      <w:r w:rsidRPr="00353D38">
        <w:rPr>
          <w:rFonts w:ascii="Times New Roman" w:hAnsi="Times New Roman" w:cs="Times New Roman"/>
        </w:rPr>
        <w:t xml:space="preserve">. </w:t>
      </w:r>
      <w:ins w:id="139" w:author="Marc Johnson" w:date="2018-01-18T09:30:00Z">
        <w:r w:rsidR="00C1315B">
          <w:rPr>
            <w:rFonts w:ascii="Times New Roman" w:hAnsi="Times New Roman" w:cs="Times New Roman"/>
          </w:rPr>
          <w:t>Despite these advances, t</w:t>
        </w:r>
      </w:ins>
      <w:ins w:id="140" w:author="Marc Johnson" w:date="2018-01-18T09:25:00Z">
        <w:r w:rsidR="0039649B">
          <w:rPr>
            <w:rFonts w:ascii="Times New Roman" w:hAnsi="Times New Roman" w:cs="Times New Roman"/>
          </w:rPr>
          <w:t xml:space="preserve">he relative roles of selection, drift and gene flow in affecting the evolution of populations in urban environments </w:t>
        </w:r>
      </w:ins>
      <w:ins w:id="141" w:author="Marc Johnson" w:date="2018-01-18T09:27:00Z">
        <w:r w:rsidR="002506BF">
          <w:rPr>
            <w:rFonts w:ascii="Times New Roman" w:hAnsi="Times New Roman" w:cs="Times New Roman"/>
          </w:rPr>
          <w:t>is presently</w:t>
        </w:r>
      </w:ins>
      <w:ins w:id="142" w:author="Marc Johnson" w:date="2018-01-18T09:25:00Z">
        <w:r w:rsidR="0039649B">
          <w:rPr>
            <w:rFonts w:ascii="Times New Roman" w:hAnsi="Times New Roman" w:cs="Times New Roman"/>
          </w:rPr>
          <w:t xml:space="preserve"> unknown.</w:t>
        </w:r>
      </w:ins>
    </w:p>
    <w:p w14:paraId="724C9591" w14:textId="2D4E10AD"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ins w:id="143" w:author="Marc Johnson" w:date="2018-01-18T08:56:00Z">
        <w:r w:rsidR="00BB3566">
          <w:rPr>
            <w:rFonts w:ascii="Times New Roman" w:hAnsi="Times New Roman" w:cs="Times New Roman"/>
          </w:rPr>
          <w:t xml:space="preserve">numerous </w:t>
        </w:r>
      </w:ins>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"(McKinney 2006; Johnson et al. 2015)", "plainTextFormattedCitation" : "(McKinney 2006; Johnson et al. 2015)", "previouslyFormattedCitation" : "(McKinney 2006; Johnson et al.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Johnson et al. 2015)</w:t>
      </w:r>
      <w:r w:rsidRPr="00353D38">
        <w:rPr>
          <w:rFonts w:ascii="Times New Roman" w:hAnsi="Times New Roman" w:cs="Times New Roman"/>
        </w:rPr>
        <w:fldChar w:fldCharType="end"/>
      </w:r>
      <w:r w:rsidRPr="00353D38">
        <w:rPr>
          <w:rFonts w:ascii="Times New Roman" w:hAnsi="Times New Roman" w:cs="Times New Roman"/>
        </w:rPr>
        <w:t xml:space="preserve">, many of which </w:t>
      </w:r>
      <w:del w:id="144" w:author="Marc Johnson" w:date="2018-01-18T09:27:00Z">
        <w:r w:rsidRPr="00353D38" w:rsidDel="00110B09">
          <w:rPr>
            <w:rFonts w:ascii="Times New Roman" w:hAnsi="Times New Roman" w:cs="Times New Roman"/>
          </w:rPr>
          <w:delText>can be potent</w:delText>
        </w:r>
      </w:del>
      <w:ins w:id="145" w:author="Marc Johnson" w:date="2018-01-18T09:27:00Z">
        <w:r w:rsidR="00110B09">
          <w:rPr>
            <w:rFonts w:ascii="Times New Roman" w:hAnsi="Times New Roman" w:cs="Times New Roman"/>
          </w:rPr>
          <w:t>may be</w:t>
        </w:r>
      </w:ins>
      <w:r w:rsidRPr="00353D38">
        <w:rPr>
          <w:rFonts w:ascii="Times New Roman" w:hAnsi="Times New Roman" w:cs="Times New Roman"/>
        </w:rPr>
        <w:t xml:space="preserve"> </w:t>
      </w:r>
      <w:ins w:id="146" w:author="Marc Johnson" w:date="2018-01-18T09:27:00Z">
        <w:r w:rsidR="00110B09">
          <w:rPr>
            <w:rFonts w:ascii="Times New Roman" w:hAnsi="Times New Roman" w:cs="Times New Roman"/>
          </w:rPr>
          <w:t xml:space="preserve">potent </w:t>
        </w:r>
      </w:ins>
      <w:r w:rsidRPr="00353D38">
        <w:rPr>
          <w:rFonts w:ascii="Times New Roman" w:hAnsi="Times New Roman" w:cs="Times New Roman"/>
        </w:rPr>
        <w:t xml:space="preserve">agents of selection </w:t>
      </w:r>
      <w:del w:id="147" w:author="Marc Johnson" w:date="2018-01-18T09:27:00Z">
        <w:r w:rsidRPr="00353D38" w:rsidDel="00110B09">
          <w:rPr>
            <w:rFonts w:ascii="Times New Roman" w:hAnsi="Times New Roman" w:cs="Times New Roman"/>
          </w:rPr>
          <w:delText xml:space="preserve">for </w:delText>
        </w:r>
      </w:del>
      <w:ins w:id="148" w:author="Marc Johnson" w:date="2018-01-18T09:27:00Z">
        <w:r w:rsidR="00110B09">
          <w:rPr>
            <w:rFonts w:ascii="Times New Roman" w:hAnsi="Times New Roman" w:cs="Times New Roman"/>
          </w:rPr>
          <w:t>on urban</w:t>
        </w:r>
      </w:ins>
      <w:ins w:id="149" w:author="Marc Johnson" w:date="2018-01-18T09:28:00Z">
        <w:r w:rsidR="00110B09">
          <w:rPr>
            <w:rFonts w:ascii="Times New Roman" w:hAnsi="Times New Roman" w:cs="Times New Roman"/>
          </w:rPr>
          <w:t>-dwelling</w:t>
        </w:r>
      </w:ins>
      <w:del w:id="150" w:author="Marc Johnson" w:date="2018-01-18T09:28:00Z">
        <w:r w:rsidRPr="00353D38" w:rsidDel="00110B09">
          <w:rPr>
            <w:rFonts w:ascii="Times New Roman" w:hAnsi="Times New Roman" w:cs="Times New Roman"/>
          </w:rPr>
          <w:delText>many</w:delText>
        </w:r>
      </w:del>
      <w:r w:rsidRPr="00353D38">
        <w:rPr>
          <w:rFonts w:ascii="Times New Roman" w:hAnsi="Times New Roman" w:cs="Times New Roman"/>
        </w:rPr>
        <w:t xml:space="preserve"> taxa. For example, selection associated with urbanization has driven parallel evolution of pollution resistance in </w:t>
      </w:r>
      <w:ins w:id="151" w:author="Marc Johnson" w:date="2018-01-18T09:28:00Z">
        <w:r w:rsidR="00110B09">
          <w:rPr>
            <w:rFonts w:ascii="Times New Roman" w:hAnsi="Times New Roman" w:cs="Times New Roman"/>
          </w:rPr>
          <w:t xml:space="preserve">the </w:t>
        </w:r>
      </w:ins>
      <w:r w:rsidRPr="00353D38">
        <w:rPr>
          <w:rFonts w:ascii="Times New Roman" w:hAnsi="Times New Roman" w:cs="Times New Roman"/>
        </w:rPr>
        <w:t>Atlantic Killifish (</w:t>
      </w:r>
      <w:r w:rsidRPr="00353D38">
        <w:rPr>
          <w:rFonts w:ascii="Times New Roman" w:hAnsi="Times New Roman" w:cs="Times New Roman"/>
          <w:i/>
        </w:rPr>
        <w:t>Fundulus heteroclitus</w:t>
      </w:r>
      <w:r w:rsidRPr="00353D38">
        <w:rPr>
          <w:rFonts w:ascii="Times New Roman" w:hAnsi="Times New Roman" w:cs="Times New Roman"/>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(Reid et al. 2016)</w:t>
      </w:r>
      <w:r w:rsidRPr="00353D38">
        <w:rPr>
          <w:rFonts w:ascii="Times New Roman" w:hAnsi="Times New Roman" w:cs="Times New Roman"/>
        </w:rPr>
        <w:fldChar w:fldCharType="end"/>
      </w:r>
      <w:ins w:id="152" w:author="Marc Johnson" w:date="2018-01-18T09:28:00Z">
        <w:r w:rsidR="00110B09">
          <w:rPr>
            <w:rFonts w:ascii="Times New Roman" w:hAnsi="Times New Roman" w:cs="Times New Roman"/>
          </w:rPr>
          <w:t>,</w:t>
        </w:r>
      </w:ins>
      <w:r w:rsidRPr="00353D38">
        <w:rPr>
          <w:rFonts w:ascii="Times New Roman" w:hAnsi="Times New Roman" w:cs="Times New Roman"/>
        </w:rPr>
        <w:t xml:space="preserve"> and greater thermal tolerance in </w:t>
      </w:r>
      <w:ins w:id="153" w:author="Marc Johnson" w:date="2018-01-18T09:28:00Z">
        <w:r w:rsidR="00110B09">
          <w:rPr>
            <w:rFonts w:ascii="Times New Roman" w:hAnsi="Times New Roman" w:cs="Times New Roman"/>
          </w:rPr>
          <w:t xml:space="preserve">the </w:t>
        </w:r>
      </w:ins>
      <w:r w:rsidRPr="00353D38">
        <w:rPr>
          <w:rFonts w:ascii="Times New Roman" w:hAnsi="Times New Roman" w:cs="Times New Roman"/>
        </w:rPr>
        <w:t>Acorn ant  (</w:t>
      </w:r>
      <w:r w:rsidRPr="00353D38">
        <w:rPr>
          <w:rFonts w:ascii="Times New Roman" w:hAnsi="Times New Roman" w:cs="Times New Roman"/>
          <w:i/>
        </w:rPr>
        <w:t>Temnothorax curvispinosus</w:t>
      </w:r>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"1-10", "title" : "Rapid evolution of ant thermal tolerance across an urban-rural temperature cline", "type" : "article-journal" }, "uris" : [ "http://www.mendeley.com/documents/?uuid=45aca313-6492-464a-8165-9fb21296fdd8" ] } ], "mendeley" : { "formattedCitation" : "(Diamond et al. 2017)", "manualFormatting" : "(Diamond et al. 2017, Diamond et al., 2018 this issue)", "plainTextFormattedCitation" : "(Diamond et al. 2017)", "previouslyFormattedCitation" : "(Diamond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 xml:space="preserve">(Diamond et al. 2017, Diamond et al., 2018 </w:t>
      </w:r>
      <w:r w:rsidRPr="00353D38">
        <w:rPr>
          <w:rFonts w:ascii="Times New Roman" w:hAnsi="Times New Roman" w:cs="Times New Roman"/>
          <w:i/>
          <w:noProof/>
        </w:rPr>
        <w:t>this issue</w:t>
      </w:r>
      <w:r w:rsidRPr="00353D38">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While the authors identified lower winter surface temperatures in urban populations as a putative selective agent structuring urban-rural cyanogenesis clines</w:t>
      </w:r>
      <w:del w:id="154" w:author="Marc Johnson" w:date="2018-01-18T08:57:00Z">
        <w:r w:rsidRPr="00353D38" w:rsidDel="00BB3566">
          <w:rPr>
            <w:rFonts w:ascii="Times New Roman" w:hAnsi="Times New Roman" w:cs="Times New Roman"/>
          </w:rPr>
          <w:delText xml:space="preserve"> clines</w:delText>
        </w:r>
      </w:del>
      <w:r w:rsidRPr="00353D38">
        <w:rPr>
          <w:rFonts w:ascii="Times New Roman" w:hAnsi="Times New Roman" w:cs="Times New Roman"/>
        </w:rPr>
        <w:t xml:space="preserve">, they did not consider the alternative hypothesis that these clines could be caused by genetic drift. In this study, we use the </w:t>
      </w:r>
      <w:del w:id="155" w:author="Marc Johnson" w:date="2018-01-18T09:29:00Z">
        <w:r w:rsidRPr="00353D38" w:rsidDel="00C1315B">
          <w:rPr>
            <w:rFonts w:ascii="Times New Roman" w:hAnsi="Times New Roman" w:cs="Times New Roman"/>
          </w:rPr>
          <w:delText xml:space="preserve">cyanogenesis </w:delText>
        </w:r>
      </w:del>
      <w:ins w:id="156" w:author="Marc Johnson" w:date="2018-01-18T09:29:00Z">
        <w:r w:rsidR="00C1315B">
          <w:rPr>
            <w:rFonts w:ascii="Times New Roman" w:hAnsi="Times New Roman" w:cs="Times New Roman"/>
          </w:rPr>
          <w:t>HCN</w:t>
        </w:r>
        <w:r w:rsidR="00C1315B" w:rsidRPr="00353D38">
          <w:rPr>
            <w:rFonts w:ascii="Times New Roman" w:hAnsi="Times New Roman" w:cs="Times New Roman"/>
          </w:rPr>
          <w:t xml:space="preserve"> </w:t>
        </w:r>
      </w:ins>
      <w:r w:rsidRPr="00353D38">
        <w:rPr>
          <w:rFonts w:ascii="Times New Roman" w:hAnsi="Times New Roman" w:cs="Times New Roman"/>
        </w:rPr>
        <w:t xml:space="preserve">polymorphism in white clove as a model for exploring the conditions </w:t>
      </w:r>
      <w:r w:rsidRPr="00353D38">
        <w:rPr>
          <w:rFonts w:ascii="Times New Roman" w:hAnsi="Times New Roman" w:cs="Times New Roman"/>
        </w:rPr>
        <w:lastRenderedPageBreak/>
        <w:t>under which non-adaptive (e.g. genetic drift, gene flow) and adaptive (e.g. selection) processes can generate repeated clines in phenotypes with</w:t>
      </w:r>
      <w:ins w:id="157" w:author="Marc Johnson" w:date="2018-01-18T09:30:00Z">
        <w:r w:rsidR="00C1315B">
          <w:rPr>
            <w:rFonts w:ascii="Times New Roman" w:hAnsi="Times New Roman" w:cs="Times New Roman"/>
          </w:rPr>
          <w:t xml:space="preserve"> an epistatic </w:t>
        </w:r>
      </w:ins>
      <w:del w:id="158" w:author="Marc Johnson" w:date="2018-01-18T09:30:00Z">
        <w:r w:rsidRPr="00353D38" w:rsidDel="00C1315B">
          <w:rPr>
            <w:rFonts w:ascii="Times New Roman" w:hAnsi="Times New Roman" w:cs="Times New Roman"/>
          </w:rPr>
          <w:delText xml:space="preserve"> </w:delText>
        </w:r>
        <w:r w:rsidR="00C1315B" w:rsidRPr="00353D38" w:rsidDel="00C1315B">
          <w:rPr>
            <w:rFonts w:ascii="Times New Roman" w:hAnsi="Times New Roman" w:cs="Times New Roman"/>
          </w:rPr>
          <w:delText>A</w:delText>
        </w:r>
      </w:del>
      <w:r w:rsidRPr="00353D38">
        <w:rPr>
          <w:rFonts w:ascii="Times New Roman" w:hAnsi="Times New Roman" w:cs="Times New Roman"/>
        </w:rPr>
        <w:t xml:space="preserve"> </w:t>
      </w:r>
      <w:del w:id="159" w:author="Marc Johnson" w:date="2018-01-18T09:30:00Z">
        <w:r w:rsidRPr="00353D38" w:rsidDel="00C1315B">
          <w:rPr>
            <w:rFonts w:ascii="Times New Roman" w:hAnsi="Times New Roman" w:cs="Times New Roman"/>
          </w:rPr>
          <w:delText xml:space="preserve">non-additive </w:delText>
        </w:r>
      </w:del>
      <w:r w:rsidRPr="00353D38">
        <w:rPr>
          <w:rFonts w:ascii="Times New Roman" w:hAnsi="Times New Roman" w:cs="Times New Roman"/>
        </w:rPr>
        <w:t xml:space="preserve">genetic basis. </w:t>
      </w:r>
    </w:p>
    <w:p w14:paraId="7F12BE6E" w14:textId="2B32E136"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del w:id="160" w:author="Marc Johnson" w:date="2018-01-18T09:30:00Z">
        <w:r w:rsidRPr="00353D38" w:rsidDel="000C6745">
          <w:rPr>
            <w:rFonts w:ascii="Times New Roman" w:hAnsi="Times New Roman" w:cs="Times New Roman"/>
          </w:rPr>
          <w:delText xml:space="preserve">but </w:delText>
        </w:r>
      </w:del>
      <w:ins w:id="161" w:author="Marc Johnson" w:date="2018-01-18T09:30:00Z">
        <w:r w:rsidR="000C6745">
          <w:rPr>
            <w:rFonts w:ascii="Times New Roman" w:hAnsi="Times New Roman" w:cs="Times New Roman"/>
          </w:rPr>
          <w:t>and</w:t>
        </w:r>
        <w:r w:rsidR="000C6745" w:rsidRPr="00353D38">
          <w:rPr>
            <w:rFonts w:ascii="Times New Roman" w:hAnsi="Times New Roman" w:cs="Times New Roman"/>
          </w:rPr>
          <w:t xml:space="preserve"> </w:t>
        </w:r>
      </w:ins>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"Burdon", "given" : "J J", "non-dropping-particle" : "", "parse-names" : false, "suffix" : "" } ], "container-title" : "The Journal of Ecology", "id" : "ITEM-1", "issue" : "1", "issued" : { "date-parts" : [ [ "1983" ] ] }, "page" : "307-330", "title" : "Biological flora of the British Isles: &lt;i&gt;Trifolium repens&lt;/i&gt; L.", "type" : "article-journal", "volume" : "71" }, "uris" : [ "http://www.mendeley.com/documents/?uuid=d8af134a-bedc-4cbe-9015-c82ef1a97ea8" ] }, { "id" : "ITEM-2", "itemData" : {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"(Burdon 1983; Kj\u00e6rgaard 2003)", "plainTextFormattedCitation" : "(Burdon 1983; Kj\u00e6rgaard 2003)", "previouslyFormattedCitation" : "(Burdon 1983; Kj\u00e6rgaard 2003)"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(Burdon 1983; Kjærgaard 2003)</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ins w:id="162" w:author="Marc Johnson" w:date="2018-01-18T09:31:00Z">
        <w:r w:rsidR="00520BC4">
          <w:rPr>
            <w:rFonts w:ascii="Times New Roman" w:hAnsi="Times New Roman" w:cs="Times New Roman"/>
          </w:rPr>
          <w:t>, which has resulted in the identification of</w:t>
        </w:r>
      </w:ins>
      <w:del w:id="163" w:author="Marc Johnson" w:date="2018-01-18T09:32:00Z">
        <w:r w:rsidRPr="00353D38" w:rsidDel="00520BC4">
          <w:rPr>
            <w:rFonts w:ascii="Times New Roman" w:hAnsi="Times New Roman" w:cs="Times New Roman"/>
          </w:rPr>
          <w:delText xml:space="preserve"> as</w:delText>
        </w:r>
      </w:del>
      <w:r w:rsidRPr="00353D38">
        <w:rPr>
          <w:rFonts w:ascii="Times New Roman" w:hAnsi="Times New Roman" w:cs="Times New Roman"/>
        </w:rPr>
        <w:t xml:space="preserve"> latitudinal, longitudinal and altitudinal clines in </w:t>
      </w:r>
      <w:del w:id="164" w:author="Marc Johnson" w:date="2018-01-18T09:32:00Z">
        <w:r w:rsidRPr="00353D38" w:rsidDel="00520BC4">
          <w:rPr>
            <w:rFonts w:ascii="Times New Roman" w:hAnsi="Times New Roman" w:cs="Times New Roman"/>
          </w:rPr>
          <w:delText xml:space="preserve">cyanogenesis </w:delText>
        </w:r>
      </w:del>
      <w:ins w:id="165" w:author="Marc Johnson" w:date="2018-01-18T09:32:00Z">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ins>
      <w:del w:id="166" w:author="Marc Johnson" w:date="2018-01-18T09:32:00Z">
        <w:r w:rsidRPr="00353D38" w:rsidDel="00520BC4">
          <w:rPr>
            <w:rFonts w:ascii="Times New Roman" w:hAnsi="Times New Roman" w:cs="Times New Roman"/>
          </w:rPr>
          <w:delText xml:space="preserve">have been </w:delText>
        </w:r>
      </w:del>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"(Daday 1954a,b; de Ara\u00fajo 1976)", "plainTextFormattedCitation" : "(Daday 1954a,b; de Ara\u00fajo 1976)", "previouslyFormattedCitation" : "(Daday 1954a,b; de Ara\u00fajo 1976)"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1954a,b; de Araújo 1976)</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"(Daday 1958; Ganders 1990; Kooyers and Olsen 2012)", "plainTextFormattedCitation" : "(Daday 1958; Ganders 1990; Kooyers and Olsen 2012)", "previouslyFormattedCitation" : "(Daday 1958; Ganders 1990; Kooyers and Olsen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1958; Ganders 1990; Kooyers and Olsen 2012)</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del w:id="167" w:author="Marc Johnson" w:date="2018-01-18T09:32:00Z">
        <w:r w:rsidRPr="00353D38" w:rsidDel="00520BC4">
          <w:rPr>
            <w:rFonts w:ascii="Times New Roman" w:hAnsi="Times New Roman" w:cs="Times New Roman"/>
          </w:rPr>
          <w:delText xml:space="preserve">reported </w:delText>
        </w:r>
      </w:del>
      <w:ins w:id="168" w:author="Marc Johnson" w:date="2018-01-18T09:32:00Z">
        <w:r w:rsidR="00520BC4">
          <w:rPr>
            <w:rFonts w:ascii="Times New Roman" w:hAnsi="Times New Roman" w:cs="Times New Roman"/>
          </w:rPr>
          <w:t>consistently found</w:t>
        </w:r>
        <w:r w:rsidR="00520BC4" w:rsidRPr="00353D38">
          <w:rPr>
            <w:rFonts w:ascii="Times New Roman" w:hAnsi="Times New Roman" w:cs="Times New Roman"/>
          </w:rPr>
          <w:t xml:space="preserve"> </w:t>
        </w:r>
      </w:ins>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"mendeley" : { "formattedCitation" : "(Daday 1965)", "plainTextFormattedCitation" : "(Daday 1965)", "previouslyFormattedCitation" : "(Daday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1965)</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"(Kooyers et al. 2014)", "plainTextFormattedCitation" : "(Kooyers et al. 2014)", "previouslyFormattedCitation" : "(Kooyers et al. 2014)"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(Kooyers et al. 2014)</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169"/>
      <w:r w:rsidRPr="00353D38">
        <w:rPr>
          <w:rFonts w:ascii="Times New Roman" w:hAnsi="Times New Roman" w:cs="Times New Roman"/>
        </w:rPr>
        <w:t xml:space="preserve">duplicate </w:t>
      </w:r>
      <w:commentRangeEnd w:id="169"/>
      <w:r w:rsidR="00520BC4">
        <w:rPr>
          <w:rStyle w:val="CommentReference"/>
        </w:rPr>
        <w:commentReference w:id="169"/>
      </w:r>
      <w:r w:rsidRPr="00353D38">
        <w:rPr>
          <w:rFonts w:ascii="Times New Roman" w:hAnsi="Times New Roman" w:cs="Times New Roman"/>
        </w:rPr>
        <w:t xml:space="preserve">recessive epistasis (i.e. complimentary epistasis,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"(Sackton and Hartl 2016)", "manualFormatting" : "Sackton and Hartl 2016)", "plainTextFormattedCitation" : "(Sackton and Hartl 2016)", "previouslyFormattedCitation" : "(Sackton and Hartl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Sackton and Hartl 2016)</w:t>
      </w:r>
      <w:r w:rsidRPr="00353D38">
        <w:rPr>
          <w:rFonts w:ascii="Times New Roman" w:hAnsi="Times New Roman" w:cs="Times New Roman"/>
        </w:rPr>
        <w:fldChar w:fldCharType="end"/>
      </w:r>
      <w:r w:rsidRPr="00353D38">
        <w:rPr>
          <w:rFonts w:ascii="Times New Roman" w:hAnsi="Times New Roman" w:cs="Times New Roman"/>
        </w:rPr>
        <w:t xml:space="preserve"> where recessivity at either locus (or both) results in individuals lacking HCN (i.e. acyanogenic, HCN–). This genetic architecture has important consequences for how stochastic changes in allele frequencies are expected to affect the frequency of HCN: the frequency of HCN can only increase via drift if the frequency of the dominant alleles at both </w:t>
      </w:r>
      <w:del w:id="170" w:author="Marc Johnson" w:date="2018-01-18T09:35:00Z">
        <w:r w:rsidRPr="00353D38" w:rsidDel="00520BC4">
          <w:rPr>
            <w:rFonts w:ascii="Times New Roman" w:hAnsi="Times New Roman" w:cs="Times New Roman"/>
          </w:rPr>
          <w:delText xml:space="preserve">underlying </w:delText>
        </w:r>
      </w:del>
      <w:r w:rsidRPr="00353D38">
        <w:rPr>
          <w:rFonts w:ascii="Times New Roman" w:hAnsi="Times New Roman" w:cs="Times New Roman"/>
        </w:rPr>
        <w:t>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ins w:id="171" w:author="Marc Johnson" w:date="2018-01-18T09:36:00Z">
        <w:r w:rsidR="00520BC4">
          <w:rPr>
            <w:rFonts w:ascii="Times New Roman" w:hAnsi="Times New Roman" w:cs="Times New Roman"/>
          </w:rPr>
          <w:t xml:space="preserve">a </w:t>
        </w:r>
      </w:ins>
      <w:r w:rsidRPr="00353D38">
        <w:rPr>
          <w:rFonts w:ascii="Times New Roman" w:hAnsi="Times New Roman" w:cs="Times New Roman"/>
        </w:rPr>
        <w:t xml:space="preserve">loss of HCN via drift. </w:t>
      </w:r>
    </w:p>
    <w:p w14:paraId="0D206B63" w14:textId="75CAEABC"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formation of spatial clines in HCN under varying levels of genetic drift, selection and </w:t>
      </w:r>
      <w:commentRangeStart w:id="172"/>
      <w:r w:rsidR="00E81DD0">
        <w:rPr>
          <w:rFonts w:ascii="Times New Roman" w:hAnsi="Times New Roman" w:cs="Times New Roman"/>
        </w:rPr>
        <w:t>migration</w:t>
      </w:r>
      <w:commentRangeEnd w:id="172"/>
      <w:r w:rsidR="00D030A9">
        <w:rPr>
          <w:rStyle w:val="CommentReference"/>
        </w:rPr>
        <w:commentReference w:id="172"/>
      </w:r>
      <w:r w:rsidR="00E81DD0">
        <w:rPr>
          <w:rFonts w:ascii="Times New Roman" w:hAnsi="Times New Roman" w:cs="Times New Roman"/>
        </w:rPr>
        <w:t xml:space="preserve">. </w:t>
      </w:r>
      <w:r w:rsidR="00E63F48">
        <w:rPr>
          <w:rFonts w:ascii="Times New Roman" w:hAnsi="Times New Roman" w:cs="Times New Roman"/>
        </w:rPr>
        <w:t xml:space="preserve">We address the following specific questions: (1) </w:t>
      </w:r>
      <w:del w:id="173" w:author="Marc Johnson" w:date="2018-01-18T09:36:00Z">
        <w:r w:rsidR="00E63F48" w:rsidDel="00520BC4">
          <w:rPr>
            <w:rFonts w:ascii="Times New Roman" w:hAnsi="Times New Roman" w:cs="Times New Roman"/>
          </w:rPr>
          <w:delText xml:space="preserve">Does </w:delText>
        </w:r>
      </w:del>
      <w:ins w:id="174" w:author="Marc Johnson" w:date="2018-01-18T09:36:00Z">
        <w:r w:rsidR="00520BC4">
          <w:rPr>
            <w:rFonts w:ascii="Times New Roman" w:hAnsi="Times New Roman" w:cs="Times New Roman"/>
          </w:rPr>
          <w:t xml:space="preserve">Can </w:t>
        </w:r>
      </w:ins>
      <w:r w:rsidR="00E63F48">
        <w:rPr>
          <w:rFonts w:ascii="Times New Roman" w:hAnsi="Times New Roman" w:cs="Times New Roman"/>
        </w:rPr>
        <w:t xml:space="preserve">genetic drift influence the formation of spatial clines in HCN? (2) What </w:t>
      </w:r>
      <w:commentRangeStart w:id="175"/>
      <w:r w:rsidR="00E63F48">
        <w:rPr>
          <w:rFonts w:ascii="Times New Roman" w:hAnsi="Times New Roman" w:cs="Times New Roman"/>
        </w:rPr>
        <w:t>is the role of selection in the formation of spatial clines in HC</w:t>
      </w:r>
      <w:commentRangeEnd w:id="175"/>
      <w:r w:rsidR="00520BC4">
        <w:rPr>
          <w:rStyle w:val="CommentReference"/>
        </w:rPr>
        <w:commentReference w:id="175"/>
      </w:r>
      <w:r w:rsidR="00E63F48">
        <w:rPr>
          <w:rFonts w:ascii="Times New Roman" w:hAnsi="Times New Roman" w:cs="Times New Roman"/>
        </w:rPr>
        <w:t xml:space="preserve">N? </w:t>
      </w:r>
      <w:r w:rsidR="00E63F48">
        <w:rPr>
          <w:rFonts w:ascii="Times New Roman" w:hAnsi="Times New Roman" w:cs="Times New Roman"/>
        </w:rPr>
        <w:lastRenderedPageBreak/>
        <w:t xml:space="preserve">(3) What are the interactive effects of genetic drift and selection in the formation of clines in HCN? In all simulations used to address the questions above, we </w:t>
      </w:r>
      <w:del w:id="176" w:author="Marc Johnson" w:date="2018-01-18T09:38:00Z">
        <w:r w:rsidR="00E63F48" w:rsidDel="00520BC4">
          <w:rPr>
            <w:rFonts w:ascii="Times New Roman" w:hAnsi="Times New Roman" w:cs="Times New Roman"/>
          </w:rPr>
          <w:delText xml:space="preserve">included </w:delText>
        </w:r>
      </w:del>
      <w:ins w:id="177" w:author="Marc Johnson" w:date="2018-01-18T09:38:00Z">
        <w:r w:rsidR="00520BC4">
          <w:rPr>
            <w:rFonts w:ascii="Times New Roman" w:hAnsi="Times New Roman" w:cs="Times New Roman"/>
          </w:rPr>
          <w:t xml:space="preserve">manipulated </w:t>
        </w:r>
      </w:ins>
      <w:r w:rsidR="00E63F48">
        <w:rPr>
          <w:rFonts w:ascii="Times New Roman" w:hAnsi="Times New Roman" w:cs="Times New Roman"/>
        </w:rPr>
        <w:t xml:space="preserve">migration </w:t>
      </w:r>
      <w:ins w:id="178" w:author="Marc Johnson" w:date="2018-01-18T09:38:00Z">
        <w:r w:rsidR="00520BC4">
          <w:rPr>
            <w:rFonts w:ascii="Times New Roman" w:hAnsi="Times New Roman" w:cs="Times New Roman"/>
          </w:rPr>
          <w:t xml:space="preserve">rate </w:t>
        </w:r>
      </w:ins>
      <w:r w:rsidR="00E63F48">
        <w:rPr>
          <w:rFonts w:ascii="Times New Roman" w:hAnsi="Times New Roman" w:cs="Times New Roman"/>
        </w:rPr>
        <w:t>to examine th</w:t>
      </w:r>
      <w:r w:rsidR="003970AC">
        <w:rPr>
          <w:rFonts w:ascii="Times New Roman" w:hAnsi="Times New Roman" w:cs="Times New Roman"/>
        </w:rPr>
        <w:t>e effects of gene flow on cline</w:t>
      </w:r>
      <w:r w:rsidR="00E63F48">
        <w:rPr>
          <w:rFonts w:ascii="Times New Roman" w:hAnsi="Times New Roman" w:cs="Times New Roman"/>
        </w:rPr>
        <w:t xml:space="preserve"> formation. </w:t>
      </w:r>
      <w:commentRangeStart w:id="179"/>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commentRangeEnd w:id="179"/>
      <w:r w:rsidR="00520BC4">
        <w:rPr>
          <w:rStyle w:val="CommentReference"/>
        </w:rPr>
        <w:commentReference w:id="179"/>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5ACA0903" w14:textId="1C54A4E1"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migration, </w:t>
      </w:r>
      <w:ins w:id="180" w:author="Marc Johnson" w:date="2018-01-18T10:28:00Z">
        <w:r w:rsidR="002F6284">
          <w:rPr>
            <w:rFonts w:ascii="Times New Roman" w:hAnsi="Times New Roman" w:cs="Times New Roman"/>
          </w:rPr>
          <w:t xml:space="preserve">and </w:t>
        </w:r>
      </w:ins>
      <w:r w:rsidRPr="00353D38">
        <w:rPr>
          <w:rFonts w:ascii="Times New Roman" w:hAnsi="Times New Roman" w:cs="Times New Roman"/>
        </w:rPr>
        <w:t>(4) colonization (</w:t>
      </w:r>
      <w:r w:rsidR="00EE0034">
        <w:rPr>
          <w:rFonts w:ascii="Times New Roman" w:hAnsi="Times New Roman" w:cs="Times New Roman"/>
        </w:rPr>
        <w:t>figure 2c</w:t>
      </w:r>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ins w:id="181" w:author="Marc Johnson" w:date="2018-01-18T10:30:00Z">
        <w:r w:rsidR="000F0387">
          <w:rPr>
            <w:rFonts w:ascii="Times New Roman" w:hAnsi="Times New Roman" w:cs="Times New Roman"/>
          </w:rPr>
          <w:t>biologically informed scenarios</w:t>
        </w:r>
      </w:ins>
      <w:del w:id="182" w:author="Marc Johnson" w:date="2018-01-18T10:31:00Z">
        <w:r w:rsidR="00EC4594" w:rsidDel="000F0387">
          <w:rPr>
            <w:rFonts w:ascii="Times New Roman" w:hAnsi="Times New Roman" w:cs="Times New Roman"/>
          </w:rPr>
          <w:delText>cases</w:delText>
        </w:r>
      </w:del>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del w:id="183" w:author="Marc Johnson" w:date="2018-01-18T10:28:00Z">
        <w:r w:rsidRPr="00353D38" w:rsidDel="004A61DF">
          <w:rPr>
            <w:rFonts w:ascii="Times New Roman" w:hAnsi="Times New Roman" w:cs="Times New Roman"/>
          </w:rPr>
          <w:delText xml:space="preserve">of these </w:delText>
        </w:r>
      </w:del>
      <w:ins w:id="184" w:author="Marc Johnson" w:date="2018-01-18T10:28:00Z">
        <w:r w:rsidR="004A61DF">
          <w:rPr>
            <w:rFonts w:ascii="Times New Roman" w:hAnsi="Times New Roman" w:cs="Times New Roman"/>
          </w:rPr>
          <w:t>that</w:t>
        </w:r>
        <w:r w:rsidR="004A61DF" w:rsidRPr="00353D38">
          <w:rPr>
            <w:rFonts w:ascii="Times New Roman" w:hAnsi="Times New Roman" w:cs="Times New Roman"/>
          </w:rPr>
          <w:t xml:space="preserve"> </w:t>
        </w:r>
      </w:ins>
      <w:r w:rsidRPr="00353D38">
        <w:rPr>
          <w:rFonts w:ascii="Times New Roman" w:hAnsi="Times New Roman" w:cs="Times New Roman"/>
        </w:rPr>
        <w:t xml:space="preserve">explore the effects of drift, migration, and selection on the formation of phenotypic </w:t>
      </w:r>
      <w:ins w:id="185" w:author="Marc Johnson" w:date="2018-01-18T10:31:00Z">
        <w:r w:rsidR="000F0387">
          <w:rPr>
            <w:rFonts w:ascii="Times New Roman" w:hAnsi="Times New Roman" w:cs="Times New Roman"/>
          </w:rPr>
          <w:t xml:space="preserve">and genetic </w:t>
        </w:r>
      </w:ins>
      <w:r w:rsidRPr="00353D38">
        <w:rPr>
          <w:rFonts w:ascii="Times New Roman" w:hAnsi="Times New Roman" w:cs="Times New Roman"/>
        </w:rPr>
        <w:t>clines in cyanogenesis</w:t>
      </w:r>
      <w:ins w:id="186" w:author="Marc Johnson" w:date="2018-01-18T10:28:00Z">
        <w:r w:rsidR="004A61DF">
          <w:rPr>
            <w:rFonts w:ascii="Times New Roman" w:hAnsi="Times New Roman" w:cs="Times New Roman"/>
          </w:rPr>
          <w:t>, and</w:t>
        </w:r>
      </w:ins>
      <w:r w:rsidRPr="00353D38">
        <w:rPr>
          <w:rFonts w:ascii="Times New Roman" w:hAnsi="Times New Roman" w:cs="Times New Roman"/>
        </w:rPr>
        <w:t xml:space="preserve"> </w:t>
      </w:r>
      <w:del w:id="187" w:author="Marc Johnson" w:date="2018-01-18T10:28:00Z">
        <w:r w:rsidRPr="00353D38" w:rsidDel="004A61DF">
          <w:rPr>
            <w:rFonts w:ascii="Times New Roman" w:hAnsi="Times New Roman" w:cs="Times New Roman"/>
          </w:rPr>
          <w:delText xml:space="preserve">while </w:delText>
        </w:r>
      </w:del>
      <w:r w:rsidRPr="00353D38">
        <w:rPr>
          <w:rFonts w:ascii="Times New Roman" w:hAnsi="Times New Roman" w:cs="Times New Roman"/>
        </w:rPr>
        <w:t xml:space="preserve">two </w:t>
      </w:r>
      <w:ins w:id="188" w:author="Marc Johnson" w:date="2018-01-18T10:28:00Z">
        <w:r w:rsidR="004A61DF">
          <w:rPr>
            <w:rFonts w:ascii="Times New Roman" w:hAnsi="Times New Roman" w:cs="Times New Roman"/>
          </w:rPr>
          <w:t xml:space="preserve">that </w:t>
        </w:r>
      </w:ins>
      <w:r w:rsidRPr="00353D38">
        <w:rPr>
          <w:rFonts w:ascii="Times New Roman" w:hAnsi="Times New Roman" w:cs="Times New Roman"/>
        </w:rPr>
        <w:t xml:space="preserve">examine </w:t>
      </w:r>
      <w:ins w:id="189" w:author="Marc Johnson" w:date="2018-01-18T10:28:00Z">
        <w:r w:rsidR="004A61DF">
          <w:rPr>
            <w:rFonts w:ascii="Times New Roman" w:hAnsi="Times New Roman" w:cs="Times New Roman"/>
          </w:rPr>
          <w:t xml:space="preserve">the </w:t>
        </w:r>
      </w:ins>
      <w:r w:rsidRPr="00353D38">
        <w:rPr>
          <w:rFonts w:ascii="Times New Roman" w:hAnsi="Times New Roman" w:cs="Times New Roman"/>
        </w:rPr>
        <w:t xml:space="preserve">effects of drift and initial allele frequencies on clines. </w:t>
      </w:r>
      <w:del w:id="190" w:author="Marc Johnson" w:date="2018-01-18T10:31:00Z">
        <w:r w:rsidR="00EC4594" w:rsidDel="000F0387">
          <w:rPr>
            <w:rFonts w:ascii="Times New Roman" w:hAnsi="Times New Roman" w:cs="Times New Roman"/>
          </w:rPr>
          <w:delText xml:space="preserve">The initial frequency of dominant alleles is expected to influence their probability of fixation and loss across space. </w:delText>
        </w:r>
      </w:del>
      <w:ins w:id="191" w:author="Marc Johnson" w:date="2018-01-18T10:29:00Z">
        <w:r w:rsidR="000F0387">
          <w:rPr>
            <w:rFonts w:ascii="Times New Roman" w:hAnsi="Times New Roman" w:cs="Times New Roman"/>
          </w:rPr>
          <w:t>We focus our results on cases</w:t>
        </w:r>
      </w:ins>
      <w:ins w:id="192" w:author="Marc Johnson" w:date="2018-01-18T10:30:00Z">
        <w:r w:rsidR="000F0387">
          <w:rPr>
            <w:rFonts w:ascii="Times New Roman" w:hAnsi="Times New Roman" w:cs="Times New Roman"/>
          </w:rPr>
          <w:t xml:space="preserve"> where the initial frequency of dominant alleles </w:t>
        </w:r>
      </w:ins>
      <w:ins w:id="193" w:author="Marc Johnson" w:date="2018-01-18T10:32:00Z">
        <w:r w:rsidR="000F0387">
          <w:rPr>
            <w:rFonts w:ascii="Times New Roman" w:hAnsi="Times New Roman" w:cs="Times New Roman"/>
          </w:rPr>
          <w:t>wa</w:t>
        </w:r>
      </w:ins>
      <w:ins w:id="194" w:author="Marc Johnson" w:date="2018-01-18T10:30:00Z">
        <w:r w:rsidR="000F0387">
          <w:rPr>
            <w:rFonts w:ascii="Times New Roman" w:hAnsi="Times New Roman" w:cs="Times New Roman"/>
          </w:rPr>
          <w:t>s 0.5</w:t>
        </w:r>
      </w:ins>
      <w:ins w:id="195" w:author="Marc Johnson" w:date="2018-01-18T10:32:00Z">
        <w:r w:rsidR="000F0387">
          <w:rPr>
            <w:rFonts w:ascii="Times New Roman" w:hAnsi="Times New Roman" w:cs="Times New Roman"/>
          </w:rPr>
          <w:t xml:space="preserve">, which resulted in the strongest clines, and consider the effects of initial allele frequency in the </w:t>
        </w:r>
      </w:ins>
      <w:ins w:id="196" w:author="Marc Johnson" w:date="2018-01-18T10:33:00Z">
        <w:r w:rsidR="000F0387">
          <w:rPr>
            <w:rFonts w:ascii="Times New Roman" w:hAnsi="Times New Roman" w:cs="Times New Roman"/>
          </w:rPr>
          <w:t>electronic supplementary material (text S1</w:t>
        </w:r>
        <w:commentRangeStart w:id="197"/>
        <w:r w:rsidR="000F0387">
          <w:rPr>
            <w:rFonts w:ascii="Times New Roman" w:hAnsi="Times New Roman" w:cs="Times New Roman"/>
          </w:rPr>
          <w:t xml:space="preserve">). </w:t>
        </w:r>
      </w:ins>
      <w:ins w:id="198" w:author="Marc Johnson" w:date="2018-01-18T10:29:00Z">
        <w:r w:rsidR="000F0387">
          <w:rPr>
            <w:rFonts w:ascii="Times New Roman" w:hAnsi="Times New Roman" w:cs="Times New Roman"/>
          </w:rPr>
          <w:t xml:space="preserve"> </w:t>
        </w:r>
      </w:ins>
      <w:r w:rsidR="00EC4594">
        <w:rPr>
          <w:rFonts w:ascii="Times New Roman" w:hAnsi="Times New Roman" w:cs="Times New Roman"/>
        </w:rPr>
        <w:t xml:space="preserve">While true, the effects of allele frequency variation </w:t>
      </w:r>
      <w:r w:rsidR="00EC4594">
        <w:rPr>
          <w:rFonts w:ascii="Times New Roman" w:hAnsi="Times New Roman" w:cs="Times New Roman"/>
        </w:rPr>
        <w:lastRenderedPageBreak/>
        <w:t>are beyond the scope of this paper. We therefore include only simulations where the initial frequency of dominant alleles is 0.5, which produced</w:t>
      </w:r>
      <w:r w:rsidRPr="00353D38">
        <w:rPr>
          <w:rFonts w:ascii="Times New Roman" w:hAnsi="Times New Roman" w:cs="Times New Roman"/>
        </w:rPr>
        <w:t xml:space="preserve"> the strongest cyanogenesis clines (</w:t>
      </w:r>
      <w:commentRangeStart w:id="199"/>
      <w:r w:rsidRPr="00353D38">
        <w:rPr>
          <w:rFonts w:ascii="Times New Roman" w:hAnsi="Times New Roman" w:cs="Times New Roman"/>
        </w:rPr>
        <w:t>see supplemental results: “Effects of initial allele frequency variation on cyanogenesis cline formation”</w:t>
      </w:r>
      <w:commentRangeEnd w:id="199"/>
      <w:r w:rsidRPr="00353D38">
        <w:rPr>
          <w:rStyle w:val="CommentReference"/>
          <w:rFonts w:ascii="Times New Roman" w:hAnsi="Times New Roman" w:cs="Times New Roman"/>
          <w:sz w:val="24"/>
          <w:szCs w:val="24"/>
        </w:rPr>
        <w:commentReference w:id="199"/>
      </w:r>
      <w:r w:rsidRPr="00353D38">
        <w:rPr>
          <w:rFonts w:ascii="Times New Roman" w:hAnsi="Times New Roman" w:cs="Times New Roman"/>
        </w:rPr>
        <w:t>).</w:t>
      </w:r>
      <w:commentRangeEnd w:id="197"/>
      <w:r w:rsidR="000F0387">
        <w:rPr>
          <w:rStyle w:val="CommentReference"/>
        </w:rPr>
        <w:commentReference w:id="197"/>
      </w:r>
    </w:p>
    <w:p w14:paraId="13C8B1B4" w14:textId="77777777" w:rsidR="00695730" w:rsidRDefault="00695730" w:rsidP="00695730">
      <w:pPr>
        <w:spacing w:line="360" w:lineRule="auto"/>
        <w:rPr>
          <w:rFonts w:ascii="Times New Roman" w:hAnsi="Times New Roman" w:cs="Times New Roman"/>
        </w:rPr>
      </w:pPr>
    </w:p>
    <w:p w14:paraId="64D1B5CE" w14:textId="7FBA3B55" w:rsidR="00AD564B" w:rsidRDefault="00AD564B" w:rsidP="00695730">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26832843" w14:textId="3178C7E1" w:rsidR="00AD564B" w:rsidRDefault="00C65BD6" w:rsidP="003970AC">
      <w:pPr>
        <w:spacing w:line="480" w:lineRule="auto"/>
        <w:rPr>
          <w:rFonts w:ascii="Times New Roman" w:hAnsi="Times New Roman" w:cs="Times New Roman"/>
        </w:rPr>
      </w:pPr>
      <w:ins w:id="200" w:author="Marc Johnson" w:date="2018-01-18T10:36:00Z">
        <w:r>
          <w:rPr>
            <w:rFonts w:ascii="Times New Roman" w:hAnsi="Times New Roman" w:cs="Times New Roman"/>
          </w:rPr>
          <w:t>To create the neutral expectation, w</w:t>
        </w:r>
      </w:ins>
      <w:del w:id="201" w:author="Marc Johnson" w:date="2018-01-18T10:36:00Z">
        <w:r w:rsidR="00AD564B" w:rsidDel="00C65BD6">
          <w:rPr>
            <w:rFonts w:ascii="Times New Roman" w:hAnsi="Times New Roman" w:cs="Times New Roman"/>
          </w:rPr>
          <w:delText>W</w:delText>
        </w:r>
      </w:del>
      <w:r w:rsidR="00AD564B">
        <w:rPr>
          <w:rFonts w:ascii="Times New Roman" w:hAnsi="Times New Roman" w:cs="Times New Roman"/>
        </w:rPr>
        <w:t xml:space="preserve">e </w:t>
      </w:r>
      <w:del w:id="202" w:author="Marc Johnson" w:date="2018-01-18T10:35:00Z">
        <w:r w:rsidR="00AD564B" w:rsidDel="00C65BD6">
          <w:rPr>
            <w:rFonts w:ascii="Times New Roman" w:hAnsi="Times New Roman" w:cs="Times New Roman"/>
          </w:rPr>
          <w:delText>were first</w:delText>
        </w:r>
      </w:del>
      <w:ins w:id="203" w:author="Marc Johnson" w:date="2018-01-18T10:36:00Z">
        <w:r>
          <w:rPr>
            <w:rFonts w:ascii="Times New Roman" w:hAnsi="Times New Roman" w:cs="Times New Roman"/>
          </w:rPr>
          <w:t>sta</w:t>
        </w:r>
      </w:ins>
      <w:ins w:id="204" w:author="Marc Johnson" w:date="2018-01-18T10:39:00Z">
        <w:r w:rsidR="004D5CA4">
          <w:rPr>
            <w:rFonts w:ascii="Times New Roman" w:hAnsi="Times New Roman" w:cs="Times New Roman"/>
          </w:rPr>
          <w:t>r</w:t>
        </w:r>
      </w:ins>
      <w:ins w:id="205" w:author="Marc Johnson" w:date="2018-01-18T10:36:00Z">
        <w:r>
          <w:rPr>
            <w:rFonts w:ascii="Times New Roman" w:hAnsi="Times New Roman" w:cs="Times New Roman"/>
          </w:rPr>
          <w:t>ted by</w:t>
        </w:r>
      </w:ins>
      <w:del w:id="206" w:author="Marc Johnson" w:date="2018-01-18T10:36:00Z">
        <w:r w:rsidR="00AD564B" w:rsidDel="00C65BD6">
          <w:rPr>
            <w:rFonts w:ascii="Times New Roman" w:hAnsi="Times New Roman" w:cs="Times New Roman"/>
          </w:rPr>
          <w:delText xml:space="preserve"> interested</w:delText>
        </w:r>
      </w:del>
      <w:r w:rsidR="00AD564B">
        <w:rPr>
          <w:rFonts w:ascii="Times New Roman" w:hAnsi="Times New Roman" w:cs="Times New Roman"/>
        </w:rPr>
        <w:t xml:space="preserve"> </w:t>
      </w:r>
      <w:del w:id="207" w:author="Marc Johnson" w:date="2018-01-18T10:35:00Z">
        <w:r w:rsidR="00AD564B" w:rsidDel="00C65BD6">
          <w:rPr>
            <w:rFonts w:ascii="Times New Roman" w:hAnsi="Times New Roman" w:cs="Times New Roman"/>
          </w:rPr>
          <w:delText xml:space="preserve">in </w:delText>
        </w:r>
      </w:del>
      <w:r w:rsidR="00AD564B">
        <w:rPr>
          <w:rFonts w:ascii="Times New Roman" w:hAnsi="Times New Roman" w:cs="Times New Roman"/>
        </w:rPr>
        <w:t xml:space="preserve">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t>
      </w:r>
      <w:del w:id="208" w:author="Marc Johnson" w:date="2018-01-18T10:36:00Z">
        <w:r w:rsidR="003970AC" w:rsidDel="00C65BD6">
          <w:rPr>
            <w:rFonts w:ascii="Times New Roman" w:hAnsi="Times New Roman" w:cs="Times New Roman"/>
          </w:rPr>
          <w:delText xml:space="preserve">different </w:delText>
        </w:r>
      </w:del>
      <w:r w:rsidR="003970AC">
        <w:rPr>
          <w:rFonts w:ascii="Times New Roman" w:hAnsi="Times New Roman" w:cs="Times New Roman"/>
        </w:rPr>
        <w:t>ways: (1) By imposing a gradient in the carrying capacity of populations across the landscape</w:t>
      </w:r>
      <w:ins w:id="209" w:author="Marc Johnson" w:date="2018-01-18T10:36:00Z">
        <w:r>
          <w:rPr>
            <w:rFonts w:ascii="Times New Roman" w:hAnsi="Times New Roman" w:cs="Times New Roman"/>
          </w:rPr>
          <w:t>,</w:t>
        </w:r>
      </w:ins>
      <w:r w:rsidR="003970AC">
        <w:rPr>
          <w:rFonts w:ascii="Times New Roman" w:hAnsi="Times New Roman" w:cs="Times New Roman"/>
        </w:rPr>
        <w:t xml:space="preserve"> and (2) through serial founder events. Both scenarios were simulated independently and are described </w:t>
      </w:r>
      <w:del w:id="210" w:author="Marc Johnson" w:date="2018-01-18T10:37:00Z">
        <w:r w:rsidR="003970AC" w:rsidDel="00C65BD6">
          <w:rPr>
            <w:rFonts w:ascii="Times New Roman" w:hAnsi="Times New Roman" w:cs="Times New Roman"/>
          </w:rPr>
          <w:delText xml:space="preserve">in greater detail </w:delText>
        </w:r>
      </w:del>
      <w:r w:rsidR="003970AC">
        <w:rPr>
          <w:rFonts w:ascii="Times New Roman" w:hAnsi="Times New Roman" w:cs="Times New Roman"/>
        </w:rPr>
        <w:t xml:space="preserve">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52F185E9"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of populations across the matrix,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"plainTextFormattedCitation" : "(Alleaume-Benharira et al. 2006)", "previouslyFormattedCitation" : "(Alleaume-Benharira et al. 2006)"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(Alleaume-Benharira et al. 2006)</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rural populations (maximum </w:t>
      </w:r>
      <w:r w:rsidRPr="00353D38">
        <w:rPr>
          <w:rFonts w:ascii="Times New Roman" w:hAnsi="Times New Roman" w:cs="Times New Roman"/>
          <w:i/>
        </w:rPr>
        <w:t>N</w:t>
      </w:r>
      <w:r w:rsidRPr="00353D38">
        <w:rPr>
          <w:rFonts w:ascii="Times New Roman" w:hAnsi="Times New Roman" w:cs="Times New Roman"/>
        </w:rPr>
        <w:t xml:space="preserve"> = 1000) and decline</w:t>
      </w:r>
      <w:ins w:id="211" w:author="Marc Johnson" w:date="2018-01-18T10:38:00Z">
        <w:r w:rsidR="00C65BD6">
          <w:rPr>
            <w:rFonts w:ascii="Times New Roman" w:hAnsi="Times New Roman" w:cs="Times New Roman"/>
          </w:rPr>
          <w:t>s</w:t>
        </w:r>
      </w:ins>
      <w:r w:rsidRPr="00353D38">
        <w:rPr>
          <w:rFonts w:ascii="Times New Roman" w:hAnsi="Times New Roman" w:cs="Times New Roman"/>
        </w:rPr>
        <w:t xml:space="preserve"> linearly with increasing urbanization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We simulated multiple minimum urban population sizes (minimum </w:t>
      </w:r>
      <w:r w:rsidRPr="00353D38">
        <w:rPr>
          <w:rFonts w:ascii="Times New Roman" w:hAnsi="Times New Roman" w:cs="Times New Roman"/>
          <w:i/>
        </w:rPr>
        <w:t xml:space="preserve">N = </w:t>
      </w:r>
      <w:r w:rsidRPr="00353D38">
        <w:rPr>
          <w:rFonts w:ascii="Times New Roman" w:hAnsi="Times New Roman" w:cs="Times New Roman"/>
        </w:rPr>
        <w:t>10; 100; 500; 1000</w:t>
      </w:r>
      <w:ins w:id="212" w:author="Marc Johnson" w:date="2018-01-18T10:40:00Z">
        <w:r w:rsidR="004D5CA4">
          <w:rPr>
            <w:rFonts w:ascii="Times New Roman" w:hAnsi="Times New Roman" w:cs="Times New Roman"/>
          </w:rPr>
          <w:t>), which</w:t>
        </w:r>
      </w:ins>
      <w:r w:rsidRPr="00353D38">
        <w:rPr>
          <w:rFonts w:ascii="Times New Roman" w:hAnsi="Times New Roman" w:cs="Times New Roman"/>
        </w:rPr>
        <w:t xml:space="preserve"> </w:t>
      </w:r>
      <w:del w:id="213" w:author="Marc Johnson" w:date="2018-01-18T10:40:00Z">
        <w:r w:rsidRPr="00353D38" w:rsidDel="004D5CA4">
          <w:rPr>
            <w:rFonts w:ascii="Times New Roman" w:hAnsi="Times New Roman" w:cs="Times New Roman"/>
          </w:rPr>
          <w:delText xml:space="preserve">representing </w:delText>
        </w:r>
      </w:del>
      <w:ins w:id="214" w:author="Marc Johnson" w:date="2018-01-18T10:40:00Z">
        <w:r w:rsidR="004D5CA4" w:rsidRPr="00353D38">
          <w:rPr>
            <w:rFonts w:ascii="Times New Roman" w:hAnsi="Times New Roman" w:cs="Times New Roman"/>
          </w:rPr>
          <w:t>represent</w:t>
        </w:r>
        <w:r w:rsidR="004D5CA4">
          <w:rPr>
            <w:rFonts w:ascii="Times New Roman" w:hAnsi="Times New Roman" w:cs="Times New Roman"/>
          </w:rPr>
          <w:t>ed</w:t>
        </w:r>
        <w:r w:rsidR="004D5CA4" w:rsidRPr="00353D38">
          <w:rPr>
            <w:rFonts w:ascii="Times New Roman" w:hAnsi="Times New Roman" w:cs="Times New Roman"/>
          </w:rPr>
          <w:t xml:space="preserve"> </w:t>
        </w:r>
      </w:ins>
      <w:ins w:id="215" w:author="Marc Johnson" w:date="2018-01-18T10:38:00Z">
        <w:r w:rsidR="00C65BD6">
          <w:rPr>
            <w:rFonts w:ascii="Times New Roman" w:hAnsi="Times New Roman" w:cs="Times New Roman"/>
          </w:rPr>
          <w:t xml:space="preserve">gradients in drift from </w:t>
        </w:r>
      </w:ins>
      <w:r w:rsidRPr="00353D38">
        <w:rPr>
          <w:rFonts w:ascii="Times New Roman" w:hAnsi="Times New Roman" w:cs="Times New Roman"/>
        </w:rPr>
        <w:t xml:space="preserve">strong to </w:t>
      </w:r>
      <w:ins w:id="216" w:author="Marc Johnson" w:date="2018-01-18T10:40:00Z">
        <w:r w:rsidR="004D5CA4">
          <w:rPr>
            <w:rFonts w:ascii="Times New Roman" w:hAnsi="Times New Roman" w:cs="Times New Roman"/>
          </w:rPr>
          <w:t>no gradient in drift</w:t>
        </w:r>
      </w:ins>
      <w:del w:id="217" w:author="Marc Johnson" w:date="2018-01-18T10:38:00Z">
        <w:r w:rsidRPr="00353D38" w:rsidDel="00C65BD6">
          <w:rPr>
            <w:rFonts w:ascii="Times New Roman" w:hAnsi="Times New Roman" w:cs="Times New Roman"/>
          </w:rPr>
          <w:delText>no drift gradient</w:delText>
        </w:r>
      </w:del>
      <w:del w:id="218" w:author="Marc Johnson" w:date="2018-01-18T10:40:00Z">
        <w:r w:rsidRPr="00353D38" w:rsidDel="004D5CA4">
          <w:rPr>
            <w:rFonts w:ascii="Times New Roman" w:hAnsi="Times New Roman" w:cs="Times New Roman"/>
          </w:rPr>
          <w:delText>, respectively) to examine how gradients in drift of differing strength influences the formation of HCN clines</w:delText>
        </w:r>
      </w:del>
      <w:r w:rsidRPr="00353D38">
        <w:rPr>
          <w:rFonts w:ascii="Times New Roman" w:hAnsi="Times New Roman" w:cs="Times New Roman"/>
        </w:rPr>
        <w:t xml:space="preserve">. All 40 populations </w:t>
      </w:r>
      <w:commentRangeStart w:id="219"/>
      <w:r w:rsidRPr="00353D38">
        <w:rPr>
          <w:rFonts w:ascii="Times New Roman" w:hAnsi="Times New Roman" w:cs="Times New Roman"/>
        </w:rPr>
        <w:t xml:space="preserve">were initialized—and remained— at </w:t>
      </w:r>
      <w:r w:rsidR="000357A5" w:rsidRPr="00353D38">
        <w:rPr>
          <w:rFonts w:ascii="Times New Roman" w:hAnsi="Times New Roman" w:cs="Times New Roman"/>
        </w:rPr>
        <w:t>their maximum size</w:t>
      </w:r>
      <w:commentRangeEnd w:id="219"/>
      <w:r w:rsidR="004D5CA4">
        <w:rPr>
          <w:rStyle w:val="CommentReference"/>
        </w:rPr>
        <w:commentReference w:id="219"/>
      </w:r>
      <w:r w:rsidR="002371A8">
        <w:rPr>
          <w:rFonts w:ascii="Times New Roman" w:hAnsi="Times New Roman" w:cs="Times New Roman"/>
        </w:rPr>
        <w:t>.</w:t>
      </w:r>
      <w:r w:rsidRPr="00353D38">
        <w:rPr>
          <w:rFonts w:ascii="Times New Roman" w:hAnsi="Times New Roman" w:cs="Times New Roman"/>
        </w:rPr>
        <w:t xml:space="preserve"> These simulations were </w:t>
      </w:r>
      <w:r w:rsidRPr="00353D38">
        <w:rPr>
          <w:rFonts w:ascii="Times New Roman" w:hAnsi="Times New Roman" w:cs="Times New Roman"/>
        </w:rPr>
        <w:lastRenderedPageBreak/>
        <w:t>run for 500 non-overlapping generations</w:t>
      </w:r>
      <w:r w:rsidR="00306ADE">
        <w:rPr>
          <w:rFonts w:ascii="Times New Roman" w:hAnsi="Times New Roman" w:cs="Times New Roman"/>
        </w:rPr>
        <w:t>. We did not include migration in these initial simulations as we sought to explore the formation of clines due to drift alone, independent of other evolutionary mechanisms.</w:t>
      </w:r>
    </w:p>
    <w:p w14:paraId="08D7A734" w14:textId="4FD1BB5A"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migration on </w:t>
      </w:r>
      <w:ins w:id="220" w:author="Marc Johnson" w:date="2018-01-18T10:44:00Z">
        <w:r w:rsidR="00F104D9">
          <w:rPr>
            <w:rFonts w:ascii="Times New Roman" w:hAnsi="Times New Roman" w:cs="Times New Roman"/>
          </w:rPr>
          <w:t xml:space="preserve">the formation of </w:t>
        </w:r>
      </w:ins>
      <w:r>
        <w:rPr>
          <w:rFonts w:ascii="Times New Roman" w:hAnsi="Times New Roman" w:cs="Times New Roman"/>
        </w:rPr>
        <w:t xml:space="preserve">spatial clines in HCN formed by genetic drift, we performed additional simulations </w:t>
      </w:r>
      <w:commentRangeStart w:id="221"/>
      <w:r>
        <w:rPr>
          <w:rFonts w:ascii="Times New Roman" w:hAnsi="Times New Roman" w:cs="Times New Roman"/>
        </w:rPr>
        <w:t>as described above under varying rates of gene flow</w:t>
      </w:r>
      <w:commentRangeEnd w:id="221"/>
      <w:r w:rsidR="00F104D9">
        <w:rPr>
          <w:rStyle w:val="CommentReference"/>
        </w:rPr>
        <w:commentReference w:id="221"/>
      </w:r>
      <w:r>
        <w:rPr>
          <w:rFonts w:ascii="Times New Roman" w:hAnsi="Times New Roman" w:cs="Times New Roman"/>
        </w:rPr>
        <w:t xml:space="preserve">. </w:t>
      </w:r>
      <w:r w:rsidR="00855046">
        <w:rPr>
          <w:rFonts w:ascii="Times New Roman" w:hAnsi="Times New Roman" w:cs="Times New Roman"/>
        </w:rPr>
        <w:t>To provide the greatest sense of the effects of migration</w:t>
      </w:r>
      <w:r w:rsidR="00242F52">
        <w:rPr>
          <w:rFonts w:ascii="Times New Roman" w:hAnsi="Times New Roman" w:cs="Times New Roman"/>
        </w:rPr>
        <w:t>, w</w:t>
      </w:r>
      <w:r>
        <w:rPr>
          <w:rFonts w:ascii="Times New Roman" w:hAnsi="Times New Roman" w:cs="Times New Roman"/>
        </w:rPr>
        <w:t xml:space="preserve">e </w:t>
      </w:r>
      <w:del w:id="222" w:author="Marc Johnson" w:date="2018-01-18T10:45:00Z">
        <w:r w:rsidDel="00F104D9">
          <w:rPr>
            <w:rFonts w:ascii="Times New Roman" w:hAnsi="Times New Roman" w:cs="Times New Roman"/>
          </w:rPr>
          <w:delText xml:space="preserve">only </w:delText>
        </w:r>
      </w:del>
      <w:ins w:id="223" w:author="Marc Johnson" w:date="2018-01-18T10:45:00Z">
        <w:r w:rsidR="00F104D9">
          <w:rPr>
            <w:rFonts w:ascii="Times New Roman" w:hAnsi="Times New Roman" w:cs="Times New Roman"/>
          </w:rPr>
          <w:t xml:space="preserve">restricted our simulations to the case of </w:t>
        </w:r>
      </w:ins>
      <w:del w:id="224" w:author="Marc Johnson" w:date="2018-01-18T10:46:00Z">
        <w:r w:rsidDel="00F104D9">
          <w:rPr>
            <w:rFonts w:ascii="Times New Roman" w:hAnsi="Times New Roman" w:cs="Times New Roman"/>
          </w:rPr>
          <w:delText xml:space="preserve">simulated the formation of clines under </w:delText>
        </w:r>
      </w:del>
      <w:r w:rsidR="00242F52">
        <w:rPr>
          <w:rFonts w:ascii="Times New Roman" w:hAnsi="Times New Roman" w:cs="Times New Roman"/>
        </w:rPr>
        <w:t>a strong gradient</w:t>
      </w:r>
      <w:r>
        <w:rPr>
          <w:rFonts w:ascii="Times New Roman" w:hAnsi="Times New Roman" w:cs="Times New Roman"/>
        </w:rPr>
        <w:t xml:space="preserve"> in drift (i.e. </w:t>
      </w:r>
      <w:ins w:id="225" w:author="Marc Johnson" w:date="2018-01-18T10:46:00Z">
        <w:r w:rsidR="00F104D9">
          <w:rPr>
            <w:rFonts w:ascii="Times New Roman" w:hAnsi="Times New Roman" w:cs="Times New Roman"/>
          </w:rPr>
          <w:t xml:space="preserve">maximum </w:t>
        </w:r>
        <w:r w:rsidR="00F104D9" w:rsidRPr="00F104D9">
          <w:rPr>
            <w:rFonts w:ascii="Times New Roman" w:hAnsi="Times New Roman" w:cs="Times New Roman"/>
            <w:i/>
            <w:rPrChange w:id="226" w:author="Marc Johnson" w:date="2018-01-18T10:46:00Z">
              <w:rPr>
                <w:rFonts w:ascii="Times New Roman" w:hAnsi="Times New Roman" w:cs="Times New Roman"/>
              </w:rPr>
            </w:rPrChange>
          </w:rPr>
          <w:t>N</w:t>
        </w:r>
        <w:r w:rsidR="00F104D9">
          <w:rPr>
            <w:rFonts w:ascii="Times New Roman" w:hAnsi="Times New Roman" w:cs="Times New Roman"/>
          </w:rPr>
          <w:t xml:space="preserve"> = 1000, </w:t>
        </w:r>
      </w:ins>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e simulated 13 migration rates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del w:id="227" w:author="Marc Johnson" w:date="2018-01-18T10:46:00Z">
        <w:r w:rsidR="00AD63B7" w:rsidRPr="00353D38" w:rsidDel="00F104D9">
          <w:rPr>
            <w:rFonts w:ascii="Times New Roman" w:hAnsi="Times New Roman" w:cs="Times New Roman"/>
          </w:rPr>
          <w:delText xml:space="preserve">the </w:delText>
        </w:r>
      </w:del>
      <w:ins w:id="228" w:author="Marc Johnson" w:date="2018-01-18T10:46:00Z">
        <w:r w:rsidR="00F104D9">
          <w:rPr>
            <w:rFonts w:ascii="Times New Roman" w:hAnsi="Times New Roman" w:cs="Times New Roman"/>
          </w:rPr>
          <w:t>how a wide</w:t>
        </w:r>
        <w:r w:rsidR="00F104D9" w:rsidRPr="00353D38">
          <w:rPr>
            <w:rFonts w:ascii="Times New Roman" w:hAnsi="Times New Roman" w:cs="Times New Roman"/>
          </w:rPr>
          <w:t xml:space="preserve"> </w:t>
        </w:r>
      </w:ins>
      <w:del w:id="229" w:author="Marc Johnson" w:date="2018-01-18T10:46:00Z">
        <w:r w:rsidR="00AD63B7" w:rsidRPr="00353D38" w:rsidDel="00F104D9">
          <w:rPr>
            <w:rFonts w:ascii="Times New Roman" w:hAnsi="Times New Roman" w:cs="Times New Roman"/>
          </w:rPr>
          <w:delText xml:space="preserve">full </w:delText>
        </w:r>
      </w:del>
      <w:r w:rsidR="00AD63B7" w:rsidRPr="00353D38">
        <w:rPr>
          <w:rFonts w:ascii="Times New Roman" w:hAnsi="Times New Roman" w:cs="Times New Roman"/>
        </w:rPr>
        <w:t xml:space="preserve">range of migration rates </w:t>
      </w:r>
      <w:del w:id="230" w:author="Marc Johnson" w:date="2018-01-18T10:46:00Z">
        <w:r w:rsidR="00AD63B7" w:rsidRPr="00353D38" w:rsidDel="00F104D9">
          <w:rPr>
            <w:rFonts w:ascii="Times New Roman" w:hAnsi="Times New Roman" w:cs="Times New Roman"/>
          </w:rPr>
          <w:delText>that can</w:delText>
        </w:r>
      </w:del>
      <w:ins w:id="231" w:author="Marc Johnson" w:date="2018-01-18T10:46:00Z">
        <w:r w:rsidR="00F104D9">
          <w:rPr>
            <w:rFonts w:ascii="Times New Roman" w:hAnsi="Times New Roman" w:cs="Times New Roman"/>
          </w:rPr>
          <w:t>affects</w:t>
        </w:r>
      </w:ins>
      <w:r w:rsidR="00AD63B7" w:rsidRPr="00353D38">
        <w:rPr>
          <w:rFonts w:ascii="Times New Roman" w:hAnsi="Times New Roman" w:cs="Times New Roman"/>
        </w:rPr>
        <w:t xml:space="preserve"> </w:t>
      </w:r>
      <w:del w:id="232" w:author="Marc Johnson" w:date="2018-01-18T10:47:00Z">
        <w:r w:rsidR="00AD63B7" w:rsidRPr="00353D38" w:rsidDel="00F104D9">
          <w:rPr>
            <w:rFonts w:ascii="Times New Roman" w:hAnsi="Times New Roman" w:cs="Times New Roman"/>
          </w:rPr>
          <w:delText xml:space="preserve">influence </w:delText>
        </w:r>
      </w:del>
      <w:r w:rsidR="00AD63B7" w:rsidRPr="00353D38">
        <w:rPr>
          <w:rFonts w:ascii="Times New Roman" w:hAnsi="Times New Roman" w:cs="Times New Roman"/>
        </w:rPr>
        <w:t xml:space="preserve">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233"/>
      <w:r w:rsidR="00AD63B7" w:rsidRPr="00353D38">
        <w:rPr>
          <w:rFonts w:ascii="Times New Roman" w:hAnsi="Times New Roman" w:cs="Times New Roman"/>
        </w:rPr>
        <w:t xml:space="preserve">maximum </w:t>
      </w:r>
      <w:commentRangeEnd w:id="233"/>
      <w:r w:rsidR="00F104D9">
        <w:rPr>
          <w:rStyle w:val="CommentReference"/>
        </w:rPr>
        <w:commentReference w:id="233"/>
      </w:r>
      <w:r w:rsidR="00AD63B7" w:rsidRPr="00353D38">
        <w:rPr>
          <w:rFonts w:ascii="Times New Roman" w:hAnsi="Times New Roman" w:cs="Times New Roman"/>
        </w:rPr>
        <w:t xml:space="preserve">proportion of alleles exchanged between populations, which occurs among </w:t>
      </w:r>
      <w:ins w:id="234" w:author="Marc Johnson" w:date="2018-01-18T10:44:00Z">
        <w:r w:rsidR="00F104D9">
          <w:rPr>
            <w:rFonts w:ascii="Times New Roman" w:hAnsi="Times New Roman" w:cs="Times New Roman"/>
          </w:rPr>
          <w:t xml:space="preserve">immediately </w:t>
        </w:r>
      </w:ins>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AD63B7" w:rsidRPr="00752A5E">
        <w:rPr>
          <w:rFonts w:ascii="Times New Roman" w:hAnsi="Times New Roman" w:cs="Times New Roman"/>
          <w:i/>
        </w:rPr>
        <w:t>Migration</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19CFDAD7"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commentRangeStart w:id="235"/>
      <w:del w:id="236" w:author="Marc Johnson" w:date="2018-01-18T10:48:00Z">
        <w:r w:rsidRPr="00353D38" w:rsidDel="00F104D9">
          <w:rPr>
            <w:rFonts w:ascii="Times New Roman" w:hAnsi="Times New Roman" w:cs="Times New Roman"/>
          </w:rPr>
          <w:delText xml:space="preserve">begin </w:delText>
        </w:r>
      </w:del>
      <w:ins w:id="237" w:author="Marc Johnson" w:date="2018-01-18T10:48:00Z">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ins>
      <w:commentRangeEnd w:id="235"/>
      <w:ins w:id="238" w:author="Marc Johnson" w:date="2018-01-18T10:49:00Z">
        <w:r w:rsidR="00F104D9">
          <w:rPr>
            <w:rStyle w:val="CommentReference"/>
          </w:rPr>
          <w:commentReference w:id="235"/>
        </w:r>
      </w:ins>
      <w:r w:rsidRPr="00353D38">
        <w:rPr>
          <w:rFonts w:ascii="Times New Roman" w:hAnsi="Times New Roman" w:cs="Times New Roman"/>
        </w:rPr>
        <w:t xml:space="preserve">with a single rural population at carrying capacity and adjacent patches </w:t>
      </w:r>
      <w:del w:id="239" w:author="Marc Johnson" w:date="2018-01-18T10:49:00Z">
        <w:r w:rsidRPr="00353D38" w:rsidDel="00F104D9">
          <w:rPr>
            <w:rFonts w:ascii="Times New Roman" w:hAnsi="Times New Roman" w:cs="Times New Roman"/>
          </w:rPr>
          <w:delText xml:space="preserve">are </w:delText>
        </w:r>
      </w:del>
      <w:ins w:id="240" w:author="Marc Johnson" w:date="2018-01-18T10:49:00Z">
        <w:r w:rsidR="00F104D9">
          <w:rPr>
            <w:rFonts w:ascii="Times New Roman" w:hAnsi="Times New Roman" w:cs="Times New Roman"/>
          </w:rPr>
          <w:t>were</w:t>
        </w:r>
        <w:r w:rsidR="00F104D9" w:rsidRPr="00353D38">
          <w:rPr>
            <w:rFonts w:ascii="Times New Roman" w:hAnsi="Times New Roman" w:cs="Times New Roman"/>
          </w:rPr>
          <w:t xml:space="preserve"> </w:t>
        </w:r>
      </w:ins>
      <w:r w:rsidRPr="00353D38">
        <w:rPr>
          <w:rFonts w:ascii="Times New Roman" w:hAnsi="Times New Roman" w:cs="Times New Roman"/>
        </w:rPr>
        <w:t>colonized toward the urban end until all patches contain</w:t>
      </w:r>
      <w:ins w:id="241" w:author="Marc Johnson" w:date="2018-01-18T10:49:00Z">
        <w:r w:rsidR="00F104D9">
          <w:rPr>
            <w:rFonts w:ascii="Times New Roman" w:hAnsi="Times New Roman" w:cs="Times New Roman"/>
          </w:rPr>
          <w:t>ed</w:t>
        </w:r>
      </w:ins>
      <w:r w:rsidRPr="00353D38">
        <w:rPr>
          <w:rFonts w:ascii="Times New Roman" w:hAnsi="Times New Roman" w:cs="Times New Roman"/>
        </w:rPr>
        <w:t xml:space="preserve"> populations (</w:t>
      </w:r>
      <w:r w:rsidR="00EE0034">
        <w:rPr>
          <w:rFonts w:ascii="Times New Roman" w:hAnsi="Times New Roman" w:cs="Times New Roman"/>
        </w:rPr>
        <w:t>figure 2</w:t>
      </w:r>
      <w:r w:rsidR="00EE0034" w:rsidRPr="00EE0034">
        <w:rPr>
          <w:rFonts w:ascii="Times New Roman" w:hAnsi="Times New Roman" w:cs="Times New Roman"/>
          <w:i/>
        </w:rPr>
        <w:t>b</w:t>
      </w:r>
      <w:r w:rsidRPr="00353D38">
        <w:rPr>
          <w:rFonts w:ascii="Times New Roman" w:hAnsi="Times New Roman" w:cs="Times New Roman"/>
        </w:rPr>
        <w:t xml:space="preserve"> and </w:t>
      </w:r>
      <w:r w:rsidR="00DF2266" w:rsidRPr="00353D38">
        <w:rPr>
          <w:rFonts w:ascii="Times New Roman" w:hAnsi="Times New Roman" w:cs="Times New Roman"/>
        </w:rPr>
        <w:t>2</w:t>
      </w:r>
      <w:r w:rsidR="00EE0034" w:rsidRPr="00EE0034">
        <w:rPr>
          <w:rFonts w:ascii="Times New Roman" w:hAnsi="Times New Roman" w:cs="Times New Roman"/>
          <w:i/>
        </w:rPr>
        <w:t>c</w:t>
      </w:r>
      <w:r w:rsidRPr="00353D38">
        <w:rPr>
          <w:rFonts w:ascii="Times New Roman" w:hAnsi="Times New Roman" w:cs="Times New Roman"/>
        </w:rPr>
        <w:t xml:space="preserve">). There </w:t>
      </w:r>
      <w:del w:id="242" w:author="Marc Johnson" w:date="2018-01-18T10:49:00Z">
        <w:r w:rsidRPr="00353D38" w:rsidDel="00F104D9">
          <w:rPr>
            <w:rFonts w:ascii="Times New Roman" w:hAnsi="Times New Roman" w:cs="Times New Roman"/>
          </w:rPr>
          <w:delText xml:space="preserve">is </w:delText>
        </w:r>
      </w:del>
      <w:ins w:id="243" w:author="Marc Johnson" w:date="2018-01-18T10:49:00Z">
        <w:r w:rsidR="00F104D9">
          <w:rPr>
            <w:rFonts w:ascii="Times New Roman" w:hAnsi="Times New Roman" w:cs="Times New Roman"/>
          </w:rPr>
          <w:t>was</w:t>
        </w:r>
        <w:r w:rsidR="00F104D9" w:rsidRPr="00353D38">
          <w:rPr>
            <w:rFonts w:ascii="Times New Roman" w:hAnsi="Times New Roman" w:cs="Times New Roman"/>
          </w:rPr>
          <w:t xml:space="preserve"> </w:t>
        </w:r>
      </w:ins>
      <w:r w:rsidRPr="00353D38">
        <w:rPr>
          <w:rFonts w:ascii="Times New Roman" w:hAnsi="Times New Roman" w:cs="Times New Roman"/>
        </w:rPr>
        <w:t xml:space="preserve">no gradient in carrying capacity in this scenario; rather, the strength of drift </w:t>
      </w:r>
      <w:del w:id="244" w:author="Marc Johnson" w:date="2018-01-18T10:50:00Z">
        <w:r w:rsidRPr="00353D38" w:rsidDel="00F104D9">
          <w:rPr>
            <w:rFonts w:ascii="Times New Roman" w:hAnsi="Times New Roman" w:cs="Times New Roman"/>
          </w:rPr>
          <w:delText xml:space="preserve">is </w:delText>
        </w:r>
      </w:del>
      <w:ins w:id="245" w:author="Marc Johnson" w:date="2018-01-18T10:50:00Z">
        <w:r w:rsidR="00F104D9">
          <w:rPr>
            <w:rFonts w:ascii="Times New Roman" w:hAnsi="Times New Roman" w:cs="Times New Roman"/>
          </w:rPr>
          <w:t>was</w:t>
        </w:r>
        <w:r w:rsidR="00F104D9" w:rsidRPr="00353D38">
          <w:rPr>
            <w:rFonts w:ascii="Times New Roman" w:hAnsi="Times New Roman" w:cs="Times New Roman"/>
          </w:rPr>
          <w:t xml:space="preserve"> </w:t>
        </w:r>
      </w:ins>
      <w:r w:rsidRPr="00353D38">
        <w:rPr>
          <w:rFonts w:ascii="Times New Roman" w:hAnsi="Times New Roman" w:cs="Times New Roman"/>
        </w:rPr>
        <w:t xml:space="preserve">manipulated by varying the strength of founder events, determined as the proportion of alleles sampled from the parent population (i.e. smaller proportion = stronger founder event). 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migration rates: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migration, respectively, and corresponding to levels of g</w:t>
      </w:r>
      <w:commentRangeStart w:id="246"/>
      <w:r w:rsidR="00AD63B7" w:rsidRPr="00353D38">
        <w:rPr>
          <w:rFonts w:ascii="Times New Roman" w:hAnsi="Times New Roman" w:cs="Times New Roman"/>
        </w:rPr>
        <w:t xml:space="preserve">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commentRangeEnd w:id="246"/>
      <w:r w:rsidR="00F104D9">
        <w:rPr>
          <w:rStyle w:val="CommentReference"/>
        </w:rPr>
        <w:commentReference w:id="246"/>
      </w:r>
    </w:p>
    <w:p w14:paraId="63FEEA20" w14:textId="0EC4FF20"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ins w:id="247" w:author="Marc Johnson" w:date="2018-01-18T10:51:00Z">
        <w:r w:rsidR="00F104D9">
          <w:rPr>
            <w:rFonts w:ascii="Times New Roman" w:hAnsi="Times New Roman" w:cs="Times New Roman"/>
          </w:rPr>
          <w:t>. The probability of colonization</w:t>
        </w:r>
      </w:ins>
      <w:del w:id="248" w:author="Marc Johnson" w:date="2018-01-18T10:51:00Z">
        <w:r w:rsidRPr="00353D38" w:rsidDel="00F104D9">
          <w:rPr>
            <w:rFonts w:ascii="Times New Roman" w:hAnsi="Times New Roman" w:cs="Times New Roman"/>
          </w:rPr>
          <w:delText>: this probability</w:delText>
        </w:r>
      </w:del>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ins w:id="249" w:author="Marc Johnson" w:date="2018-01-18T10:52:00Z">
        <w:r w:rsidR="003512CD">
          <w:rPr>
            <w:rFonts w:ascii="Times New Roman" w:hAnsi="Times New Roman" w:cs="Times New Roman"/>
          </w:rPr>
          <w:t>ed</w:t>
        </w:r>
      </w:ins>
      <w:r w:rsidRPr="00353D38">
        <w:rPr>
          <w:rFonts w:ascii="Times New Roman" w:hAnsi="Times New Roman" w:cs="Times New Roman"/>
        </w:rPr>
        <w:t xml:space="preserve"> carrying capacity. Under this model, a population of size 10 </w:t>
      </w:r>
      <w:del w:id="250" w:author="Marc Johnson" w:date="2018-01-18T10:52:00Z">
        <w:r w:rsidRPr="00353D38" w:rsidDel="003512CD">
          <w:rPr>
            <w:rFonts w:ascii="Times New Roman" w:hAnsi="Times New Roman" w:cs="Times New Roman"/>
          </w:rPr>
          <w:delText xml:space="preserve">takes </w:delText>
        </w:r>
      </w:del>
      <w:ins w:id="251" w:author="Marc Johnson" w:date="2018-01-18T10:52:00Z">
        <w:r w:rsidR="003512CD">
          <w:rPr>
            <w:rFonts w:ascii="Times New Roman" w:hAnsi="Times New Roman" w:cs="Times New Roman"/>
          </w:rPr>
          <w:t>took</w:t>
        </w:r>
        <w:r w:rsidR="003512CD" w:rsidRPr="00353D38">
          <w:rPr>
            <w:rFonts w:ascii="Times New Roman" w:hAnsi="Times New Roman" w:cs="Times New Roman"/>
          </w:rPr>
          <w:t xml:space="preserve"> </w:t>
        </w:r>
      </w:ins>
      <w:r w:rsidRPr="00353D38">
        <w:rPr>
          <w:rFonts w:ascii="Times New Roman" w:hAnsi="Times New Roman" w:cs="Times New Roman"/>
        </w:rPr>
        <w:t xml:space="preserve">27 generations to reach a carrying capacity of 1000 (growth rate [r] = 1.5). </w:t>
      </w:r>
      <w:commentRangeStart w:id="252"/>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252"/>
      <w:r w:rsidR="00625027">
        <w:rPr>
          <w:rStyle w:val="CommentReference"/>
        </w:rPr>
        <w:commentReference w:id="252"/>
      </w:r>
    </w:p>
    <w:p w14:paraId="4568BF11" w14:textId="77777777" w:rsidR="00695730" w:rsidRPr="00353D38" w:rsidRDefault="00695730" w:rsidP="00695730">
      <w:pPr>
        <w:spacing w:line="360" w:lineRule="auto"/>
        <w:rPr>
          <w:rFonts w:ascii="Times New Roman" w:hAnsi="Times New Roman" w:cs="Times New Roman"/>
        </w:rPr>
      </w:pPr>
    </w:p>
    <w:p w14:paraId="446E91CF" w14:textId="56496C10"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Pr="00AD63B7">
        <w:rPr>
          <w:rFonts w:ascii="Times New Roman" w:hAnsi="Times New Roman" w:cs="Times New Roman"/>
          <w:i/>
        </w:rPr>
        <w:t xml:space="preserve">What is the role of selection in the formation of spatial clines in HCN? </w:t>
      </w:r>
    </w:p>
    <w:p w14:paraId="1C233390" w14:textId="59F9D3EE"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"(Kimura 1956; Lewontin and Kojima 1960; Felsenstein 1965)", "plainTextFormattedCitation" : "(Kimura 1956; Lewontin and Kojima 1960; Felsenstein 1965)", "previouslyFormattedCitation" : "(Kimura 1956; Lewontin and Kojima 1960;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(Kimura 1956; Lewontin and Kojima 1960; Felsenstein 1965)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ins w:id="253" w:author="Marc Johnson" w:date="2018-01-18T10:55:00Z">
        <w:r w:rsidR="00436804">
          <w:rPr>
            <w:rFonts w:ascii="Times New Roman" w:hAnsi="Times New Roman" w:cs="Times New Roman"/>
          </w:rPr>
          <w:t xml:space="preserve"> and Johnson et al. (this issue)</w:t>
        </w:r>
      </w:ins>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254"/>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254"/>
      <w:r w:rsidR="00216540">
        <w:rPr>
          <w:rStyle w:val="CommentReference"/>
        </w:rPr>
        <w:commentReference w:id="254"/>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commentRangeStart w:id="255"/>
      <w:r w:rsidRPr="00353D38">
        <w:rPr>
          <w:rFonts w:ascii="Times New Roman" w:hAnsi="Times New Roman" w:cs="Times New Roman"/>
        </w:rPr>
        <w:t xml:space="preserve">0; 0.001; 0.0025; 0.005; 0.0075; 0.01; 0.025; 0.05; </w:t>
      </w:r>
      <w:r w:rsidRPr="00353D38">
        <w:rPr>
          <w:rFonts w:ascii="Times New Roman" w:hAnsi="Times New Roman" w:cs="Times New Roman"/>
        </w:rPr>
        <w:lastRenderedPageBreak/>
        <w:t>0.1; 0.</w:t>
      </w:r>
      <w:commentRangeEnd w:id="255"/>
      <w:r w:rsidR="00216540">
        <w:rPr>
          <w:rStyle w:val="CommentReference"/>
        </w:rPr>
        <w:commentReference w:id="255"/>
      </w:r>
      <w:r w:rsidRPr="00353D38">
        <w:rPr>
          <w:rFonts w:ascii="Times New Roman" w:hAnsi="Times New Roman" w:cs="Times New Roman"/>
        </w:rPr>
        <w:t xml:space="preserve">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ins w:id="256" w:author="Marc Johnson" w:date="2018-01-18T10:59:00Z">
        <w:r w:rsidR="00216540">
          <w:rPr>
            <w:rFonts w:ascii="Times New Roman" w:hAnsi="Times New Roman" w:cs="Times New Roman"/>
          </w:rPr>
          <w:t xml:space="preserve">For example, a selection coefficient of 0.05 corresponded to … </w:t>
        </w:r>
      </w:ins>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initialized—and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migration rates: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migration, respectively</w:t>
      </w:r>
      <w:r w:rsidR="006B2E94">
        <w:rPr>
          <w:rFonts w:ascii="Times New Roman" w:hAnsi="Times New Roman" w:cs="Times New Roman"/>
        </w:rPr>
        <w:t xml:space="preserve">. </w:t>
      </w:r>
      <w:ins w:id="257" w:author="Marc Johnson" w:date="2018-01-18T11:00:00Z">
        <w:r w:rsidR="00216540">
          <w:rPr>
            <w:rFonts w:ascii="Times New Roman" w:hAnsi="Times New Roman" w:cs="Times New Roman"/>
          </w:rPr>
          <w:t xml:space="preserve">Thus, </w:t>
        </w:r>
      </w:ins>
      <w:del w:id="258" w:author="Marc Johnson" w:date="2018-01-18T11:00:00Z">
        <w:r w:rsidR="006B2E94" w:rsidDel="00216540">
          <w:rPr>
            <w:rFonts w:ascii="Times New Roman" w:hAnsi="Times New Roman" w:cs="Times New Roman"/>
          </w:rPr>
          <w:delText xml:space="preserve">These </w:delText>
        </w:r>
      </w:del>
      <w:ins w:id="259" w:author="Marc Johnson" w:date="2018-01-18T11:00:00Z">
        <w:r w:rsidR="00216540">
          <w:rPr>
            <w:rFonts w:ascii="Times New Roman" w:hAnsi="Times New Roman" w:cs="Times New Roman"/>
          </w:rPr>
          <w:t xml:space="preserve">these </w:t>
        </w:r>
      </w:ins>
      <w:r w:rsidR="006B2E94">
        <w:rPr>
          <w:rFonts w:ascii="Times New Roman" w:hAnsi="Times New Roman" w:cs="Times New Roman"/>
        </w:rPr>
        <w:t xml:space="preserve">simulations </w:t>
      </w:r>
      <w:del w:id="260" w:author="Marc Johnson" w:date="2018-01-18T11:00:00Z">
        <w:r w:rsidR="006B2E94" w:rsidDel="00216540">
          <w:rPr>
            <w:rFonts w:ascii="Times New Roman" w:hAnsi="Times New Roman" w:cs="Times New Roman"/>
          </w:rPr>
          <w:delText xml:space="preserve">thus </w:delText>
        </w:r>
      </w:del>
      <w:r w:rsidR="006B2E94">
        <w:rPr>
          <w:rFonts w:ascii="Times New Roman" w:hAnsi="Times New Roman" w:cs="Times New Roman"/>
        </w:rPr>
        <w:t>explore</w:t>
      </w:r>
      <w:ins w:id="261" w:author="Marc Johnson" w:date="2018-01-18T11:00:00Z">
        <w:r w:rsidR="00216540">
          <w:rPr>
            <w:rFonts w:ascii="Times New Roman" w:hAnsi="Times New Roman" w:cs="Times New Roman"/>
          </w:rPr>
          <w:t>d</w:t>
        </w:r>
      </w:ins>
      <w:r w:rsidR="006B2E94">
        <w:rPr>
          <w:rFonts w:ascii="Times New Roman" w:hAnsi="Times New Roman" w:cs="Times New Roman"/>
        </w:rPr>
        <w:t xml:space="preserve"> the combined effects of selection and migration on the formation of clines in HCN in the absence of drift. </w:t>
      </w:r>
    </w:p>
    <w:p w14:paraId="52D893CD" w14:textId="46FC8568"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del w:id="262" w:author="Marc Johnson" w:date="2018-01-18T11:02:00Z">
        <w:r w:rsidRPr="00353D38" w:rsidDel="00A156A2">
          <w:rPr>
            <w:rFonts w:ascii="Times New Roman" w:hAnsi="Times New Roman" w:cs="Times New Roman"/>
          </w:rPr>
          <w:delText xml:space="preserve">accumulate </w:delText>
        </w:r>
      </w:del>
      <w:ins w:id="263" w:author="Marc Johnson" w:date="2018-01-18T11:02:00Z">
        <w:r w:rsidR="00A156A2">
          <w:rPr>
            <w:rFonts w:ascii="Times New Roman" w:hAnsi="Times New Roman" w:cs="Times New Roman"/>
          </w:rPr>
          <w:t>evolve</w:t>
        </w:r>
        <w:r w:rsidR="00A156A2" w:rsidRPr="00353D38">
          <w:rPr>
            <w:rFonts w:ascii="Times New Roman" w:hAnsi="Times New Roman" w:cs="Times New Roman"/>
          </w:rPr>
          <w:t xml:space="preserve"> </w:t>
        </w:r>
      </w:ins>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"(Lewontin and Kojima 1960)", "plainTextFormattedCitation" : "(Lewontin and Kojima 1960)", "previouslyFormattedCitation" : "(Lewontin and Kojima 1960)"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(Lewontin and Kojima 1960)</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unlinked (</w:t>
      </w:r>
      <w:commentRangeStart w:id="264"/>
      <w:r w:rsidRPr="00353D38">
        <w:rPr>
          <w:rFonts w:ascii="Times New Roman" w:hAnsi="Times New Roman" w:cs="Times New Roman"/>
          <w:color w:val="FF0000"/>
        </w:rPr>
        <w:t>REF NEEDED</w:t>
      </w:r>
      <w:commentRangeEnd w:id="264"/>
      <w:r w:rsidR="00A156A2">
        <w:rPr>
          <w:rStyle w:val="CommentReference"/>
        </w:rPr>
        <w:commentReference w:id="264"/>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"(Felsenstein 1965)", "plainTextFormattedCitation" : "(Felsenstein 1965)", "previouslyFormattedCitation" :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(Felsenstein 1965)</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commentRangeStart w:id="265"/>
      <w:r w:rsidRPr="00353D38">
        <w:rPr>
          <w:rFonts w:ascii="Times New Roman" w:hAnsi="Times New Roman" w:cs="Times New Roman"/>
        </w:rPr>
        <w:t xml:space="preserve">see supplementary materials: “Effects of selection on linkage between </w:t>
      </w:r>
      <w:r w:rsidRPr="00353D38">
        <w:rPr>
          <w:rFonts w:ascii="Times New Roman" w:hAnsi="Times New Roman" w:cs="Times New Roman"/>
          <w:i/>
        </w:rPr>
        <w:t>CYP79D15</w:t>
      </w:r>
      <w:r w:rsidRPr="00353D38">
        <w:rPr>
          <w:rFonts w:ascii="Times New Roman" w:hAnsi="Times New Roman" w:cs="Times New Roman"/>
        </w:rPr>
        <w:t xml:space="preserve"> and </w:t>
      </w:r>
      <w:r w:rsidRPr="00353D38">
        <w:rPr>
          <w:rFonts w:ascii="Times New Roman" w:hAnsi="Times New Roman" w:cs="Times New Roman"/>
          <w:i/>
        </w:rPr>
        <w:t>L</w:t>
      </w:r>
      <w:commentRangeEnd w:id="265"/>
      <w:r w:rsidR="00ED2EDA">
        <w:rPr>
          <w:rStyle w:val="CommentReference"/>
        </w:rPr>
        <w:commentReference w:id="265"/>
      </w:r>
      <w:r w:rsidRPr="00353D38">
        <w:rPr>
          <w:rFonts w:ascii="Times New Roman" w:hAnsi="Times New Roman" w:cs="Times New Roman"/>
          <w:i/>
        </w:rPr>
        <w:t>i</w:t>
      </w:r>
      <w:r w:rsidRPr="00353D38">
        <w:rPr>
          <w:rFonts w:ascii="Times New Roman" w:hAnsi="Times New Roman" w:cs="Times New Roman"/>
        </w:rPr>
        <w:t xml:space="preserve">”). We therefore ignored the effects of LD in our simulations and gamete frequencies each generation were </w:t>
      </w:r>
      <w:del w:id="266" w:author="Marc Johnson" w:date="2018-01-18T11:06:00Z">
        <w:r w:rsidRPr="00353D38" w:rsidDel="00ED2EDA">
          <w:rPr>
            <w:rFonts w:ascii="Times New Roman" w:hAnsi="Times New Roman" w:cs="Times New Roman"/>
          </w:rPr>
          <w:delText xml:space="preserve">thus </w:delText>
        </w:r>
      </w:del>
      <w:r w:rsidRPr="00353D38">
        <w:rPr>
          <w:rFonts w:ascii="Times New Roman" w:hAnsi="Times New Roman" w:cs="Times New Roman"/>
        </w:rPr>
        <w:t xml:space="preserve">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571BE980"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of genetic drift and selection in the formation of clines in HCN?</w:t>
      </w:r>
    </w:p>
    <w:p w14:paraId="64D9BC79" w14:textId="6282FE1B"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del w:id="267" w:author="Marc Johnson" w:date="2018-01-18T11:37:00Z">
        <w:r w:rsidDel="00DE7539">
          <w:rPr>
            <w:rFonts w:ascii="Times New Roman" w:hAnsi="Times New Roman" w:cs="Times New Roman"/>
          </w:rPr>
          <w:delText>were interested in investigating the</w:delText>
        </w:r>
      </w:del>
      <w:ins w:id="268" w:author="Marc Johnson" w:date="2018-01-18T11:37:00Z">
        <w:r w:rsidR="00DE7539">
          <w:rPr>
            <w:rFonts w:ascii="Times New Roman" w:hAnsi="Times New Roman" w:cs="Times New Roman"/>
          </w:rPr>
          <w:t>sought to understand the</w:t>
        </w:r>
      </w:ins>
      <w:r>
        <w:rPr>
          <w:rFonts w:ascii="Times New Roman" w:hAnsi="Times New Roman" w:cs="Times New Roman"/>
        </w:rPr>
        <w:t xml:space="preserve"> combined effects of drift, selection and migration on the formation of clines in HCN</w:t>
      </w:r>
      <w:ins w:id="269" w:author="Marc Johnson" w:date="2018-01-18T11:37:00Z">
        <w:r w:rsidR="00DE7539">
          <w:rPr>
            <w:rFonts w:ascii="Times New Roman" w:hAnsi="Times New Roman" w:cs="Times New Roman"/>
          </w:rPr>
          <w:t>, and specifically</w:t>
        </w:r>
      </w:ins>
      <w:del w:id="270" w:author="Marc Johnson" w:date="2018-01-18T11:37:00Z">
        <w:r w:rsidR="00EC4594" w:rsidDel="00DE7539">
          <w:rPr>
            <w:rFonts w:ascii="Times New Roman" w:hAnsi="Times New Roman" w:cs="Times New Roman"/>
          </w:rPr>
          <w:delText>.</w:delText>
        </w:r>
      </w:del>
      <w:r w:rsidR="00EC4594">
        <w:rPr>
          <w:rFonts w:ascii="Times New Roman" w:hAnsi="Times New Roman" w:cs="Times New Roman"/>
        </w:rPr>
        <w:t xml:space="preserve"> </w:t>
      </w:r>
      <w:del w:id="271" w:author="Marc Johnson" w:date="2018-01-18T11:37:00Z">
        <w:r w:rsidR="00EC4594" w:rsidDel="00DE7539">
          <w:rPr>
            <w:rFonts w:ascii="Times New Roman" w:hAnsi="Times New Roman" w:cs="Times New Roman"/>
          </w:rPr>
          <w:delText>We</w:delText>
        </w:r>
        <w:r w:rsidDel="00DE7539">
          <w:rPr>
            <w:rFonts w:ascii="Times New Roman" w:hAnsi="Times New Roman" w:cs="Times New Roman"/>
          </w:rPr>
          <w:delText xml:space="preserve"> were interested in understanding </w:delText>
        </w:r>
      </w:del>
      <w:r>
        <w:rPr>
          <w:rFonts w:ascii="Times New Roman" w:hAnsi="Times New Roman" w:cs="Times New Roman"/>
        </w:rPr>
        <w:t xml:space="preserve">the extent to which selection can counter </w:t>
      </w:r>
      <w:commentRangeStart w:id="272"/>
      <w:r>
        <w:rPr>
          <w:rFonts w:ascii="Times New Roman" w:hAnsi="Times New Roman" w:cs="Times New Roman"/>
        </w:rPr>
        <w:t>the</w:t>
      </w:r>
      <w:commentRangeEnd w:id="272"/>
      <w:r w:rsidR="00DE7539">
        <w:rPr>
          <w:rStyle w:val="CommentReference"/>
        </w:rPr>
        <w:commentReference w:id="272"/>
      </w:r>
      <w:r>
        <w:rPr>
          <w:rFonts w:ascii="Times New Roman" w:hAnsi="Times New Roman" w:cs="Times New Roman"/>
        </w:rPr>
        <w:t xml:space="preserve"> formation of </w:t>
      </w:r>
      <w:r>
        <w:rPr>
          <w:rFonts w:ascii="Times New Roman" w:hAnsi="Times New Roman" w:cs="Times New Roman"/>
        </w:rPr>
        <w:lastRenderedPageBreak/>
        <w:t xml:space="preserve">clines under drift. </w:t>
      </w:r>
      <w:r w:rsidR="009A063B">
        <w:rPr>
          <w:rFonts w:ascii="Times New Roman" w:hAnsi="Times New Roman" w:cs="Times New Roman"/>
        </w:rPr>
        <w:t>We imposed drift gradients similar to those described above (see “Question 1”)</w:t>
      </w:r>
      <w:ins w:id="273" w:author="Marc Johnson" w:date="2018-01-18T11:38:00Z">
        <w:r w:rsidR="00DE7539">
          <w:rPr>
            <w:rFonts w:ascii="Times New Roman" w:hAnsi="Times New Roman" w:cs="Times New Roman"/>
          </w:rPr>
          <w:t>,</w:t>
        </w:r>
      </w:ins>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Pr>
          <w:rFonts w:ascii="Times New Roman" w:hAnsi="Times New Roman" w:cs="Times New Roman"/>
          <w:i/>
        </w:rPr>
        <w:t xml:space="preserve">rural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del w:id="274" w:author="Marc Johnson" w:date="2018-01-18T11:39:00Z">
        <w:r w:rsidDel="00DE7539">
          <w:rPr>
            <w:rFonts w:ascii="Times New Roman" w:hAnsi="Times New Roman" w:cs="Times New Roman"/>
          </w:rPr>
          <w:delText xml:space="preserve">favours </w:delText>
        </w:r>
      </w:del>
      <w:ins w:id="275" w:author="Marc Johnson" w:date="2018-01-18T11:39:00Z">
        <w:r w:rsidR="00DE7539">
          <w:rPr>
            <w:rFonts w:ascii="Times New Roman" w:hAnsi="Times New Roman" w:cs="Times New Roman"/>
          </w:rPr>
          <w:t xml:space="preserve">favoured </w:t>
        </w:r>
      </w:ins>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migration rates: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migration, respectively</w:t>
      </w:r>
      <w:r w:rsidR="00245592">
        <w:rPr>
          <w:rFonts w:ascii="Times New Roman" w:hAnsi="Times New Roman" w:cs="Times New Roman"/>
        </w:rPr>
        <w:t xml:space="preserve">. </w:t>
      </w:r>
      <w:del w:id="276" w:author="Marc Johnson" w:date="2018-01-18T11:40:00Z">
        <w:r w:rsidR="00EC4594" w:rsidDel="00DE7539">
          <w:rPr>
            <w:rFonts w:ascii="Times New Roman" w:hAnsi="Times New Roman" w:cs="Times New Roman"/>
          </w:rPr>
          <w:delText>In the interest of space, w</w:delText>
        </w:r>
      </w:del>
      <w:ins w:id="277" w:author="Marc Johnson" w:date="2018-01-18T11:40:00Z">
        <w:r w:rsidR="00DE7539">
          <w:rPr>
            <w:rFonts w:ascii="Times New Roman" w:hAnsi="Times New Roman" w:cs="Times New Roman"/>
          </w:rPr>
          <w:t>W</w:t>
        </w:r>
      </w:ins>
      <w:r w:rsidR="00EC4594">
        <w:rPr>
          <w:rFonts w:ascii="Times New Roman" w:hAnsi="Times New Roman" w:cs="Times New Roman"/>
        </w:rPr>
        <w:t xml:space="preserve">e </w:t>
      </w:r>
      <w:ins w:id="278" w:author="Marc Johnson" w:date="2018-01-18T11:40:00Z">
        <w:r w:rsidR="00DE7539">
          <w:rPr>
            <w:rFonts w:ascii="Times New Roman" w:hAnsi="Times New Roman" w:cs="Times New Roman"/>
          </w:rPr>
          <w:t xml:space="preserve">focus </w:t>
        </w:r>
      </w:ins>
      <w:del w:id="279" w:author="Marc Johnson" w:date="2018-01-18T11:40:00Z">
        <w:r w:rsidR="00EC4594" w:rsidDel="00DE7539">
          <w:rPr>
            <w:rFonts w:ascii="Times New Roman" w:hAnsi="Times New Roman" w:cs="Times New Roman"/>
          </w:rPr>
          <w:delText>present only results showing</w:delText>
        </w:r>
      </w:del>
      <w:ins w:id="280" w:author="Marc Johnson" w:date="2018-01-18T11:40:00Z">
        <w:r w:rsidR="00DE7539">
          <w:rPr>
            <w:rFonts w:ascii="Times New Roman" w:hAnsi="Times New Roman" w:cs="Times New Roman"/>
          </w:rPr>
          <w:t>on the</w:t>
        </w:r>
      </w:ins>
      <w:r w:rsidR="00EC4594">
        <w:rPr>
          <w:rFonts w:ascii="Times New Roman" w:hAnsi="Times New Roman" w:cs="Times New Roman"/>
        </w:rPr>
        <w:t xml:space="preserve"> drift-selection balance for drift scenario 1</w:t>
      </w:r>
      <w:ins w:id="281" w:author="Marc Johnson" w:date="2018-01-18T11:40:00Z">
        <w:r w:rsidR="00DE7539">
          <w:rPr>
            <w:rFonts w:ascii="Times New Roman" w:hAnsi="Times New Roman" w:cs="Times New Roman"/>
          </w:rPr>
          <w:t xml:space="preserve"> because the</w:t>
        </w:r>
      </w:ins>
      <w:del w:id="282" w:author="Marc Johnson" w:date="2018-01-18T11:40:00Z">
        <w:r w:rsidR="00EC4594" w:rsidDel="00DE7539">
          <w:rPr>
            <w:rFonts w:ascii="Times New Roman" w:hAnsi="Times New Roman" w:cs="Times New Roman"/>
          </w:rPr>
          <w:delText>;</w:delText>
        </w:r>
      </w:del>
      <w:r w:rsidR="00EC4594">
        <w:rPr>
          <w:rFonts w:ascii="Times New Roman" w:hAnsi="Times New Roman" w:cs="Times New Roman"/>
        </w:rPr>
        <w:t xml:space="preserve"> </w:t>
      </w:r>
      <w:commentRangeStart w:id="283"/>
      <w:r w:rsidR="00EC4594">
        <w:rPr>
          <w:rFonts w:ascii="Times New Roman" w:hAnsi="Times New Roman" w:cs="Times New Roman"/>
        </w:rPr>
        <w:t>results from drift scenario 2 were qualitative</w:t>
      </w:r>
      <w:ins w:id="284" w:author="Marc Johnson" w:date="2018-01-18T11:39:00Z">
        <w:r w:rsidR="00DE7539">
          <w:rPr>
            <w:rFonts w:ascii="Times New Roman" w:hAnsi="Times New Roman" w:cs="Times New Roman"/>
          </w:rPr>
          <w:t>ly</w:t>
        </w:r>
      </w:ins>
      <w:r w:rsidR="00EC4594">
        <w:rPr>
          <w:rFonts w:ascii="Times New Roman" w:hAnsi="Times New Roman" w:cs="Times New Roman"/>
        </w:rPr>
        <w:t xml:space="preserve"> similar </w:t>
      </w:r>
      <w:ins w:id="285" w:author="Marc Johnson" w:date="2018-01-18T11:39:00Z">
        <w:r w:rsidR="00DE7539">
          <w:rPr>
            <w:rFonts w:ascii="Times New Roman" w:hAnsi="Times New Roman" w:cs="Times New Roman"/>
          </w:rPr>
          <w:t xml:space="preserve">and are presented </w:t>
        </w:r>
      </w:ins>
      <w:ins w:id="286" w:author="Marc Johnson" w:date="2018-01-18T11:40:00Z">
        <w:r w:rsidR="00DE7539">
          <w:rPr>
            <w:rFonts w:ascii="Times New Roman" w:hAnsi="Times New Roman" w:cs="Times New Roman"/>
          </w:rPr>
          <w:t xml:space="preserve">… </w:t>
        </w:r>
      </w:ins>
      <w:r w:rsidR="00EC4594">
        <w:rPr>
          <w:rFonts w:ascii="Times New Roman" w:hAnsi="Times New Roman" w:cs="Times New Roman"/>
        </w:rPr>
        <w:t>(see supplementary materials: “Drift-selection balance through colonization and serial founder events”).</w:t>
      </w:r>
      <w:commentRangeEnd w:id="283"/>
      <w:r w:rsidR="00EC4594">
        <w:rPr>
          <w:rStyle w:val="CommentReference"/>
        </w:rPr>
        <w:commentReference w:id="283"/>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Migration</w:t>
      </w:r>
    </w:p>
    <w:p w14:paraId="0F29B190" w14:textId="7F96C077"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varied the amount of migration between populations across the matrix to explore the effects of gene flow on the formation of clines due to drift and selection</w:t>
      </w:r>
      <w:r w:rsidR="00EF7216">
        <w:rPr>
          <w:rFonts w:ascii="Times New Roman" w:hAnsi="Times New Roman" w:cs="Times New Roman"/>
        </w:rPr>
        <w:t xml:space="preserve"> </w:t>
      </w:r>
      <w:r w:rsidR="00EF7216" w:rsidRPr="00353D38">
        <w:rPr>
          <w:rFonts w:ascii="Times New Roman" w:hAnsi="Times New Roman" w:cs="Times New Roman"/>
        </w:rPr>
        <w:t>(see Table 2)</w:t>
      </w:r>
      <w:r w:rsidR="00695730" w:rsidRPr="00353D38">
        <w:rPr>
          <w:rFonts w:ascii="Times New Roman" w:hAnsi="Times New Roman" w:cs="Times New Roman"/>
        </w:rPr>
        <w:t xml:space="preserve">. We modelled migration according to a modified version of Wright’s </w:t>
      </w:r>
      <w:r w:rsidR="00695730" w:rsidRPr="00353D38">
        <w:rPr>
          <w:rFonts w:ascii="Times New Roman" w:hAnsi="Times New Roman" w:cs="Times New Roman"/>
        </w:rPr>
        <w:lastRenderedPageBreak/>
        <w:t xml:space="preserve">island model </w:t>
      </w:r>
      <w:r w:rsidR="00695730" w:rsidRPr="00353D38">
        <w:rPr>
          <w:rFonts w:ascii="Times New Roman" w:hAnsi="Times New Roman" w:cs="Times New Roman"/>
        </w:rPr>
        <w:fldChar w:fldCharType="begin" w:fldLock="1"/>
      </w:r>
      <w:r w:rsidR="00695730"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"plainTextFormattedCitation" : "(Wright 1943)", "previouslyFormattedCitation" : "(Wright 1943)" }, "properties" : {  }, "schema" : "https://github.com/citation-style-language/schema/raw/master/csl-citation.json" }</w:instrText>
      </w:r>
      <w:r w:rsidR="00695730" w:rsidRPr="00353D38">
        <w:rPr>
          <w:rFonts w:ascii="Times New Roman" w:hAnsi="Times New Roman" w:cs="Times New Roman"/>
        </w:rPr>
        <w:fldChar w:fldCharType="separate"/>
      </w:r>
      <w:r w:rsidR="00695730" w:rsidRPr="00353D38">
        <w:rPr>
          <w:rFonts w:ascii="Times New Roman" w:hAnsi="Times New Roman" w:cs="Times New Roman"/>
          <w:noProof/>
        </w:rPr>
        <w:t>(Wright 1943)</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del w:id="287" w:author="Marc Johnson" w:date="2018-01-18T11:43:00Z">
        <w:r w:rsidR="00695730" w:rsidRPr="00353D38" w:rsidDel="00CD5C48">
          <w:rPr>
            <w:rFonts w:ascii="Times New Roman" w:hAnsi="Times New Roman" w:cs="Times New Roman"/>
          </w:rPr>
          <w:delText xml:space="preserve">e.g. </w:delText>
        </w:r>
      </w:del>
      <w:ins w:id="288" w:author="Marc Johnson" w:date="2018-01-18T11:43:00Z">
        <w:r w:rsidR="00CD5C48">
          <w:rPr>
            <w:rFonts w:ascii="Times New Roman" w:hAnsi="Times New Roman" w:cs="Times New Roman"/>
          </w:rPr>
          <w:t xml:space="preserve">i.e. </w:t>
        </w:r>
      </w:ins>
      <w:r w:rsidR="00695730" w:rsidRPr="00353D38">
        <w:rPr>
          <w:rFonts w:ascii="Times New Roman" w:hAnsi="Times New Roman" w:cs="Times New Roman"/>
          <w:i/>
        </w:rPr>
        <w:t>CYP79D15</w:t>
      </w:r>
      <w:ins w:id="289" w:author="Marc Johnson" w:date="2018-01-18T11:43:00Z">
        <w:r w:rsidR="00CD5C48">
          <w:rPr>
            <w:rFonts w:ascii="Times New Roman" w:hAnsi="Times New Roman" w:cs="Times New Roman"/>
          </w:rPr>
          <w:t xml:space="preserve"> or </w:t>
        </w:r>
        <w:r w:rsidR="00CD5C48" w:rsidRPr="00CD5C48">
          <w:rPr>
            <w:rFonts w:ascii="Times New Roman" w:hAnsi="Times New Roman" w:cs="Times New Roman"/>
            <w:i/>
            <w:rPrChange w:id="290" w:author="Marc Johnson" w:date="2018-01-18T11:43:00Z">
              <w:rPr>
                <w:rFonts w:ascii="Times New Roman" w:hAnsi="Times New Roman" w:cs="Times New Roman"/>
              </w:rPr>
            </w:rPrChange>
          </w:rPr>
          <w:t>Li</w:t>
        </w:r>
      </w:ins>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0E15CC"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1C74E713"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ins w:id="291" w:author="Marc Johnson" w:date="2018-01-18T11:44:00Z">
        <w:r w:rsidR="008D4447">
          <w:rPr>
            <w:rFonts w:ascii="Times New Roman" w:eastAsiaTheme="minorEastAsia" w:hAnsi="Times New Roman" w:cs="Times New Roman"/>
          </w:rPr>
          <w:t xml:space="preserve">allele at </w:t>
        </w:r>
      </w:ins>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ins w:id="292" w:author="Marc Johnson" w:date="2018-01-18T11:44:00Z">
        <w:r w:rsidR="008D4447">
          <w:rPr>
            <w:rFonts w:ascii="Times New Roman" w:eastAsiaTheme="minorEastAsia" w:hAnsi="Times New Roman" w:cs="Times New Roman"/>
          </w:rPr>
          <w:t xml:space="preserve">or </w:t>
        </w:r>
        <w:r w:rsidR="008D4447" w:rsidRPr="008D4447">
          <w:rPr>
            <w:rFonts w:ascii="Times New Roman" w:eastAsiaTheme="minorEastAsia" w:hAnsi="Times New Roman" w:cs="Times New Roman"/>
            <w:i/>
            <w:rPrChange w:id="293" w:author="Marc Johnson" w:date="2018-01-18T11:44:00Z">
              <w:rPr>
                <w:rFonts w:ascii="Times New Roman" w:eastAsiaTheme="minorEastAsia" w:hAnsi="Times New Roman" w:cs="Times New Roman"/>
              </w:rPr>
            </w:rPrChange>
          </w:rPr>
          <w:t>Li</w:t>
        </w:r>
        <w:r w:rsidR="008D4447">
          <w:rPr>
            <w:rFonts w:ascii="Times New Roman" w:eastAsiaTheme="minorEastAsia" w:hAnsi="Times New Roman" w:cs="Times New Roman"/>
          </w:rPr>
          <w:t xml:space="preserve"> </w:t>
        </w:r>
      </w:ins>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Pr="00353D38">
        <w:rPr>
          <w:rFonts w:ascii="Times New Roman" w:hAnsi="Times New Roman" w:cs="Times New Roman"/>
        </w:rPr>
        <w:t xml:space="preserve">Migration is assumed to decline linearly with increasing distance between populations such that there is effectively no migration between populations 1 and 40 of the matrix. Migration rates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0E15CC"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7777777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migration rate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0E15CC"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2BE0894F"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commentRangeStart w:id="294"/>
      <w:commentRangeStart w:id="295"/>
      <w:commentRangeStart w:id="296"/>
      <w:del w:id="297" w:author="Marc Johnson" w:date="2018-01-18T11:49:00Z">
        <w:r w:rsidRPr="00353D38" w:rsidDel="009A6339">
          <w:rPr>
            <w:rFonts w:ascii="Times New Roman" w:eastAsiaTheme="minorEastAsia" w:hAnsi="Times New Roman" w:cs="Times New Roman"/>
          </w:rPr>
          <w:delText>Assuming no LD</w:delText>
        </w:r>
        <w:commentRangeEnd w:id="294"/>
        <w:r w:rsidRPr="00353D38" w:rsidDel="009A6339">
          <w:rPr>
            <w:rStyle w:val="CommentReference"/>
            <w:rFonts w:ascii="Times New Roman" w:hAnsi="Times New Roman" w:cs="Times New Roman"/>
            <w:sz w:val="24"/>
            <w:szCs w:val="24"/>
          </w:rPr>
          <w:commentReference w:id="294"/>
        </w:r>
        <w:commentRangeEnd w:id="295"/>
        <w:commentRangeEnd w:id="296"/>
        <w:r w:rsidRPr="00353D38" w:rsidDel="009A6339">
          <w:rPr>
            <w:rFonts w:ascii="Times New Roman" w:eastAsiaTheme="minorEastAsia" w:hAnsi="Times New Roman" w:cs="Times New Roman"/>
          </w:rPr>
          <w:delText xml:space="preserve"> (see </w:delText>
        </w:r>
        <w:r w:rsidR="00245592" w:rsidDel="009A6339">
          <w:rPr>
            <w:rFonts w:ascii="Times New Roman" w:eastAsiaTheme="minorEastAsia" w:hAnsi="Times New Roman" w:cs="Times New Roman"/>
          </w:rPr>
          <w:delText>“Question 2”</w:delText>
        </w:r>
        <w:r w:rsidRPr="00353D38" w:rsidDel="009A6339">
          <w:rPr>
            <w:rFonts w:ascii="Times New Roman" w:eastAsiaTheme="minorEastAsia" w:hAnsi="Times New Roman" w:cs="Times New Roman"/>
          </w:rPr>
          <w:delText xml:space="preserve"> above)</w:delText>
        </w:r>
        <w:r w:rsidRPr="00353D38" w:rsidDel="009A6339">
          <w:rPr>
            <w:rStyle w:val="CommentReference"/>
            <w:rFonts w:ascii="Times New Roman" w:hAnsi="Times New Roman" w:cs="Times New Roman"/>
            <w:sz w:val="24"/>
            <w:szCs w:val="24"/>
          </w:rPr>
          <w:commentReference w:id="295"/>
        </w:r>
        <w:r w:rsidR="009A6339" w:rsidDel="009A6339">
          <w:rPr>
            <w:rStyle w:val="CommentReference"/>
          </w:rPr>
          <w:commentReference w:id="296"/>
        </w:r>
        <w:r w:rsidRPr="00353D38" w:rsidDel="009A6339">
          <w:rPr>
            <w:rFonts w:ascii="Times New Roman" w:eastAsiaTheme="minorEastAsia" w:hAnsi="Times New Roman" w:cs="Times New Roman"/>
          </w:rPr>
          <w:delText>, w</w:delText>
        </w:r>
      </w:del>
      <w:ins w:id="298" w:author="Marc Johnson" w:date="2018-01-18T11:49:00Z">
        <w:r w:rsidR="009A6339">
          <w:rPr>
            <w:rFonts w:ascii="Times New Roman" w:eastAsiaTheme="minorEastAsia" w:hAnsi="Times New Roman" w:cs="Times New Roman"/>
          </w:rPr>
          <w:t>W</w:t>
        </w:r>
      </w:ins>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19D16D58"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 xml:space="preserve">following the initial formation of a clines until generation 500 </w:t>
      </w:r>
      <w:r w:rsidRPr="00353D38">
        <w:rPr>
          <w:rFonts w:ascii="Times New Roman" w:hAnsi="Times New Roman" w:cs="Times New Roman"/>
        </w:rPr>
        <w:t>produce</w:t>
      </w:r>
      <w:ins w:id="299" w:author="Marc Johnson" w:date="2018-01-18T11:51:00Z">
        <w:r w:rsidR="009A6339">
          <w:rPr>
            <w:rFonts w:ascii="Times New Roman" w:hAnsi="Times New Roman" w:cs="Times New Roman"/>
          </w:rPr>
          <w:t>d</w:t>
        </w:r>
      </w:ins>
      <w:del w:id="300" w:author="Marc Johnson" w:date="2018-01-18T11:51:00Z">
        <w:r w:rsidRPr="00353D38" w:rsidDel="009A6339">
          <w:rPr>
            <w:rFonts w:ascii="Times New Roman" w:hAnsi="Times New Roman" w:cs="Times New Roman"/>
          </w:rPr>
          <w:delText>s</w:delText>
        </w:r>
      </w:del>
      <w:r w:rsidRPr="00353D38">
        <w:rPr>
          <w:rFonts w:ascii="Times New Roman" w:hAnsi="Times New Roman" w:cs="Times New Roman"/>
        </w:rPr>
        <w:t xml:space="preserve"> qualitatively similar results.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del w:id="301" w:author="Marc Johnson" w:date="2018-01-18T11:52:00Z">
        <w:r w:rsidRPr="00353D38" w:rsidDel="00872AA9">
          <w:rPr>
            <w:rFonts w:ascii="Times New Roman" w:hAnsi="Times New Roman" w:cs="Times New Roman"/>
          </w:rPr>
          <w:delText>Once a</w:delText>
        </w:r>
      </w:del>
      <w:ins w:id="302" w:author="Marc Johnson" w:date="2018-01-18T11:52:00Z">
        <w:r w:rsidR="00872AA9">
          <w:rPr>
            <w:rFonts w:ascii="Times New Roman" w:hAnsi="Times New Roman" w:cs="Times New Roman"/>
          </w:rPr>
          <w:t>A</w:t>
        </w:r>
      </w:ins>
      <w:commentRangeStart w:id="303"/>
      <w:r w:rsidRPr="00353D38">
        <w:rPr>
          <w:rFonts w:ascii="Times New Roman" w:hAnsi="Times New Roman" w:cs="Times New Roman"/>
        </w:rPr>
        <w:t>gain, the generation chosen for analysis ha</w:t>
      </w:r>
      <w:ins w:id="304" w:author="Marc Johnson" w:date="2018-01-18T11:51:00Z">
        <w:r w:rsidR="00872AA9">
          <w:rPr>
            <w:rFonts w:ascii="Times New Roman" w:hAnsi="Times New Roman" w:cs="Times New Roman"/>
          </w:rPr>
          <w:t>d</w:t>
        </w:r>
      </w:ins>
      <w:del w:id="305" w:author="Marc Johnson" w:date="2018-01-18T11:51:00Z">
        <w:r w:rsidRPr="00353D38" w:rsidDel="00872AA9">
          <w:rPr>
            <w:rFonts w:ascii="Times New Roman" w:hAnsi="Times New Roman" w:cs="Times New Roman"/>
          </w:rPr>
          <w:delText>s</w:delText>
        </w:r>
      </w:del>
      <w:r w:rsidRPr="00353D38">
        <w:rPr>
          <w:rFonts w:ascii="Times New Roman" w:hAnsi="Times New Roman" w:cs="Times New Roman"/>
        </w:rPr>
        <w:t xml:space="preserve"> no qualitative effect on our results</w:t>
      </w:r>
      <w:commentRangeEnd w:id="303"/>
      <w:r w:rsidR="00872AA9">
        <w:rPr>
          <w:rStyle w:val="CommentReference"/>
        </w:rPr>
        <w:commentReference w:id="303"/>
      </w:r>
      <w:r w:rsidRPr="00353D38">
        <w:rPr>
          <w:rFonts w:ascii="Times New Roman" w:hAnsi="Times New Roman" w:cs="Times New Roman"/>
        </w:rPr>
        <w:t>.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ins w:id="306" w:author="Marc Johnson" w:date="2018-01-18T11:53:00Z">
        <w:r w:rsidR="00B00A07">
          <w:rPr>
            <w:rFonts w:ascii="Times New Roman" w:hAnsi="Times New Roman" w:cs="Times New Roman"/>
          </w:rPr>
          <w:t xml:space="preserve"> and Prashad et al (this issue)</w:t>
        </w:r>
      </w:ins>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migration and selection. </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lastRenderedPageBreak/>
        <w:t>Results</w:t>
      </w:r>
    </w:p>
    <w:p w14:paraId="0F1B5915" w14:textId="77777777" w:rsidR="0044259C" w:rsidRDefault="0044259C" w:rsidP="0044259C">
      <w:pPr>
        <w:spacing w:line="360" w:lineRule="auto"/>
        <w:rPr>
          <w:rFonts w:ascii="Times New Roman" w:hAnsi="Times New Roman" w:cs="Times New Roman"/>
          <w:b/>
        </w:rPr>
      </w:pPr>
    </w:p>
    <w:p w14:paraId="4307A6FD" w14:textId="23BD3FB6" w:rsid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2E41F5B2" w14:textId="77777777" w:rsidR="00245592" w:rsidRPr="00245592" w:rsidRDefault="00245592" w:rsidP="0044259C">
      <w:pPr>
        <w:spacing w:line="360" w:lineRule="auto"/>
        <w:rPr>
          <w:rFonts w:ascii="Times New Roman" w:hAnsi="Times New Roman" w:cs="Times New Roman"/>
          <w:i/>
        </w:rPr>
      </w:pP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4D6FF6D7"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del w:id="307" w:author="Marc Johnson" w:date="2018-01-18T14:12:00Z">
        <w:r w:rsidDel="007F3C93">
          <w:rPr>
            <w:rFonts w:ascii="Times New Roman" w:hAnsi="Times New Roman" w:cs="Times New Roman"/>
          </w:rPr>
          <w:delText>i</w:delText>
        </w:r>
        <w:r w:rsidRPr="00CB0ADF" w:rsidDel="007F3C93">
          <w:rPr>
            <w:rFonts w:ascii="Times New Roman" w:hAnsi="Times New Roman" w:cs="Times New Roman"/>
          </w:rPr>
          <w:delText xml:space="preserve">mposing </w:delText>
        </w:r>
      </w:del>
      <w:r w:rsidRPr="00CB0ADF">
        <w:rPr>
          <w:rFonts w:ascii="Times New Roman" w:hAnsi="Times New Roman" w:cs="Times New Roman"/>
        </w:rPr>
        <w:t xml:space="preserve">a gradient in carrying capacity </w:t>
      </w:r>
      <w:del w:id="308" w:author="Marc Johnson" w:date="2018-01-18T14:13:00Z">
        <w:r w:rsidRPr="00CB0ADF" w:rsidDel="007F3C93">
          <w:rPr>
            <w:rFonts w:ascii="Times New Roman" w:hAnsi="Times New Roman" w:cs="Times New Roman"/>
          </w:rPr>
          <w:delText xml:space="preserve">across the landscape lead </w:delText>
        </w:r>
      </w:del>
      <w:r w:rsidRPr="00CB0ADF">
        <w:rPr>
          <w:rFonts w:ascii="Times New Roman" w:hAnsi="Times New Roman" w:cs="Times New Roman"/>
        </w:rPr>
        <w:t xml:space="preserve">preferentially </w:t>
      </w:r>
      <w:ins w:id="309" w:author="Marc Johnson" w:date="2018-01-18T14:13:00Z">
        <w:r w:rsidR="007F3C93">
          <w:rPr>
            <w:rFonts w:ascii="Times New Roman" w:hAnsi="Times New Roman" w:cs="Times New Roman"/>
          </w:rPr>
          <w:t xml:space="preserve">resulted in </w:t>
        </w:r>
      </w:ins>
      <w:del w:id="310" w:author="Marc Johnson" w:date="2018-01-18T14:13:00Z">
        <w:r w:rsidRPr="00CB0ADF" w:rsidDel="007F3C93">
          <w:rPr>
            <w:rFonts w:ascii="Times New Roman" w:hAnsi="Times New Roman" w:cs="Times New Roman"/>
          </w:rPr>
          <w:delText xml:space="preserve">to </w:delText>
        </w:r>
      </w:del>
      <w:r w:rsidRPr="00CB0ADF">
        <w:rPr>
          <w:rFonts w:ascii="Times New Roman" w:hAnsi="Times New Roman" w:cs="Times New Roman"/>
        </w:rPr>
        <w:t xml:space="preserve">the formation of </w:t>
      </w:r>
      <w:commentRangeStart w:id="311"/>
      <w:r w:rsidRPr="00CB0ADF">
        <w:rPr>
          <w:rFonts w:ascii="Times New Roman" w:hAnsi="Times New Roman" w:cs="Times New Roman"/>
        </w:rPr>
        <w:t xml:space="preserve">positive clines </w:t>
      </w:r>
      <w:commentRangeEnd w:id="311"/>
      <w:r w:rsidR="007F3C93">
        <w:rPr>
          <w:rStyle w:val="CommentReference"/>
        </w:rPr>
        <w:commentReference w:id="311"/>
      </w:r>
      <w:r w:rsidRPr="00CB0ADF">
        <w:rPr>
          <w:rFonts w:ascii="Times New Roman" w:hAnsi="Times New Roman" w:cs="Times New Roman"/>
        </w:rPr>
        <w:t xml:space="preserve">(i.e. less HCN in urban populations). The mean slope of clines across 1000 simulations was always positive in the presence of spatial </w:t>
      </w:r>
      <w:del w:id="312" w:author="Marc Johnson" w:date="2018-01-18T14:14:00Z">
        <w:r w:rsidRPr="00CB0ADF" w:rsidDel="007F3C93">
          <w:rPr>
            <w:rFonts w:ascii="Times New Roman" w:hAnsi="Times New Roman" w:cs="Times New Roman"/>
          </w:rPr>
          <w:delText xml:space="preserve">drift </w:delText>
        </w:r>
      </w:del>
      <w:r w:rsidRPr="00CB0ADF">
        <w:rPr>
          <w:rFonts w:ascii="Times New Roman" w:hAnsi="Times New Roman" w:cs="Times New Roman"/>
        </w:rPr>
        <w:t>gradients</w:t>
      </w:r>
      <w:ins w:id="313" w:author="Marc Johnson" w:date="2018-01-18T14:14:00Z">
        <w:r w:rsidR="007F3C93">
          <w:rPr>
            <w:rFonts w:ascii="Times New Roman" w:hAnsi="Times New Roman" w:cs="Times New Roman"/>
          </w:rPr>
          <w:t xml:space="preserve"> in drift</w:t>
        </w:r>
      </w:ins>
      <w:r w:rsidRPr="00CB0ADF">
        <w:rPr>
          <w:rFonts w:ascii="Times New Roman" w:hAnsi="Times New Roman" w:cs="Times New Roman"/>
        </w:rPr>
        <w:t xml:space="preserve">, </w:t>
      </w:r>
      <w:ins w:id="314" w:author="Marc Johnson" w:date="2018-01-18T14:15:00Z">
        <w:r w:rsidR="007F3C93">
          <w:rPr>
            <w:rFonts w:ascii="Times New Roman" w:hAnsi="Times New Roman" w:cs="Times New Roman"/>
          </w:rPr>
          <w:t xml:space="preserve">reaching a maximum of </w:t>
        </w:r>
      </w:ins>
      <w:del w:id="315" w:author="Marc Johnson" w:date="2018-01-18T14:15:00Z">
        <w:r w:rsidDel="007F3C93">
          <w:rPr>
            <w:rFonts w:ascii="Times New Roman" w:hAnsi="Times New Roman" w:cs="Times New Roman"/>
          </w:rPr>
          <w:delText xml:space="preserve">peaking at </w:delText>
        </w:r>
      </w:del>
      <w:r>
        <w:rPr>
          <w:rFonts w:ascii="Times New Roman" w:hAnsi="Times New Roman" w:cs="Times New Roman"/>
        </w:rPr>
        <w:t>0.</w:t>
      </w:r>
      <w:del w:id="316" w:author="Marc Johnson" w:date="2018-01-18T14:15:00Z">
        <w:r w:rsidDel="007F3C93">
          <w:rPr>
            <w:rFonts w:ascii="Times New Roman" w:hAnsi="Times New Roman" w:cs="Times New Roman"/>
          </w:rPr>
          <w:delText xml:space="preserve">0066 </w:delText>
        </w:r>
      </w:del>
      <w:ins w:id="317" w:author="Marc Johnson" w:date="2018-01-18T14:15:00Z">
        <w:r w:rsidR="007F3C93">
          <w:rPr>
            <w:rFonts w:ascii="Times New Roman" w:hAnsi="Times New Roman" w:cs="Times New Roman"/>
          </w:rPr>
          <w:t xml:space="preserve">007 </w:t>
        </w:r>
      </w:ins>
      <w:r>
        <w:rPr>
          <w:rFonts w:ascii="Times New Roman" w:hAnsi="Times New Roman" w:cs="Times New Roman"/>
        </w:rPr>
        <w:t xml:space="preserve">in the presence of a strong </w:t>
      </w:r>
      <w:ins w:id="318" w:author="Marc Johnson" w:date="2018-01-18T14:15:00Z">
        <w:r w:rsidR="007F3C93">
          <w:rPr>
            <w:rFonts w:ascii="Times New Roman" w:hAnsi="Times New Roman" w:cs="Times New Roman"/>
          </w:rPr>
          <w:t xml:space="preserve">gradient in </w:t>
        </w:r>
      </w:ins>
      <w:r>
        <w:rPr>
          <w:rFonts w:ascii="Times New Roman" w:hAnsi="Times New Roman" w:cs="Times New Roman"/>
        </w:rPr>
        <w:t xml:space="preserve">drift </w:t>
      </w:r>
      <w:del w:id="319" w:author="Marc Johnson" w:date="2018-01-18T14:15:00Z">
        <w:r w:rsidDel="007F3C93">
          <w:rPr>
            <w:rFonts w:ascii="Times New Roman" w:hAnsi="Times New Roman" w:cs="Times New Roman"/>
          </w:rPr>
          <w:delText xml:space="preserve">gradient </w:delText>
        </w:r>
      </w:del>
      <w:r>
        <w:rPr>
          <w:rFonts w:ascii="Times New Roman" w:hAnsi="Times New Roman" w:cs="Times New Roman"/>
        </w:rPr>
        <w:t xml:space="preserve">(minimum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ins w:id="320" w:author="Marc Johnson" w:date="2018-01-18T14:15:00Z">
        <w:r w:rsidR="007F3C93">
          <w:rPr>
            <w:rFonts w:ascii="Times New Roman" w:hAnsi="Times New Roman" w:cs="Times New Roman"/>
          </w:rPr>
          <w:t xml:space="preserve">strength of the </w:t>
        </w:r>
      </w:ins>
      <w:r>
        <w:rPr>
          <w:rFonts w:ascii="Times New Roman" w:hAnsi="Times New Roman" w:cs="Times New Roman"/>
        </w:rPr>
        <w:t xml:space="preserve">gradient </w:t>
      </w:r>
      <w:del w:id="321" w:author="Marc Johnson" w:date="2018-01-18T14:15:00Z">
        <w:r w:rsidDel="007F3C93">
          <w:rPr>
            <w:rFonts w:ascii="Times New Roman" w:hAnsi="Times New Roman" w:cs="Times New Roman"/>
          </w:rPr>
          <w:delText xml:space="preserve">in drift </w:delText>
        </w:r>
      </w:del>
      <w:r>
        <w:rPr>
          <w:rFonts w:ascii="Times New Roman" w:hAnsi="Times New Roman" w:cs="Times New Roman"/>
        </w:rPr>
        <w:t xml:space="preserve">was reduced </w:t>
      </w:r>
      <w:r w:rsidRPr="00CB0ADF">
        <w:rPr>
          <w:rFonts w:ascii="Times New Roman" w:hAnsi="Times New Roman" w:cs="Times New Roman"/>
        </w:rPr>
        <w:t>(</w:t>
      </w:r>
      <w:r w:rsidR="00EE0034">
        <w:rPr>
          <w:rFonts w:ascii="Times New Roman" w:hAnsi="Times New Roman" w:cs="Times New Roman"/>
        </w:rPr>
        <w:t>figure 4</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ins w:id="322" w:author="Marc Johnson" w:date="2018-01-18T14:17:00Z">
        <w:r w:rsidR="007F3C93">
          <w:rPr>
            <w:rFonts w:ascii="Times New Roman" w:hAnsi="Times New Roman" w:cs="Times New Roman"/>
          </w:rPr>
          <w:t xml:space="preserve">significantly </w:t>
        </w:r>
      </w:ins>
      <w:r w:rsidRPr="00CB0ADF">
        <w:rPr>
          <w:rFonts w:ascii="Times New Roman" w:hAnsi="Times New Roman" w:cs="Times New Roman"/>
        </w:rPr>
        <w:t>positive under strong drift gradients</w:t>
      </w:r>
      <w:r>
        <w:rPr>
          <w:rFonts w:ascii="Times New Roman" w:hAnsi="Times New Roman" w:cs="Times New Roman"/>
        </w:rPr>
        <w:t xml:space="preserve"> whereas </w:t>
      </w:r>
      <w:ins w:id="323" w:author="Marc Johnson" w:date="2018-01-18T14:17:00Z">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ins>
      <w:r>
        <w:rPr>
          <w:rFonts w:ascii="Times New Roman" w:hAnsi="Times New Roman" w:cs="Times New Roman"/>
        </w:rPr>
        <w:t xml:space="preserve">negative clines were </w:t>
      </w:r>
      <w:ins w:id="324" w:author="Marc Johnson" w:date="2018-01-18T14:17:00Z">
        <w:r w:rsidR="007F3C93">
          <w:rPr>
            <w:rFonts w:ascii="Times New Roman" w:hAnsi="Times New Roman" w:cs="Times New Roman"/>
          </w:rPr>
          <w:t xml:space="preserve">completely </w:t>
        </w:r>
      </w:ins>
      <w:r>
        <w:rPr>
          <w:rFonts w:ascii="Times New Roman" w:hAnsi="Times New Roman" w:cs="Times New Roman"/>
        </w:rPr>
        <w:t>absent</w:t>
      </w:r>
      <w:r w:rsidRPr="00CB0ADF">
        <w:rPr>
          <w:rFonts w:ascii="Times New Roman" w:hAnsi="Times New Roman" w:cs="Times New Roman"/>
        </w:rPr>
        <w:t xml:space="preserve">; </w:t>
      </w:r>
      <w:ins w:id="325" w:author="Marc Johnson" w:date="2018-01-18T14:18:00Z">
        <w:r w:rsidR="00993BF2">
          <w:rPr>
            <w:rFonts w:ascii="Times New Roman" w:hAnsi="Times New Roman" w:cs="Times New Roman"/>
          </w:rPr>
          <w:t xml:space="preserve">significant </w:t>
        </w:r>
      </w:ins>
      <w:r w:rsidRPr="00CB0ADF">
        <w:rPr>
          <w:rFonts w:ascii="Times New Roman" w:hAnsi="Times New Roman" w:cs="Times New Roman"/>
        </w:rPr>
        <w:t xml:space="preserve">negative clines only occurred </w:t>
      </w:r>
      <w:ins w:id="326" w:author="Marc Johnson" w:date="2018-01-18T14:18:00Z">
        <w:r w:rsidR="00993BF2">
          <w:rPr>
            <w:rFonts w:ascii="Times New Roman" w:hAnsi="Times New Roman" w:cs="Times New Roman"/>
          </w:rPr>
          <w:t>in the absence of a gradient in drift (</w:t>
        </w:r>
      </w:ins>
      <w:del w:id="327" w:author="Marc Johnson" w:date="2018-01-18T14:18:00Z">
        <w:r w:rsidRPr="00CB0ADF" w:rsidDel="00993BF2">
          <w:rPr>
            <w:rFonts w:ascii="Times New Roman" w:hAnsi="Times New Roman" w:cs="Times New Roman"/>
          </w:rPr>
          <w:delText xml:space="preserve">at the highest </w:delText>
        </w:r>
      </w:del>
      <w:r w:rsidRPr="00CB0ADF">
        <w:rPr>
          <w:rFonts w:ascii="Times New Roman" w:hAnsi="Times New Roman" w:cs="Times New Roman"/>
        </w:rPr>
        <w:t xml:space="preserve">minimum </w:t>
      </w:r>
      <w:commentRangeStart w:id="328"/>
      <w:r>
        <w:rPr>
          <w:rFonts w:ascii="Times New Roman" w:hAnsi="Times New Roman" w:cs="Times New Roman"/>
          <w:i/>
        </w:rPr>
        <w:t xml:space="preserve">urban </w:t>
      </w:r>
      <w:commentRangeEnd w:id="328"/>
      <w:r w:rsidR="00993BF2">
        <w:rPr>
          <w:rStyle w:val="CommentReference"/>
        </w:rPr>
        <w:commentReference w:id="328"/>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ins w:id="329" w:author="Marc Johnson" w:date="2018-01-18T14:19:00Z">
        <w:r w:rsidR="00993BF2">
          <w:rPr>
            <w:rFonts w:ascii="Times New Roman" w:hAnsi="Times New Roman" w:cs="Times New Roman"/>
          </w:rPr>
          <w:t xml:space="preserve">, in which </w:t>
        </w:r>
      </w:ins>
      <w:del w:id="330" w:author="Marc Johnson" w:date="2018-01-18T14:19:00Z">
        <w:r w:rsidDel="00993BF2">
          <w:rPr>
            <w:rFonts w:ascii="Times New Roman" w:hAnsi="Times New Roman" w:cs="Times New Roman"/>
          </w:rPr>
          <w:delText xml:space="preserve"> where the absence of a gradient in </w:delText>
        </w:r>
      </w:del>
      <w:r>
        <w:rPr>
          <w:rFonts w:ascii="Times New Roman" w:hAnsi="Times New Roman" w:cs="Times New Roman"/>
        </w:rPr>
        <w:t xml:space="preserve">drift resulted in </w:t>
      </w:r>
      <w:ins w:id="331" w:author="Marc Johnson" w:date="2018-01-18T14:19:00Z">
        <w:r w:rsidR="00993BF2">
          <w:rPr>
            <w:rFonts w:ascii="Times New Roman" w:hAnsi="Times New Roman" w:cs="Times New Roman"/>
          </w:rPr>
          <w:t xml:space="preserve">an equal frequency of </w:t>
        </w:r>
      </w:ins>
      <w:del w:id="332" w:author="Marc Johnson" w:date="2018-01-18T14:19:00Z">
        <w:r w:rsidDel="00993BF2">
          <w:rPr>
            <w:rFonts w:ascii="Times New Roman" w:hAnsi="Times New Roman" w:cs="Times New Roman"/>
          </w:rPr>
          <w:delText xml:space="preserve">both </w:delText>
        </w:r>
      </w:del>
      <w:r>
        <w:rPr>
          <w:rFonts w:ascii="Times New Roman" w:hAnsi="Times New Roman" w:cs="Times New Roman"/>
        </w:rPr>
        <w:t xml:space="preserve">positive and negative clines </w:t>
      </w:r>
      <w:del w:id="333" w:author="Marc Johnson" w:date="2018-01-18T14:19:00Z">
        <w:r w:rsidDel="00993BF2">
          <w:rPr>
            <w:rFonts w:ascii="Times New Roman" w:hAnsi="Times New Roman" w:cs="Times New Roman"/>
          </w:rPr>
          <w:delText xml:space="preserve">occurring </w:delText>
        </w:r>
      </w:del>
      <w:r>
        <w:rPr>
          <w:rFonts w:ascii="Times New Roman" w:hAnsi="Times New Roman" w:cs="Times New Roman"/>
        </w:rPr>
        <w:t>at a frequency of ~3%</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c</w:t>
      </w:r>
      <w:r w:rsidRPr="00CB0ADF">
        <w:rPr>
          <w:rFonts w:ascii="Times New Roman" w:hAnsi="Times New Roman" w:cs="Times New Roman"/>
        </w:rPr>
        <w:t>).</w:t>
      </w:r>
    </w:p>
    <w:p w14:paraId="21EE55AB" w14:textId="6905B39B"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Migration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in the frequency of HCN occurred with little to no migration</w:t>
      </w:r>
      <w:ins w:id="334" w:author="Marc Johnson" w:date="2018-01-18T14:20:00Z">
        <w:r w:rsidR="00D46EF9">
          <w:rPr>
            <w:rFonts w:ascii="Times New Roman" w:hAnsi="Times New Roman" w:cs="Times New Roman"/>
          </w:rPr>
          <w:t>,</w:t>
        </w:r>
      </w:ins>
      <w:r w:rsidRPr="00CB0ADF">
        <w:rPr>
          <w:rFonts w:ascii="Times New Roman" w:hAnsi="Times New Roman" w:cs="Times New Roman"/>
        </w:rPr>
        <w:t xml:space="preserve"> </w:t>
      </w:r>
      <w:del w:id="335" w:author="Marc Johnson" w:date="2018-01-18T14:20:00Z">
        <w:r w:rsidRPr="00CB0ADF" w:rsidDel="00D46EF9">
          <w:rPr>
            <w:rFonts w:ascii="Times New Roman" w:hAnsi="Times New Roman" w:cs="Times New Roman"/>
          </w:rPr>
          <w:delText xml:space="preserve">while </w:delText>
        </w:r>
      </w:del>
      <w:ins w:id="336" w:author="Marc Johnson" w:date="2018-01-18T14:20:00Z">
        <w:r w:rsidR="00D46EF9">
          <w:rPr>
            <w:rFonts w:ascii="Times New Roman" w:hAnsi="Times New Roman" w:cs="Times New Roman"/>
          </w:rPr>
          <w:t>whereas</w:t>
        </w:r>
        <w:r w:rsidR="00D46EF9" w:rsidRPr="00CB0ADF">
          <w:rPr>
            <w:rFonts w:ascii="Times New Roman" w:hAnsi="Times New Roman" w:cs="Times New Roman"/>
          </w:rPr>
          <w:t xml:space="preserve"> </w:t>
        </w:r>
      </w:ins>
      <w:r w:rsidRPr="00CB0ADF">
        <w:rPr>
          <w:rFonts w:ascii="Times New Roman" w:hAnsi="Times New Roman" w:cs="Times New Roman"/>
        </w:rPr>
        <w:t>increasing migration reduced the mean slope of clines to near zero (</w:t>
      </w:r>
      <w:r w:rsidR="00EE0034">
        <w:rPr>
          <w:rFonts w:ascii="Times New Roman" w:hAnsi="Times New Roman" w:cs="Times New Roman"/>
        </w:rPr>
        <w:t>figure 4</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migration rate. Finally, </w:t>
      </w:r>
      <w:r>
        <w:rPr>
          <w:rFonts w:ascii="Times New Roman" w:hAnsi="Times New Roman" w:cs="Times New Roman"/>
        </w:rPr>
        <w:t xml:space="preserve">the frequency of </w:t>
      </w:r>
      <w:ins w:id="337" w:author="Marc Johnson" w:date="2018-01-18T14:21:00Z">
        <w:r w:rsidR="00D46EF9">
          <w:rPr>
            <w:rFonts w:ascii="Times New Roman" w:hAnsi="Times New Roman" w:cs="Times New Roman"/>
          </w:rPr>
          <w:t xml:space="preserve">significantly </w:t>
        </w:r>
      </w:ins>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increasing migration</w:t>
      </w:r>
      <w:ins w:id="338" w:author="Marc Johnson" w:date="2018-01-18T14:21:00Z">
        <w:r w:rsidR="00D46EF9">
          <w:rPr>
            <w:rFonts w:ascii="Times New Roman" w:hAnsi="Times New Roman" w:cs="Times New Roman"/>
          </w:rPr>
          <w:t>.</w:t>
        </w:r>
      </w:ins>
      <w:del w:id="339" w:author="Marc Johnson" w:date="2018-01-18T14:21:00Z">
        <w:r w:rsidRPr="00CB0ADF" w:rsidDel="00D46EF9">
          <w:rPr>
            <w:rFonts w:ascii="Times New Roman" w:hAnsi="Times New Roman" w:cs="Times New Roman"/>
          </w:rPr>
          <w:delText xml:space="preserve"> </w:delText>
        </w:r>
        <w:r w:rsidDel="00D46EF9">
          <w:rPr>
            <w:rFonts w:ascii="Times New Roman" w:hAnsi="Times New Roman" w:cs="Times New Roman"/>
          </w:rPr>
          <w:delText>whereas</w:delText>
        </w:r>
      </w:del>
      <w:r w:rsidRPr="00CB0ADF">
        <w:rPr>
          <w:rFonts w:ascii="Times New Roman" w:hAnsi="Times New Roman" w:cs="Times New Roman"/>
        </w:rPr>
        <w:t xml:space="preserve"> </w:t>
      </w:r>
      <w:del w:id="340" w:author="Marc Johnson" w:date="2018-01-18T14:21:00Z">
        <w:r w:rsidRPr="00CB0ADF" w:rsidDel="00D46EF9">
          <w:rPr>
            <w:rFonts w:ascii="Times New Roman" w:hAnsi="Times New Roman" w:cs="Times New Roman"/>
          </w:rPr>
          <w:delText xml:space="preserve">negative </w:delText>
        </w:r>
      </w:del>
      <w:ins w:id="341" w:author="Marc Johnson" w:date="2018-01-18T14:21:00Z">
        <w:r w:rsidR="00D46EF9">
          <w:rPr>
            <w:rFonts w:ascii="Times New Roman" w:hAnsi="Times New Roman" w:cs="Times New Roman"/>
          </w:rPr>
          <w:t>N</w:t>
        </w:r>
        <w:r w:rsidR="00D46EF9" w:rsidRPr="00CB0ADF">
          <w:rPr>
            <w:rFonts w:ascii="Times New Roman" w:hAnsi="Times New Roman" w:cs="Times New Roman"/>
          </w:rPr>
          <w:t xml:space="preserve">egative </w:t>
        </w:r>
      </w:ins>
      <w:r w:rsidRPr="00CB0ADF">
        <w:rPr>
          <w:rFonts w:ascii="Times New Roman" w:hAnsi="Times New Roman" w:cs="Times New Roman"/>
        </w:rPr>
        <w:t xml:space="preserve">clines </w:t>
      </w:r>
      <w:r>
        <w:rPr>
          <w:rFonts w:ascii="Times New Roman" w:hAnsi="Times New Roman" w:cs="Times New Roman"/>
        </w:rPr>
        <w:t>peaked at ~4% at only the highest migration rates</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d</w:t>
      </w:r>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lastRenderedPageBreak/>
        <w:t xml:space="preserve">Drift scenario 2: </w:t>
      </w:r>
      <w:r w:rsidRPr="00245592">
        <w:rPr>
          <w:rFonts w:ascii="Times New Roman" w:hAnsi="Times New Roman" w:cs="Times New Roman"/>
          <w:u w:val="single"/>
          <w:lang w:val="en-US"/>
        </w:rPr>
        <w:t>Colonization and founder events</w:t>
      </w:r>
    </w:p>
    <w:p w14:paraId="67AE6E4F" w14:textId="7C7E95C5"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w:t>
      </w:r>
      <w:del w:id="342" w:author="Marc Johnson" w:date="2018-01-18T14:24:00Z">
        <w:r w:rsidRPr="00CB0ADF" w:rsidDel="00A33512">
          <w:rPr>
            <w:rFonts w:ascii="Times New Roman" w:hAnsi="Times New Roman" w:cs="Times New Roman"/>
          </w:rPr>
          <w:delText xml:space="preserve">lead </w:delText>
        </w:r>
      </w:del>
      <w:r w:rsidRPr="00CB0ADF">
        <w:rPr>
          <w:rFonts w:ascii="Times New Roman" w:hAnsi="Times New Roman" w:cs="Times New Roman"/>
        </w:rPr>
        <w:t xml:space="preserve">overwhelmingly </w:t>
      </w:r>
      <w:del w:id="343" w:author="Marc Johnson" w:date="2018-01-18T14:24:00Z">
        <w:r w:rsidRPr="00CB0ADF" w:rsidDel="00A33512">
          <w:rPr>
            <w:rFonts w:ascii="Times New Roman" w:hAnsi="Times New Roman" w:cs="Times New Roman"/>
          </w:rPr>
          <w:delText xml:space="preserve">to </w:delText>
        </w:r>
      </w:del>
      <w:ins w:id="344" w:author="Marc Johnson" w:date="2018-01-18T14:24:00Z">
        <w:r w:rsidR="00A33512">
          <w:rPr>
            <w:rFonts w:ascii="Times New Roman" w:hAnsi="Times New Roman" w:cs="Times New Roman"/>
          </w:rPr>
          <w:t>caused</w:t>
        </w:r>
        <w:r w:rsidR="00A33512" w:rsidRPr="00CB0ADF">
          <w:rPr>
            <w:rFonts w:ascii="Times New Roman" w:hAnsi="Times New Roman" w:cs="Times New Roman"/>
          </w:rPr>
          <w:t xml:space="preserve"> </w:t>
        </w:r>
      </w:ins>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Pr="00CB0ADF">
        <w:rPr>
          <w:rFonts w:ascii="Times New Roman" w:hAnsi="Times New Roman" w:cs="Times New Roman"/>
        </w:rPr>
        <w:t>migration, the strength of clines</w:t>
      </w:r>
      <w:r>
        <w:rPr>
          <w:rFonts w:ascii="Times New Roman" w:hAnsi="Times New Roman" w:cs="Times New Roman"/>
        </w:rPr>
        <w:t xml:space="preserve"> </w:t>
      </w:r>
      <w:del w:id="345" w:author="Marc Johnson" w:date="2018-01-18T14:26:00Z">
        <w:r w:rsidDel="003B5EBE">
          <w:rPr>
            <w:rFonts w:ascii="Times New Roman" w:hAnsi="Times New Roman" w:cs="Times New Roman"/>
          </w:rPr>
          <w:delText xml:space="preserve">peaked </w:delText>
        </w:r>
      </w:del>
      <w:ins w:id="346" w:author="Marc Johnson" w:date="2018-01-18T14:26:00Z">
        <w:r w:rsidR="003B5EBE">
          <w:rPr>
            <w:rFonts w:ascii="Times New Roman" w:hAnsi="Times New Roman" w:cs="Times New Roman"/>
          </w:rPr>
          <w:t>reached a maximum of</w:t>
        </w:r>
      </w:ins>
      <w:del w:id="347" w:author="Marc Johnson" w:date="2018-01-18T14:26:00Z">
        <w:r w:rsidDel="003B5EBE">
          <w:rPr>
            <w:rFonts w:ascii="Times New Roman" w:hAnsi="Times New Roman" w:cs="Times New Roman"/>
          </w:rPr>
          <w:delText>at</w:delText>
        </w:r>
      </w:del>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figure 5</w:t>
      </w:r>
      <w:r w:rsidR="00EE0034" w:rsidRPr="00EE0034">
        <w:rPr>
          <w:rFonts w:ascii="Times New Roman" w:hAnsi="Times New Roman" w:cs="Times New Roman"/>
          <w:i/>
        </w:rPr>
        <w:t>a</w:t>
      </w:r>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ins w:id="348" w:author="Marc Johnson" w:date="2018-01-18T14:26:00Z">
        <w:r w:rsidR="003B5EBE">
          <w:rPr>
            <w:rFonts w:ascii="Times New Roman" w:hAnsi="Times New Roman" w:cs="Times New Roman"/>
          </w:rPr>
          <w:t xml:space="preserve">either </w:t>
        </w:r>
      </w:ins>
      <w:r w:rsidRPr="00CB0ADF">
        <w:rPr>
          <w:rFonts w:ascii="Times New Roman" w:hAnsi="Times New Roman" w:cs="Times New Roman"/>
        </w:rPr>
        <w:t xml:space="preserve">increased or decreased from this point. However, high migration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del w:id="349" w:author="Marc Johnson" w:date="2018-01-18T14:27:00Z">
        <w:r w:rsidRPr="00CB0ADF" w:rsidDel="003B5EBE">
          <w:rPr>
            <w:rFonts w:ascii="Times New Roman" w:hAnsi="Times New Roman" w:cs="Times New Roman"/>
          </w:rPr>
          <w:delText xml:space="preserve">the </w:delText>
        </w:r>
      </w:del>
      <w:r>
        <w:rPr>
          <w:rFonts w:ascii="Times New Roman" w:hAnsi="Times New Roman" w:cs="Times New Roman"/>
        </w:rPr>
        <w:t>drift was strong (founder proportion = 0.1)</w:t>
      </w:r>
      <w:ins w:id="350" w:author="Marc Johnson" w:date="2018-01-18T14:27:00Z">
        <w:r w:rsidR="003B5EBE">
          <w:rPr>
            <w:rFonts w:ascii="Times New Roman" w:hAnsi="Times New Roman" w:cs="Times New Roman"/>
          </w:rPr>
          <w:t>,</w:t>
        </w:r>
      </w:ins>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figure 5</w:t>
      </w:r>
      <w:r w:rsidR="00EE0034" w:rsidRPr="00EE0034">
        <w:rPr>
          <w:rFonts w:ascii="Times New Roman" w:hAnsi="Times New Roman" w:cs="Times New Roman"/>
          <w:i/>
        </w:rPr>
        <w:t>b</w:t>
      </w:r>
      <w:r w:rsidRPr="00CB0ADF">
        <w:rPr>
          <w:rFonts w:ascii="Times New Roman" w:hAnsi="Times New Roman" w:cs="Times New Roman"/>
        </w:rPr>
        <w:t xml:space="preserve">). In contrast, the proportion of </w:t>
      </w:r>
      <w:ins w:id="351" w:author="Marc Johnson" w:date="2018-01-18T14:28:00Z">
        <w:r w:rsidR="003B5EBE">
          <w:rPr>
            <w:rFonts w:ascii="Times New Roman" w:hAnsi="Times New Roman" w:cs="Times New Roman"/>
          </w:rPr>
          <w:t xml:space="preserve">significantly </w:t>
        </w:r>
      </w:ins>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22E93A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EE0034">
        <w:rPr>
          <w:rFonts w:ascii="Times New Roman" w:hAnsi="Times New Roman" w:cs="Times New Roman"/>
        </w:rPr>
        <w:t>figure 6</w:t>
      </w:r>
      <w:r w:rsidR="00EE0034" w:rsidRPr="00EE0034">
        <w:rPr>
          <w:rFonts w:ascii="Times New Roman" w:hAnsi="Times New Roman" w:cs="Times New Roman"/>
          <w:i/>
        </w:rPr>
        <w:t>b</w:t>
      </w:r>
      <w:r w:rsidRPr="00CB0ADF">
        <w:rPr>
          <w:rFonts w:ascii="Times New Roman" w:hAnsi="Times New Roman" w:cs="Times New Roman"/>
        </w:rPr>
        <w:t>). In contrast, when founder effects are absent (e.g. proportion of founding alleles = 1.0), HCN is never lost from the matrix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and clines are very weak as the frequency of HCN shows little change across space (β = 0.0009, </w:t>
      </w:r>
      <w:r w:rsidR="00EE0034">
        <w:rPr>
          <w:rFonts w:ascii="Times New Roman" w:hAnsi="Times New Roman" w:cs="Times New Roman"/>
        </w:rPr>
        <w:t>figure 6</w:t>
      </w:r>
      <w:r w:rsidR="00EE0034" w:rsidRPr="00EE0034">
        <w:rPr>
          <w:rFonts w:ascii="Times New Roman" w:hAnsi="Times New Roman" w:cs="Times New Roman"/>
          <w:i/>
        </w:rPr>
        <w:t>c</w:t>
      </w:r>
      <w:r w:rsidRPr="00CB0ADF">
        <w:rPr>
          <w:rFonts w:ascii="Times New Roman" w:hAnsi="Times New Roman" w:cs="Times New Roman"/>
        </w:rPr>
        <w:t xml:space="preserve">). However, when founder effects are of intermediate strength (e.g. proportion of founding alleles = 0.2), HCN is maintained for longer </w:t>
      </w:r>
      <w:ins w:id="352" w:author="Marc Johnson" w:date="2018-01-18T14:30:00Z">
        <w:r w:rsidR="00DD5AC2">
          <w:rPr>
            <w:rFonts w:ascii="Times New Roman" w:hAnsi="Times New Roman" w:cs="Times New Roman"/>
          </w:rPr>
          <w:t xml:space="preserve">periods of time </w:t>
        </w:r>
      </w:ins>
      <w:r w:rsidRPr="00CB0ADF">
        <w:rPr>
          <w:rFonts w:ascii="Times New Roman" w:hAnsi="Times New Roman" w:cs="Times New Roman"/>
        </w:rPr>
        <w:t xml:space="preserve">during colonization </w:t>
      </w:r>
      <w:r w:rsidRPr="00CB0ADF">
        <w:rPr>
          <w:rFonts w:ascii="Times New Roman" w:hAnsi="Times New Roman" w:cs="Times New Roman"/>
        </w:rPr>
        <w:lastRenderedPageBreak/>
        <w:t>(</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EE0034">
        <w:rPr>
          <w:rFonts w:ascii="Times New Roman" w:hAnsi="Times New Roman" w:cs="Times New Roman"/>
        </w:rPr>
        <w:t>figure 6</w:t>
      </w:r>
      <w:r w:rsidR="00EE0034" w:rsidRPr="00EE0034">
        <w:rPr>
          <w:rFonts w:ascii="Times New Roman" w:hAnsi="Times New Roman" w:cs="Times New Roman"/>
          <w:i/>
        </w:rPr>
        <w:t>d</w:t>
      </w:r>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77777777"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Pr="00AD63B7">
        <w:rPr>
          <w:rFonts w:ascii="Times New Roman" w:hAnsi="Times New Roman" w:cs="Times New Roman"/>
          <w:i/>
        </w:rPr>
        <w:t xml:space="preserve">What is the role of selection in the formation of spatial clines in HCN? </w:t>
      </w:r>
    </w:p>
    <w:p w14:paraId="32EAC11F" w14:textId="154830FF"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w:t>
      </w:r>
      <w:commentRangeStart w:id="353"/>
      <w:r>
        <w:rPr>
          <w:rFonts w:ascii="Times New Roman" w:hAnsi="Times New Roman" w:cs="Times New Roman"/>
        </w:rPr>
        <w:t>Independent of migration rate, increasing the maximum strength of selection increased the mean strength of clines across 1000 simulations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and the proportion of significantly positive clines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 in the absence of migration, selection increased the strength of clines from zero (</w:t>
      </w:r>
      <w:r>
        <w:rPr>
          <w:rFonts w:ascii="Times New Roman" w:hAnsi="Times New Roman" w:cs="Times New Roman"/>
          <w:i/>
        </w:rPr>
        <w:t xml:space="preserve">s = </w:t>
      </w:r>
      <w:r>
        <w:rPr>
          <w:rFonts w:ascii="Times New Roman" w:hAnsi="Times New Roman" w:cs="Times New Roman"/>
        </w:rPr>
        <w:t>0) to 0.037 (</w:t>
      </w:r>
      <w:r>
        <w:rPr>
          <w:rFonts w:ascii="Times New Roman" w:hAnsi="Times New Roman" w:cs="Times New Roman"/>
          <w:i/>
        </w:rPr>
        <w:t xml:space="preserve">s </w:t>
      </w:r>
      <w:r>
        <w:rPr>
          <w:rFonts w:ascii="Times New Roman" w:hAnsi="Times New Roman" w:cs="Times New Roman"/>
        </w:rPr>
        <w:t>= 0.2) and the frequency of significantly positive clines 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0.025)</w:t>
      </w:r>
      <w:commentRangeEnd w:id="353"/>
      <w:r w:rsidR="00FB2818">
        <w:rPr>
          <w:rStyle w:val="CommentReference"/>
        </w:rPr>
        <w:commentReference w:id="353"/>
      </w:r>
      <w:r>
        <w:rPr>
          <w:rFonts w:ascii="Times New Roman" w:hAnsi="Times New Roman" w:cs="Times New Roman"/>
        </w:rPr>
        <w:t xml:space="preserve">. </w:t>
      </w:r>
      <w:del w:id="354" w:author="Marc Johnson" w:date="2018-01-18T14:32:00Z">
        <w:r w:rsidDel="00FB2818">
          <w:rPr>
            <w:rFonts w:ascii="Times New Roman" w:hAnsi="Times New Roman" w:cs="Times New Roman"/>
          </w:rPr>
          <w:delText>Nonetheless, i</w:delText>
        </w:r>
      </w:del>
      <w:ins w:id="355" w:author="Marc Johnson" w:date="2018-01-18T14:32:00Z">
        <w:r w:rsidR="00FB2818">
          <w:rPr>
            <w:rFonts w:ascii="Times New Roman" w:hAnsi="Times New Roman" w:cs="Times New Roman"/>
          </w:rPr>
          <w:t>I</w:t>
        </w:r>
      </w:ins>
      <w:r>
        <w:rPr>
          <w:rFonts w:ascii="Times New Roman" w:hAnsi="Times New Roman" w:cs="Times New Roman"/>
        </w:rPr>
        <w:t>ncreasing migration reduced the effects of selection, leading to weaker clines for a given selection coefficient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figure 4</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313FE5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del w:id="356" w:author="Marc Johnson" w:date="2018-01-18T14:34:00Z">
        <w:r w:rsidRPr="006B2E94" w:rsidDel="00A26F5F">
          <w:rPr>
            <w:rFonts w:ascii="Times New Roman" w:hAnsi="Times New Roman" w:cs="Times New Roman"/>
            <w:i/>
          </w:rPr>
          <w:delText xml:space="preserve">in </w:delText>
        </w:r>
      </w:del>
      <w:ins w:id="357" w:author="Marc Johnson" w:date="2018-01-18T14:34:00Z">
        <w:r w:rsidR="00A26F5F">
          <w:rPr>
            <w:rFonts w:ascii="Times New Roman" w:hAnsi="Times New Roman" w:cs="Times New Roman"/>
            <w:i/>
          </w:rPr>
          <w:t>on</w:t>
        </w:r>
        <w:r w:rsidR="00A26F5F" w:rsidRPr="006B2E94">
          <w:rPr>
            <w:rFonts w:ascii="Times New Roman" w:hAnsi="Times New Roman" w:cs="Times New Roman"/>
            <w:i/>
          </w:rPr>
          <w:t xml:space="preserve"> </w:t>
        </w:r>
      </w:ins>
      <w:r w:rsidRPr="006B2E94">
        <w:rPr>
          <w:rFonts w:ascii="Times New Roman" w:hAnsi="Times New Roman" w:cs="Times New Roman"/>
          <w:i/>
        </w:rPr>
        <w:t>the formation of clines in HCN?</w:t>
      </w:r>
    </w:p>
    <w:p w14:paraId="1ACB83DA" w14:textId="3E5FB791"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ins w:id="358" w:author="Marc Johnson" w:date="2018-01-18T14:34:00Z">
        <w:r w:rsidR="00A26F5F">
          <w:rPr>
            <w:rFonts w:ascii="Times New Roman" w:hAnsi="Times New Roman" w:cs="Times New Roman"/>
          </w:rPr>
          <w:t xml:space="preserve">gradient in </w:t>
        </w:r>
      </w:ins>
      <w:r>
        <w:rPr>
          <w:rFonts w:ascii="Times New Roman" w:hAnsi="Times New Roman" w:cs="Times New Roman"/>
        </w:rPr>
        <w:t>drift</w:t>
      </w:r>
      <w:del w:id="359" w:author="Marc Johnson" w:date="2018-01-18T14:34:00Z">
        <w:r w:rsidDel="00A26F5F">
          <w:rPr>
            <w:rFonts w:ascii="Times New Roman" w:hAnsi="Times New Roman" w:cs="Times New Roman"/>
          </w:rPr>
          <w:delText xml:space="preserve"> gradient</w:delText>
        </w:r>
      </w:del>
      <w:r>
        <w:rPr>
          <w:rFonts w:ascii="Times New Roman" w:hAnsi="Times New Roman" w:cs="Times New Roman"/>
        </w:rPr>
        <w: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migration, the mean slope of clines </w:t>
      </w:r>
      <w:ins w:id="360" w:author="Marc Johnson" w:date="2018-01-18T14:36:00Z">
        <w:r w:rsidR="00AA4F85">
          <w:rPr>
            <w:rFonts w:ascii="Times New Roman" w:hAnsi="Times New Roman" w:cs="Times New Roman"/>
          </w:rPr>
          <w:t xml:space="preserve">changed from negative to </w:t>
        </w:r>
      </w:ins>
      <w:del w:id="361" w:author="Marc Johnson" w:date="2018-01-18T14:36:00Z">
        <w:r w:rsidDel="00AA4F85">
          <w:rPr>
            <w:rFonts w:ascii="Times New Roman" w:hAnsi="Times New Roman" w:cs="Times New Roman"/>
          </w:rPr>
          <w:delText xml:space="preserve">became </w:delText>
        </w:r>
      </w:del>
      <w:r>
        <w:rPr>
          <w:rFonts w:ascii="Times New Roman" w:hAnsi="Times New Roman" w:cs="Times New Roman"/>
        </w:rPr>
        <w:t xml:space="preserve">positive </w:t>
      </w:r>
      <w:ins w:id="362" w:author="Marc Johnson" w:date="2018-01-18T14:36:00Z">
        <w:r w:rsidR="00AA4F85">
          <w:rPr>
            <w:rFonts w:ascii="Times New Roman" w:hAnsi="Times New Roman" w:cs="Times New Roman"/>
          </w:rPr>
          <w:t xml:space="preserve">as the strength of selection increased, </w:t>
        </w:r>
      </w:ins>
      <w:ins w:id="363" w:author="Marc Johnson" w:date="2018-01-18T14:38:00Z">
        <w:r w:rsidR="00AA4F85">
          <w:rPr>
            <w:rFonts w:ascii="Times New Roman" w:hAnsi="Times New Roman" w:cs="Times New Roman"/>
          </w:rPr>
          <w:t>in which</w:t>
        </w:r>
      </w:ins>
      <w:ins w:id="364" w:author="Marc Johnson" w:date="2018-01-18T14:37:00Z">
        <w:r w:rsidR="00AA4F85">
          <w:rPr>
            <w:rFonts w:ascii="Times New Roman" w:hAnsi="Times New Roman" w:cs="Times New Roman"/>
          </w:rPr>
          <w:t xml:space="preserve"> clines were only consistently positive </w:t>
        </w:r>
      </w:ins>
      <w:del w:id="365" w:author="Marc Johnson" w:date="2018-01-18T14:37:00Z">
        <w:r w:rsidDel="00AA4F85">
          <w:rPr>
            <w:rFonts w:ascii="Times New Roman" w:hAnsi="Times New Roman" w:cs="Times New Roman"/>
          </w:rPr>
          <w:delText xml:space="preserve">and positive clines were more common only </w:delText>
        </w:r>
      </w:del>
      <w:r>
        <w:rPr>
          <w:rFonts w:ascii="Times New Roman" w:hAnsi="Times New Roman" w:cs="Times New Roman"/>
        </w:rPr>
        <w:t>when the selection coefficient was grea</w:t>
      </w:r>
      <w:r w:rsidR="00EE0034">
        <w:rPr>
          <w:rFonts w:ascii="Times New Roman" w:hAnsi="Times New Roman" w:cs="Times New Roman"/>
        </w:rPr>
        <w:t>ter than 0.005 (figure 7</w:t>
      </w:r>
      <w:r w:rsidR="00EE0034" w:rsidRPr="00EE0034">
        <w:rPr>
          <w:rFonts w:ascii="Times New Roman" w:hAnsi="Times New Roman" w:cs="Times New Roman"/>
          <w:i/>
        </w:rPr>
        <w:t>b</w:t>
      </w:r>
      <w:r w:rsidR="00EE0034">
        <w:rPr>
          <w:rFonts w:ascii="Times New Roman" w:hAnsi="Times New Roman" w:cs="Times New Roman"/>
        </w:rPr>
        <w:t xml:space="preserve"> and </w:t>
      </w:r>
      <w:commentRangeStart w:id="366"/>
      <w:r w:rsidR="00EE0034">
        <w:rPr>
          <w:rFonts w:ascii="Times New Roman" w:hAnsi="Times New Roman" w:cs="Times New Roman"/>
        </w:rPr>
        <w:t>7</w:t>
      </w:r>
      <w:r w:rsidR="00EE0034" w:rsidRPr="00EE0034">
        <w:rPr>
          <w:rFonts w:ascii="Times New Roman" w:hAnsi="Times New Roman" w:cs="Times New Roman"/>
          <w:i/>
        </w:rPr>
        <w:t>d</w:t>
      </w:r>
      <w:commentRangeEnd w:id="366"/>
      <w:r w:rsidR="00AB3D7F">
        <w:rPr>
          <w:rStyle w:val="CommentReference"/>
        </w:rPr>
        <w:commentReference w:id="366"/>
      </w:r>
      <w:r>
        <w:rPr>
          <w:rFonts w:ascii="Times New Roman" w:hAnsi="Times New Roman" w:cs="Times New Roman"/>
        </w:rPr>
        <w:t xml:space="preserve">). </w:t>
      </w:r>
      <w:del w:id="367" w:author="Marc Johnson" w:date="2018-01-18T14:38:00Z">
        <w:r w:rsidDel="00AA4F85">
          <w:rPr>
            <w:rFonts w:ascii="Times New Roman" w:hAnsi="Times New Roman" w:cs="Times New Roman"/>
          </w:rPr>
          <w:delText xml:space="preserve">In </w:delText>
        </w:r>
      </w:del>
      <w:ins w:id="368" w:author="Marc Johnson" w:date="2018-01-18T14:38:00Z">
        <w:r w:rsidR="00AA4F85">
          <w:rPr>
            <w:rFonts w:ascii="Times New Roman" w:hAnsi="Times New Roman" w:cs="Times New Roman"/>
          </w:rPr>
          <w:t xml:space="preserve">By </w:t>
        </w:r>
      </w:ins>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7</w:t>
      </w:r>
      <w:r w:rsidR="00EE0034" w:rsidRPr="00EE0034">
        <w:rPr>
          <w:rFonts w:ascii="Times New Roman" w:hAnsi="Times New Roman" w:cs="Times New Roman"/>
          <w:i/>
        </w:rPr>
        <w:t>b</w:t>
      </w:r>
      <w:r w:rsidR="00EE0034">
        <w:rPr>
          <w:rFonts w:ascii="Times New Roman" w:hAnsi="Times New Roman" w:cs="Times New Roman"/>
        </w:rPr>
        <w:t xml:space="preserve"> and </w:t>
      </w:r>
      <w:commentRangeStart w:id="369"/>
      <w:r w:rsidR="00EE0034">
        <w:rPr>
          <w:rFonts w:ascii="Times New Roman" w:hAnsi="Times New Roman" w:cs="Times New Roman"/>
        </w:rPr>
        <w:t>7</w:t>
      </w:r>
      <w:r w:rsidR="00EE0034" w:rsidRPr="00EE0034">
        <w:rPr>
          <w:rFonts w:ascii="Times New Roman" w:hAnsi="Times New Roman" w:cs="Times New Roman"/>
          <w:i/>
        </w:rPr>
        <w:t>d</w:t>
      </w:r>
      <w:commentRangeEnd w:id="369"/>
      <w:r w:rsidR="00AB3D7F">
        <w:rPr>
          <w:rStyle w:val="CommentReference"/>
        </w:rPr>
        <w:commentReference w:id="369"/>
      </w:r>
      <w:r>
        <w:rPr>
          <w:rFonts w:ascii="Times New Roman" w:hAnsi="Times New Roman" w:cs="Times New Roman"/>
        </w:rPr>
        <w:t>).</w:t>
      </w:r>
      <w:del w:id="370" w:author="Marc Johnson" w:date="2018-01-18T14:38:00Z">
        <w:r w:rsidDel="00AA4F85">
          <w:rPr>
            <w:rFonts w:ascii="Times New Roman" w:hAnsi="Times New Roman" w:cs="Times New Roman"/>
          </w:rPr>
          <w:delText xml:space="preserve"> </w:delText>
        </w:r>
      </w:del>
      <w:ins w:id="371" w:author="Marc Johnson" w:date="2018-01-18T14:39:00Z">
        <w:r w:rsidR="00AA4F85">
          <w:rPr>
            <w:rFonts w:ascii="Times New Roman" w:hAnsi="Times New Roman" w:cs="Times New Roman"/>
          </w:rPr>
          <w:t xml:space="preserve"> </w:t>
        </w:r>
      </w:ins>
      <w:del w:id="372" w:author="Marc Johnson" w:date="2018-01-18T14:38:00Z">
        <w:r w:rsidDel="00AA4F85">
          <w:rPr>
            <w:rFonts w:ascii="Times New Roman" w:hAnsi="Times New Roman" w:cs="Times New Roman"/>
          </w:rPr>
          <w:delText xml:space="preserve">Thus, </w:delText>
        </w:r>
        <w:r w:rsidDel="00AA4F85">
          <w:rPr>
            <w:rFonts w:ascii="Times New Roman" w:hAnsi="Times New Roman" w:cs="Times New Roman"/>
            <w:i/>
          </w:rPr>
          <w:delText xml:space="preserve">s = </w:delText>
        </w:r>
        <w:r w:rsidDel="00AA4F85">
          <w:rPr>
            <w:rFonts w:ascii="Times New Roman" w:hAnsi="Times New Roman" w:cs="Times New Roman"/>
          </w:rPr>
          <w:delText>0.005 represents the threshold where the proportion of positive and negative clines are approximately equal (</w:delText>
        </w:r>
        <w:r w:rsidR="00EE0034" w:rsidDel="00AA4F85">
          <w:rPr>
            <w:rFonts w:ascii="Times New Roman" w:hAnsi="Times New Roman" w:cs="Times New Roman"/>
          </w:rPr>
          <w:delText>figure 7</w:delText>
        </w:r>
        <w:r w:rsidR="00EE0034" w:rsidRPr="00EE0034" w:rsidDel="00AA4F85">
          <w:rPr>
            <w:rFonts w:ascii="Times New Roman" w:hAnsi="Times New Roman" w:cs="Times New Roman"/>
            <w:i/>
          </w:rPr>
          <w:delText>d</w:delText>
        </w:r>
        <w:r w:rsidDel="00AA4F85">
          <w:rPr>
            <w:rFonts w:ascii="Times New Roman" w:hAnsi="Times New Roman" w:cs="Times New Roman"/>
          </w:rPr>
          <w:delText xml:space="preserve">). Below this, drift dominated making negative clines more common and when </w:delText>
        </w:r>
        <w:r w:rsidRPr="00971DAE" w:rsidDel="00AA4F85">
          <w:rPr>
            <w:rFonts w:ascii="Times New Roman" w:hAnsi="Times New Roman" w:cs="Times New Roman"/>
            <w:i/>
          </w:rPr>
          <w:delText>s</w:delText>
        </w:r>
        <w:r w:rsidDel="00AA4F85">
          <w:rPr>
            <w:rFonts w:ascii="Times New Roman" w:hAnsi="Times New Roman" w:cs="Times New Roman"/>
          </w:rPr>
          <w:delText xml:space="preserve"> &gt; 0.005</w:delText>
        </w:r>
      </w:del>
      <w:del w:id="373" w:author="Marc Johnson" w:date="2018-01-18T14:39:00Z">
        <w:r w:rsidDel="00AA4F85">
          <w:rPr>
            <w:rFonts w:ascii="Times New Roman" w:hAnsi="Times New Roman" w:cs="Times New Roman"/>
          </w:rPr>
          <w:delText>, selection dominated and the frequency of positive clines rapidly increases to 100% (</w:delText>
        </w:r>
        <w:r w:rsidR="00EE0034" w:rsidDel="00AA4F85">
          <w:rPr>
            <w:rFonts w:ascii="Times New Roman" w:hAnsi="Times New Roman" w:cs="Times New Roman"/>
          </w:rPr>
          <w:delText>figure 7</w:delText>
        </w:r>
        <w:r w:rsidR="00EE0034" w:rsidRPr="00EE0034" w:rsidDel="00AA4F85">
          <w:rPr>
            <w:rFonts w:ascii="Times New Roman" w:hAnsi="Times New Roman" w:cs="Times New Roman"/>
            <w:i/>
          </w:rPr>
          <w:delText>d</w:delText>
        </w:r>
        <w:r w:rsidDel="00AA4F85">
          <w:rPr>
            <w:rFonts w:ascii="Times New Roman" w:hAnsi="Times New Roman" w:cs="Times New Roman"/>
          </w:rPr>
          <w:delText xml:space="preserve">). </w:delText>
        </w:r>
      </w:del>
      <w:r>
        <w:rPr>
          <w:rFonts w:ascii="Times New Roman" w:hAnsi="Times New Roman" w:cs="Times New Roman"/>
        </w:rPr>
        <w:t xml:space="preserve">Finally, drift increased the strength of selection necessary to produce </w:t>
      </w:r>
      <w:r>
        <w:rPr>
          <w:rFonts w:ascii="Times New Roman" w:hAnsi="Times New Roman" w:cs="Times New Roman"/>
        </w:rPr>
        <w:lastRenderedPageBreak/>
        <w:t xml:space="preserve">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46C6C1C1" w:rsidR="00E27AE2" w:rsidRPr="007E56B0" w:rsidRDefault="00E27AE2" w:rsidP="00E27AE2">
      <w:pPr>
        <w:spacing w:line="480" w:lineRule="auto"/>
        <w:rPr>
          <w:rFonts w:ascii="Times New Roman" w:hAnsi="Times New Roman" w:cs="Times New Roman"/>
        </w:rPr>
      </w:pPr>
      <w:commentRangeStart w:id="374"/>
      <w:commentRangeStart w:id="375"/>
      <w:r w:rsidRPr="007E56B0">
        <w:rPr>
          <w:rFonts w:ascii="Times New Roman" w:hAnsi="Times New Roman" w:cs="Times New Roman"/>
        </w:rPr>
        <w:t xml:space="preserve">In this paper, we build off of recent empirical work identifying the presence of parallel urban-rural clines in the frequency of hydrogen cyanide (HCN) across eastern North American cities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We used spatially-explicit, agent-based simulations to </w:t>
      </w:r>
      <w:r>
        <w:rPr>
          <w:rFonts w:ascii="Times New Roman" w:hAnsi="Times New Roman" w:cs="Times New Roman"/>
        </w:rPr>
        <w:t>examine the formation of</w:t>
      </w:r>
      <w:r w:rsidRPr="007E56B0">
        <w:rPr>
          <w:rFonts w:ascii="Times New Roman" w:hAnsi="Times New Roman" w:cs="Times New Roman"/>
        </w:rPr>
        <w:t xml:space="preserve"> parallel clines in non-additive traits—of which HCN is an example—</w:t>
      </w:r>
      <w:r>
        <w:rPr>
          <w:rFonts w:ascii="Times New Roman" w:hAnsi="Times New Roman" w:cs="Times New Roman"/>
        </w:rPr>
        <w:t>under varying levels of genetic drift, gene flow and selection</w:t>
      </w:r>
      <w:commentRangeEnd w:id="374"/>
      <w:r w:rsidR="00B01856">
        <w:rPr>
          <w:rStyle w:val="CommentReference"/>
        </w:rPr>
        <w:commentReference w:id="374"/>
      </w:r>
      <w:commentRangeEnd w:id="375"/>
      <w:r w:rsidR="00DB77A7">
        <w:rPr>
          <w:rStyle w:val="CommentReference"/>
        </w:rPr>
        <w:commentReference w:id="375"/>
      </w:r>
      <w:r w:rsidRPr="007E56B0">
        <w:rPr>
          <w:rFonts w:ascii="Times New Roman" w:hAnsi="Times New Roman" w:cs="Times New Roman"/>
        </w:rPr>
        <w:t xml:space="preserve">. We found that </w:t>
      </w:r>
      <w:del w:id="376" w:author="Marc Johnson" w:date="2018-01-18T15:08:00Z">
        <w:r w:rsidRPr="007E56B0" w:rsidDel="00056C82">
          <w:rPr>
            <w:rFonts w:ascii="Times New Roman" w:hAnsi="Times New Roman" w:cs="Times New Roman"/>
          </w:rPr>
          <w:delText xml:space="preserve">independent of how drift is manipulated (e.g. through serial founder events or a gradient in maximum population size), </w:delText>
        </w:r>
      </w:del>
      <w:r w:rsidRPr="007E56B0">
        <w:rPr>
          <w:rFonts w:ascii="Times New Roman" w:hAnsi="Times New Roman" w:cs="Times New Roman"/>
        </w:rPr>
        <w:t xml:space="preserve">drift </w:t>
      </w:r>
      <w:del w:id="377" w:author="Marc Johnson" w:date="2018-01-18T15:11:00Z">
        <w:r w:rsidRPr="007E56B0" w:rsidDel="00480165">
          <w:rPr>
            <w:rFonts w:ascii="Times New Roman" w:hAnsi="Times New Roman" w:cs="Times New Roman"/>
          </w:rPr>
          <w:delText xml:space="preserve">lead </w:delText>
        </w:r>
      </w:del>
      <w:r w:rsidRPr="007E56B0">
        <w:rPr>
          <w:rFonts w:ascii="Times New Roman" w:hAnsi="Times New Roman" w:cs="Times New Roman"/>
        </w:rPr>
        <w:t>overwhelmingly</w:t>
      </w:r>
      <w:ins w:id="378" w:author="Marc Johnson" w:date="2018-01-18T15:11:00Z">
        <w:r w:rsidR="00480165">
          <w:rPr>
            <w:rFonts w:ascii="Times New Roman" w:hAnsi="Times New Roman" w:cs="Times New Roman"/>
          </w:rPr>
          <w:t xml:space="preserve"> led</w:t>
        </w:r>
      </w:ins>
      <w:r w:rsidRPr="007E56B0">
        <w:rPr>
          <w:rFonts w:ascii="Times New Roman" w:hAnsi="Times New Roman" w:cs="Times New Roman"/>
        </w:rPr>
        <w:t xml:space="preserve"> to the formation of positive clines </w:t>
      </w:r>
      <w:ins w:id="379" w:author="Marc Johnson" w:date="2018-01-18T15:14:00Z">
        <w:r w:rsidR="00480165">
          <w:rPr>
            <w:rFonts w:ascii="Times New Roman" w:hAnsi="Times New Roman" w:cs="Times New Roman"/>
          </w:rPr>
          <w:t xml:space="preserve">in </w:t>
        </w:r>
      </w:ins>
      <w:ins w:id="380" w:author="Marc Johnson" w:date="2018-01-18T15:11:00Z">
        <w:r w:rsidR="00480165">
          <w:rPr>
            <w:rFonts w:ascii="Times New Roman" w:hAnsi="Times New Roman" w:cs="Times New Roman"/>
          </w:rPr>
          <w:t>HCN</w:t>
        </w:r>
      </w:ins>
      <w:ins w:id="381" w:author="Marc Johnson" w:date="2018-01-18T15:14:00Z">
        <w:r w:rsidR="00480165">
          <w:rPr>
            <w:rFonts w:ascii="Times New Roman" w:hAnsi="Times New Roman" w:cs="Times New Roman"/>
          </w:rPr>
          <w:t>,</w:t>
        </w:r>
      </w:ins>
      <w:ins w:id="382" w:author="Marc Johnson" w:date="2018-01-18T15:11:00Z">
        <w:r w:rsidR="00480165">
          <w:rPr>
            <w:rFonts w:ascii="Times New Roman" w:hAnsi="Times New Roman" w:cs="Times New Roman"/>
          </w:rPr>
          <w:t xml:space="preserve"> </w:t>
        </w:r>
      </w:ins>
      <w:r w:rsidRPr="007E56B0">
        <w:rPr>
          <w:rFonts w:ascii="Times New Roman" w:hAnsi="Times New Roman" w:cs="Times New Roman"/>
        </w:rPr>
        <w:t xml:space="preserve">and </w:t>
      </w:r>
      <w:del w:id="383" w:author="Marc Johnson" w:date="2018-01-18T15:12:00Z">
        <w:r w:rsidRPr="007E56B0" w:rsidDel="00480165">
          <w:rPr>
            <w:rFonts w:ascii="Times New Roman" w:hAnsi="Times New Roman" w:cs="Times New Roman"/>
          </w:rPr>
          <w:delText xml:space="preserve">steeper </w:delText>
        </w:r>
      </w:del>
      <w:ins w:id="384" w:author="Marc Johnson" w:date="2018-01-18T15:12:00Z">
        <w:r w:rsidR="00480165">
          <w:rPr>
            <w:rFonts w:ascii="Times New Roman" w:hAnsi="Times New Roman" w:cs="Times New Roman"/>
          </w:rPr>
          <w:t>stronger gradients in</w:t>
        </w:r>
        <w:r w:rsidR="00480165" w:rsidRPr="007E56B0">
          <w:rPr>
            <w:rFonts w:ascii="Times New Roman" w:hAnsi="Times New Roman" w:cs="Times New Roman"/>
          </w:rPr>
          <w:t xml:space="preserve"> </w:t>
        </w:r>
      </w:ins>
      <w:r w:rsidRPr="007E56B0">
        <w:rPr>
          <w:rFonts w:ascii="Times New Roman" w:hAnsi="Times New Roman" w:cs="Times New Roman"/>
        </w:rPr>
        <w:t xml:space="preserve">drift </w:t>
      </w:r>
      <w:del w:id="385" w:author="Marc Johnson" w:date="2018-01-18T15:12:00Z">
        <w:r w:rsidRPr="007E56B0" w:rsidDel="00480165">
          <w:rPr>
            <w:rFonts w:ascii="Times New Roman" w:hAnsi="Times New Roman" w:cs="Times New Roman"/>
          </w:rPr>
          <w:delText xml:space="preserve">gradients </w:delText>
        </w:r>
      </w:del>
      <w:r w:rsidRPr="007E56B0">
        <w:rPr>
          <w:rFonts w:ascii="Times New Roman" w:hAnsi="Times New Roman" w:cs="Times New Roman"/>
        </w:rPr>
        <w:t xml:space="preserve">generated </w:t>
      </w:r>
      <w:del w:id="386" w:author="Marc Johnson" w:date="2018-01-18T15:14:00Z">
        <w:r w:rsidRPr="007E56B0" w:rsidDel="00480165">
          <w:rPr>
            <w:rFonts w:ascii="Times New Roman" w:hAnsi="Times New Roman" w:cs="Times New Roman"/>
          </w:rPr>
          <w:delText xml:space="preserve">more </w:delText>
        </w:r>
      </w:del>
      <w:r w:rsidRPr="007E56B0">
        <w:rPr>
          <w:rFonts w:ascii="Times New Roman" w:hAnsi="Times New Roman" w:cs="Times New Roman"/>
        </w:rPr>
        <w:t>strong</w:t>
      </w:r>
      <w:del w:id="387" w:author="Marc Johnson" w:date="2018-01-18T15:15:00Z">
        <w:r w:rsidRPr="007E56B0" w:rsidDel="00480165">
          <w:rPr>
            <w:rFonts w:ascii="Times New Roman" w:hAnsi="Times New Roman" w:cs="Times New Roman"/>
          </w:rPr>
          <w:delText>ly</w:delText>
        </w:r>
      </w:del>
      <w:ins w:id="388" w:author="Marc Johnson" w:date="2018-01-18T15:15:00Z">
        <w:r w:rsidR="00480165">
          <w:rPr>
            <w:rFonts w:ascii="Times New Roman" w:hAnsi="Times New Roman" w:cs="Times New Roman"/>
          </w:rPr>
          <w:t>er</w:t>
        </w:r>
      </w:ins>
      <w:r w:rsidRPr="007E56B0">
        <w:rPr>
          <w:rFonts w:ascii="Times New Roman" w:hAnsi="Times New Roman" w:cs="Times New Roman"/>
        </w:rPr>
        <w:t xml:space="preserve"> </w:t>
      </w:r>
      <w:del w:id="389" w:author="Marc Johnson" w:date="2018-01-18T15:15:00Z">
        <w:r w:rsidRPr="007E56B0" w:rsidDel="00480165">
          <w:rPr>
            <w:rFonts w:ascii="Times New Roman" w:hAnsi="Times New Roman" w:cs="Times New Roman"/>
          </w:rPr>
          <w:delText xml:space="preserve">positive </w:delText>
        </w:r>
      </w:del>
      <w:r w:rsidRPr="007E56B0">
        <w:rPr>
          <w:rFonts w:ascii="Times New Roman" w:hAnsi="Times New Roman" w:cs="Times New Roman"/>
        </w:rPr>
        <w:t xml:space="preserve">clines, </w:t>
      </w:r>
      <w:del w:id="390" w:author="Marc Johnson" w:date="2018-01-18T15:16:00Z">
        <w:r w:rsidRPr="007E56B0" w:rsidDel="00664759">
          <w:rPr>
            <w:rFonts w:ascii="Times New Roman" w:hAnsi="Times New Roman" w:cs="Times New Roman"/>
          </w:rPr>
          <w:delText xml:space="preserve">although </w:delText>
        </w:r>
      </w:del>
      <w:ins w:id="391" w:author="Marc Johnson" w:date="2018-01-18T15:16:00Z">
        <w:r w:rsidR="00664759">
          <w:rPr>
            <w:rFonts w:ascii="Times New Roman" w:hAnsi="Times New Roman" w:cs="Times New Roman"/>
          </w:rPr>
          <w:t>but</w:t>
        </w:r>
        <w:r w:rsidR="00664759" w:rsidRPr="007E56B0">
          <w:rPr>
            <w:rFonts w:ascii="Times New Roman" w:hAnsi="Times New Roman" w:cs="Times New Roman"/>
          </w:rPr>
          <w:t xml:space="preserve"> </w:t>
        </w:r>
      </w:ins>
      <w:r w:rsidRPr="007E56B0">
        <w:rPr>
          <w:rFonts w:ascii="Times New Roman" w:hAnsi="Times New Roman" w:cs="Times New Roman"/>
        </w:rPr>
        <w:t xml:space="preserve">these effects decreased with increasing migration. </w:t>
      </w:r>
      <w:del w:id="392" w:author="Marc Johnson" w:date="2018-01-18T15:12:00Z">
        <w:r w:rsidRPr="007E56B0" w:rsidDel="00480165">
          <w:rPr>
            <w:rFonts w:ascii="Times New Roman" w:hAnsi="Times New Roman" w:cs="Times New Roman"/>
          </w:rPr>
          <w:delText>However, c</w:delText>
        </w:r>
      </w:del>
      <w:ins w:id="393" w:author="Marc Johnson" w:date="2018-01-18T15:12:00Z">
        <w:r w:rsidR="00480165">
          <w:rPr>
            <w:rFonts w:ascii="Times New Roman" w:hAnsi="Times New Roman" w:cs="Times New Roman"/>
          </w:rPr>
          <w:t>C</w:t>
        </w:r>
      </w:ins>
      <w:r w:rsidRPr="007E56B0">
        <w:rPr>
          <w:rFonts w:ascii="Times New Roman" w:hAnsi="Times New Roman" w:cs="Times New Roman"/>
        </w:rPr>
        <w:t xml:space="preserve">lines formed by drift alone were substantially weaker than those generated by selection, suggesting an upper limit to the strength of phenotypic clines in non-additive traits due to drift. Finally, when selection operated counter to the prevailing </w:t>
      </w:r>
      <w:ins w:id="394" w:author="Marc Johnson" w:date="2018-01-18T15:16:00Z">
        <w:r w:rsidR="00664759">
          <w:rPr>
            <w:rFonts w:ascii="Times New Roman" w:hAnsi="Times New Roman" w:cs="Times New Roman"/>
          </w:rPr>
          <w:t xml:space="preserve">gradient in </w:t>
        </w:r>
      </w:ins>
      <w:r w:rsidRPr="007E56B0">
        <w:rPr>
          <w:rFonts w:ascii="Times New Roman" w:hAnsi="Times New Roman" w:cs="Times New Roman"/>
        </w:rPr>
        <w:t>drift</w:t>
      </w:r>
      <w:del w:id="395" w:author="Marc Johnson" w:date="2018-01-18T15:16:00Z">
        <w:r w:rsidRPr="007E56B0" w:rsidDel="00664759">
          <w:rPr>
            <w:rFonts w:ascii="Times New Roman" w:hAnsi="Times New Roman" w:cs="Times New Roman"/>
          </w:rPr>
          <w:delText xml:space="preserve"> gradient</w:delText>
        </w:r>
      </w:del>
      <w:r w:rsidRPr="007E56B0">
        <w:rPr>
          <w:rFonts w:ascii="Times New Roman" w:hAnsi="Times New Roman" w:cs="Times New Roman"/>
        </w:rPr>
        <w:t>, stronger selection was required to generate clines as strong as those observed in the absence of drift. Below, we begin by discussing the relevance of our results for the evolution of cyanogenesis clines in white clover</w:t>
      </w:r>
      <w:ins w:id="396" w:author="Marc Johnson" w:date="2018-01-18T15:17:00Z">
        <w:r w:rsidR="00036664">
          <w:rPr>
            <w:rFonts w:ascii="Times New Roman" w:hAnsi="Times New Roman" w:cs="Times New Roman"/>
          </w:rPr>
          <w:t xml:space="preserve"> along urbanization </w:t>
        </w:r>
        <w:del w:id="397" w:author="Rob Ness" w:date="2018-01-19T15:28:00Z">
          <w:r w:rsidR="00036664" w:rsidDel="00DB77A7">
            <w:rPr>
              <w:rFonts w:ascii="Times New Roman" w:hAnsi="Times New Roman" w:cs="Times New Roman"/>
            </w:rPr>
            <w:delText>gradient</w:delText>
          </w:r>
        </w:del>
      </w:ins>
      <w:ins w:id="398" w:author="Marc Johnson" w:date="2018-01-18T15:18:00Z">
        <w:del w:id="399" w:author="Rob Ness" w:date="2018-01-19T15:28:00Z">
          <w:r w:rsidR="00036664" w:rsidDel="00DB77A7">
            <w:rPr>
              <w:rFonts w:ascii="Times New Roman" w:hAnsi="Times New Roman" w:cs="Times New Roman"/>
            </w:rPr>
            <w:delText>s</w:delText>
          </w:r>
        </w:del>
      </w:ins>
      <w:ins w:id="400" w:author="Marc Johnson" w:date="2018-01-18T15:17:00Z">
        <w:del w:id="401" w:author="Rob Ness" w:date="2018-01-19T15:28:00Z">
          <w:r w:rsidR="00036664" w:rsidDel="00DB77A7">
            <w:rPr>
              <w:rFonts w:ascii="Times New Roman" w:hAnsi="Times New Roman" w:cs="Times New Roman"/>
            </w:rPr>
            <w:delText xml:space="preserve"> </w:delText>
          </w:r>
        </w:del>
        <w:r w:rsidR="00036664">
          <w:rPr>
            <w:rFonts w:ascii="Times New Roman" w:hAnsi="Times New Roman" w:cs="Times New Roman"/>
          </w:rPr>
          <w:t>and other environmental gradients</w:t>
        </w:r>
      </w:ins>
      <w:r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Pr>
          <w:rFonts w:ascii="Times New Roman" w:hAnsi="Times New Roman" w:cs="Times New Roman"/>
        </w:rPr>
        <w:t xml:space="preserve">drift and other </w:t>
      </w:r>
      <w:r w:rsidRPr="007E56B0">
        <w:rPr>
          <w:rFonts w:ascii="Times New Roman" w:hAnsi="Times New Roman" w:cs="Times New Roman"/>
        </w:rPr>
        <w:t xml:space="preserve">evolutionary mechanisms in the formation of </w:t>
      </w:r>
      <w:ins w:id="402" w:author="Marc Johnson" w:date="2018-01-18T15:18:00Z">
        <w:r w:rsidR="00036664">
          <w:rPr>
            <w:rFonts w:ascii="Times New Roman" w:hAnsi="Times New Roman" w:cs="Times New Roman"/>
          </w:rPr>
          <w:t xml:space="preserve">genetic and </w:t>
        </w:r>
      </w:ins>
      <w:r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lastRenderedPageBreak/>
        <w:t>Evolution of cyanogenesis clines in Trifolium</w:t>
      </w:r>
    </w:p>
    <w:p w14:paraId="784AAE8B" w14:textId="058DA7B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"(Daday 1954a, 1958)", "manualFormatting" : "(Daday 1954a, 1958)", "plainTextFormattedCitation" : "(Daday 1954a, 1958)", "previouslyFormattedCitation" : "(Daday 1954a, 1958)"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1954a, 1958)</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"(Daday 1954b)", "plainTextFormattedCitation" : "(Daday 1954b)", "previouslyFormattedCitation" : "(Daday 1954b)"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1954b)</w:t>
      </w:r>
      <w:r w:rsidRPr="007E56B0">
        <w:rPr>
          <w:rFonts w:ascii="Times New Roman" w:hAnsi="Times New Roman" w:cs="Times New Roman"/>
        </w:rPr>
        <w:fldChar w:fldCharType="end"/>
      </w:r>
      <w:r w:rsidRPr="007E56B0">
        <w:rPr>
          <w:rFonts w:ascii="Times New Roman" w:hAnsi="Times New Roman" w:cs="Times New Roman"/>
        </w:rPr>
        <w:t xml:space="preserve">. </w:t>
      </w:r>
      <w:ins w:id="403" w:author="Marc Johnson" w:date="2018-01-18T15:21:00Z">
        <w:r w:rsidR="00ED0BF7">
          <w:rPr>
            <w:rFonts w:ascii="Times New Roman" w:hAnsi="Times New Roman" w:cs="Times New Roman"/>
          </w:rPr>
          <w:t xml:space="preserve">Subsequent work has shown that </w:t>
        </w:r>
      </w:ins>
      <w:del w:id="404" w:author="Marc Johnson" w:date="2018-01-18T15:21:00Z">
        <w:r w:rsidRPr="007E56B0" w:rsidDel="00ED0BF7">
          <w:rPr>
            <w:rFonts w:ascii="Times New Roman" w:hAnsi="Times New Roman" w:cs="Times New Roman"/>
          </w:rPr>
          <w:delText xml:space="preserve">This work has since been extended and </w:delText>
        </w:r>
      </w:del>
      <w:r w:rsidRPr="007E56B0">
        <w:rPr>
          <w:rFonts w:ascii="Times New Roman" w:hAnsi="Times New Roman" w:cs="Times New Roman"/>
        </w:rPr>
        <w:t xml:space="preserve">clines in the frequency of HCN </w:t>
      </w:r>
      <w:del w:id="405" w:author="Marc Johnson" w:date="2018-01-18T15:21:00Z">
        <w:r w:rsidRPr="007E56B0" w:rsidDel="00ED0BF7">
          <w:rPr>
            <w:rFonts w:ascii="Times New Roman" w:hAnsi="Times New Roman" w:cs="Times New Roman"/>
          </w:rPr>
          <w:delText xml:space="preserve">appear </w:delText>
        </w:r>
      </w:del>
      <w:ins w:id="406" w:author="Marc Johnson" w:date="2018-01-18T15:21:00Z">
        <w:r w:rsidR="00ED0BF7">
          <w:rPr>
            <w:rFonts w:ascii="Times New Roman" w:hAnsi="Times New Roman" w:cs="Times New Roman"/>
          </w:rPr>
          <w:t>are</w:t>
        </w:r>
        <w:r w:rsidR="00ED0BF7" w:rsidRPr="007E56B0">
          <w:rPr>
            <w:rFonts w:ascii="Times New Roman" w:hAnsi="Times New Roman" w:cs="Times New Roman"/>
          </w:rPr>
          <w:t xml:space="preserve"> </w:t>
        </w:r>
      </w:ins>
      <w:del w:id="407" w:author="Marc Johnson" w:date="2018-01-18T15:21:00Z">
        <w:r w:rsidRPr="007E56B0" w:rsidDel="00ED0BF7">
          <w:rPr>
            <w:rFonts w:ascii="Times New Roman" w:hAnsi="Times New Roman" w:cs="Times New Roman"/>
          </w:rPr>
          <w:delText xml:space="preserve">quite </w:delText>
        </w:r>
      </w:del>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"(de Ara\u00fajo 1976; Ganders 1990; Kooyers and Olsen 2012, 2013; Kooyers et al. 2014; Thompson et al. 2016)", "plainTextFormattedCitation" : "(de Ara\u00fajo 1976; Ganders 1990; Kooyers and Olsen 2012, 2013; Kooyers et al. 2014; Thompson et al. 2016)", "previouslyFormattedCitation" : "(de Ara\u00fajo 1976; Ganders 1990; Kooyers and Olsen 2012, 2013; Kooyers et al. 2014;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(de Araújo 1976; Ganders 1990; Kooyers and Olsen 2012, 2013; Kooyers et al. 2014; Thompson et al. 2016)</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"id" : "ITEM-2",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&lt;i&gt;Trifolium repens&lt;/i&gt; L.", "type" : "article-journal", "volume" : "77" }, "uris" : [ "http://www.mendeley.com/documents/?uuid=486527c1-193a-458b-9421-f37972352cab" ] }, { "id" : "ITEM-4",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"(Daday 1965; Kakes 1989; Kooyers and Olsen 2013; Kooyers et al. 2014)", "plainTextFormattedCitation" : "(Daday 1965; Kakes 1989; Kooyers and Olsen 2013; Kooyers et al. 2014)", "previouslyFormattedCitation" : "(Daday 1965; Kakes 1989; Kooyers and Olsen 2013;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1965; Kakes 1989; Kooyers and Olsen 2013; Kooyers et al. 2014)</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selection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"(but see Kooyers and Olsen 2012; Johnson et al. 2018, this issue)",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(but see Kooyers and Olsen 2012;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despite the genetic architecture of HCN making populations particularly susceptible to loss of HCN via drift.</w:t>
      </w:r>
    </w:p>
    <w:p w14:paraId="64170B25" w14:textId="33EC4C6C"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"author" : [ { "dropping-particle" : "", "family" : "Colautti", "given" : "Robert I", "non-dropping-particle" : "", "parse-names" : false, "suffix" : "" }, { "dropping-particle" : "", "family" : "Eckert", "given" : "Chris G", "non-dropping-particle" : "", "parse-names" : false, "suffix" : "" }, { "dropping-particle" : "", "family" : "Barrett", "given" : "Spencer C H", "non-dropping-particle" : "", "parse-names" : false, "suffix" : "" } ], "container-title" : "Proceedings of the Royal Society B: Biological Sciences", "id" : "ITEM-2", "issue" : "1689", "issued" : { "date-parts" : [ [ "2010" ] ] }, "page" : "1799-1806", "title" : "Evolutionary constraints on adaptive evolution during range expansion in an invasive plant", "type" : "article-journal", "volume" : "277" }, "uris" : [ "http://www.mendeley.com/documents/?uuid=12f783e7-2f6b-4b5f-8adb-97069f5ca595" ] } ], "mendeley" : { "formattedCitation" : "(Vasem\u00e4gi 2006; Colautti et al. 2010)", "plainTextFormattedCitation" : "(Vasem\u00e4gi 2006; Colautti et al. 2010)", "previouslyFormattedCitation" : "(Vasem\u00e4gi 2006; Colautti et al. 2010)"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(Vasemägi 2006; Colautti et al. 2010)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commentRangeStart w:id="408"/>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w:t>
      </w:r>
      <w:r w:rsidRPr="007E56B0">
        <w:rPr>
          <w:rFonts w:ascii="Times New Roman" w:hAnsi="Times New Roman" w:cs="Times New Roman"/>
          <w:noProof/>
        </w:rPr>
        <w:lastRenderedPageBreak/>
        <w:t xml:space="preserve">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commentRangeEnd w:id="408"/>
      <w:r w:rsidRPr="007E56B0">
        <w:rPr>
          <w:rStyle w:val="CommentReference"/>
          <w:rFonts w:ascii="Times New Roman" w:hAnsi="Times New Roman" w:cs="Times New Roman"/>
        </w:rPr>
        <w:commentReference w:id="408"/>
      </w:r>
      <w:r w:rsidRPr="007E56B0">
        <w:rPr>
          <w:rFonts w:ascii="Times New Roman" w:hAnsi="Times New Roman" w:cs="Times New Roman"/>
        </w:rPr>
        <w:t>. Thus, when a trait’s genetic architecture predisposes populations to evolve in a particular</w:t>
      </w:r>
      <w:del w:id="409" w:author="Marc Johnson" w:date="2018-01-18T15:24:00Z">
        <w:r w:rsidRPr="007E56B0" w:rsidDel="00D17B26">
          <w:rPr>
            <w:rFonts w:ascii="Times New Roman" w:hAnsi="Times New Roman" w:cs="Times New Roman"/>
          </w:rPr>
          <w:delText>ly</w:delText>
        </w:r>
      </w:del>
      <w:r w:rsidRPr="007E56B0">
        <w:rPr>
          <w:rFonts w:ascii="Times New Roman" w:hAnsi="Times New Roman" w:cs="Times New Roman"/>
        </w:rPr>
        <w:t xml:space="preserve"> direction </w:t>
      </w:r>
      <w:del w:id="410" w:author="Rob Ness" w:date="2018-01-19T15:38:00Z">
        <w:r w:rsidRPr="007E56B0" w:rsidDel="00EB17AA">
          <w:rPr>
            <w:rFonts w:ascii="Times New Roman" w:hAnsi="Times New Roman" w:cs="Times New Roman"/>
          </w:rPr>
          <w:delText>under the effects of</w:delText>
        </w:r>
      </w:del>
      <w:ins w:id="411" w:author="Rob Ness" w:date="2018-01-19T15:38:00Z">
        <w:r w:rsidR="00EB17AA">
          <w:rPr>
            <w:rFonts w:ascii="Times New Roman" w:hAnsi="Times New Roman" w:cs="Times New Roman"/>
          </w:rPr>
          <w:t>due to</w:t>
        </w:r>
      </w:ins>
      <w:r w:rsidRPr="007E56B0">
        <w:rPr>
          <w:rFonts w:ascii="Times New Roman" w:hAnsi="Times New Roman" w:cs="Times New Roman"/>
        </w:rPr>
        <w:t xml:space="preserve"> drift alone, drift </w:t>
      </w:r>
      <w:del w:id="412" w:author="Marc Johnson" w:date="2018-01-18T15:24:00Z">
        <w:r w:rsidRPr="007E56B0" w:rsidDel="00D17B26">
          <w:rPr>
            <w:rFonts w:ascii="Times New Roman" w:hAnsi="Times New Roman" w:cs="Times New Roman"/>
          </w:rPr>
          <w:delText xml:space="preserve">must </w:delText>
        </w:r>
      </w:del>
      <w:ins w:id="413" w:author="Marc Johnson" w:date="2018-01-18T15:24:00Z">
        <w:r w:rsidR="00D17B26">
          <w:rPr>
            <w:rFonts w:ascii="Times New Roman" w:hAnsi="Times New Roman" w:cs="Times New Roman"/>
          </w:rPr>
          <w:t>should</w:t>
        </w:r>
        <w:r w:rsidR="00D17B26" w:rsidRPr="007E56B0">
          <w:rPr>
            <w:rFonts w:ascii="Times New Roman" w:hAnsi="Times New Roman" w:cs="Times New Roman"/>
          </w:rPr>
          <w:t xml:space="preserve"> </w:t>
        </w:r>
      </w:ins>
      <w:r w:rsidRPr="007E56B0">
        <w:rPr>
          <w:rFonts w:ascii="Times New Roman" w:hAnsi="Times New Roman" w:cs="Times New Roman"/>
        </w:rPr>
        <w:t xml:space="preserve">be rejected as a null hypothesis prior to invoking </w:t>
      </w:r>
      <w:del w:id="414" w:author="Marc Johnson" w:date="2018-01-18T15:24:00Z">
        <w:r w:rsidRPr="007E56B0" w:rsidDel="00D17B26">
          <w:rPr>
            <w:rFonts w:ascii="Times New Roman" w:hAnsi="Times New Roman" w:cs="Times New Roman"/>
          </w:rPr>
          <w:delText xml:space="preserve">the </w:delText>
        </w:r>
      </w:del>
      <w:ins w:id="415" w:author="Marc Johnson" w:date="2018-01-18T15:24:00Z">
        <w:r w:rsidR="00D17B26">
          <w:rPr>
            <w:rFonts w:ascii="Times New Roman" w:hAnsi="Times New Roman" w:cs="Times New Roman"/>
          </w:rPr>
          <w:t>a</w:t>
        </w:r>
        <w:r w:rsidR="00D17B26" w:rsidRPr="007E56B0">
          <w:rPr>
            <w:rFonts w:ascii="Times New Roman" w:hAnsi="Times New Roman" w:cs="Times New Roman"/>
          </w:rPr>
          <w:t xml:space="preserve"> </w:t>
        </w:r>
      </w:ins>
      <w:r w:rsidRPr="007E56B0">
        <w:rPr>
          <w:rFonts w:ascii="Times New Roman" w:hAnsi="Times New Roman" w:cs="Times New Roman"/>
        </w:rPr>
        <w:t xml:space="preserve">role of selection in generating </w:t>
      </w:r>
      <w:del w:id="416" w:author="Marc Johnson" w:date="2018-01-18T15:24:00Z">
        <w:r w:rsidRPr="007E56B0" w:rsidDel="00D17B26">
          <w:rPr>
            <w:rFonts w:ascii="Times New Roman" w:hAnsi="Times New Roman" w:cs="Times New Roman"/>
          </w:rPr>
          <w:delText xml:space="preserve">adaptive </w:delText>
        </w:r>
      </w:del>
      <w:ins w:id="417" w:author="Marc Johnson" w:date="2018-01-18T15:24:00Z">
        <w:r w:rsidR="00D17B26">
          <w:rPr>
            <w:rFonts w:ascii="Times New Roman" w:hAnsi="Times New Roman" w:cs="Times New Roman"/>
          </w:rPr>
          <w:t>clines</w:t>
        </w:r>
      </w:ins>
      <w:del w:id="418" w:author="Marc Johnson" w:date="2018-01-18T15:25:00Z">
        <w:r w:rsidRPr="007E56B0" w:rsidDel="00D17B26">
          <w:rPr>
            <w:rFonts w:ascii="Times New Roman" w:hAnsi="Times New Roman" w:cs="Times New Roman"/>
          </w:rPr>
          <w:delText>differentiation</w:delText>
        </w:r>
      </w:del>
      <w:r w:rsidRPr="007E56B0">
        <w:rPr>
          <w:rFonts w:ascii="Times New Roman" w:hAnsi="Times New Roman" w:cs="Times New Roman"/>
        </w:rPr>
        <w:t xml:space="preserve">. Observing more clines in natural populations than would be expected under </w:t>
      </w:r>
      <w:ins w:id="419" w:author="Rob Ness" w:date="2018-01-19T15:39:00Z">
        <w:r w:rsidR="00EB17AA">
          <w:rPr>
            <w:rFonts w:ascii="Times New Roman" w:hAnsi="Times New Roman" w:cs="Times New Roman"/>
          </w:rPr>
          <w:t xml:space="preserve">only </w:t>
        </w:r>
      </w:ins>
      <w:r w:rsidRPr="007E56B0">
        <w:rPr>
          <w:rFonts w:ascii="Times New Roman" w:hAnsi="Times New Roman" w:cs="Times New Roman"/>
        </w:rPr>
        <w:t xml:space="preserve">drift </w:t>
      </w:r>
      <w:del w:id="420" w:author="Rob Ness" w:date="2018-01-19T15:39:00Z">
        <w:r w:rsidRPr="007E56B0" w:rsidDel="00EB17AA">
          <w:rPr>
            <w:rFonts w:ascii="Times New Roman" w:hAnsi="Times New Roman" w:cs="Times New Roman"/>
          </w:rPr>
          <w:delText xml:space="preserve">alone </w:delText>
        </w:r>
      </w:del>
      <w:r w:rsidRPr="007E56B0">
        <w:rPr>
          <w:rFonts w:ascii="Times New Roman" w:hAnsi="Times New Roman" w:cs="Times New Roman"/>
        </w:rPr>
        <w:t>is one way to address</w:t>
      </w:r>
      <w:ins w:id="421" w:author="Marc Johnson" w:date="2018-01-18T15:25:00Z">
        <w:r w:rsidR="00D17B26">
          <w:rPr>
            <w:rFonts w:ascii="Times New Roman" w:hAnsi="Times New Roman" w:cs="Times New Roman"/>
          </w:rPr>
          <w:t xml:space="preserve"> this problem. For example,</w:t>
        </w:r>
      </w:ins>
      <w:del w:id="422" w:author="Marc Johnson" w:date="2018-01-18T15:25:00Z">
        <w:r w:rsidRPr="007E56B0" w:rsidDel="00D17B26">
          <w:rPr>
            <w:rFonts w:ascii="Times New Roman" w:hAnsi="Times New Roman" w:cs="Times New Roman"/>
          </w:rPr>
          <w:delText>;</w:delText>
        </w:r>
      </w:del>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migration rates and effective population size</w:t>
      </w:r>
      <w:ins w:id="423" w:author="Marc Johnson" w:date="2018-01-18T15:27:00Z">
        <w:r w:rsidR="00E97E1C">
          <w:rPr>
            <w:rFonts w:ascii="Times New Roman" w:hAnsi="Times New Roman" w:cs="Times New Roman"/>
          </w:rPr>
          <w:t>s</w:t>
        </w:r>
      </w:ins>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3A288BB0" w:rsidR="00E27AE2" w:rsidRPr="007E56B0" w:rsidRDefault="00E27AE2" w:rsidP="00E27AE2">
      <w:pPr>
        <w:spacing w:line="480" w:lineRule="auto"/>
        <w:ind w:firstLine="720"/>
        <w:rPr>
          <w:rFonts w:ascii="Times New Roman" w:hAnsi="Times New Roman" w:cs="Times New Roman"/>
        </w:rPr>
      </w:pPr>
      <w:commentRangeStart w:id="424"/>
      <w:r w:rsidRPr="007E56B0">
        <w:rPr>
          <w:rFonts w:ascii="Times New Roman" w:hAnsi="Times New Roman" w:cs="Times New Roman"/>
        </w:rPr>
        <w:t xml:space="preserve">While </w:t>
      </w:r>
      <w:commentRangeEnd w:id="424"/>
      <w:r>
        <w:rPr>
          <w:rStyle w:val="CommentReference"/>
        </w:rPr>
        <w:commentReference w:id="424"/>
      </w:r>
      <w:r w:rsidRPr="007E56B0">
        <w:rPr>
          <w:rFonts w:ascii="Times New Roman" w:hAnsi="Times New Roman" w:cs="Times New Roman"/>
        </w:rPr>
        <w:t xml:space="preserve">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del w:id="425" w:author="Marc Johnson" w:date="2018-01-18T15:28:00Z">
        <w:r w:rsidRPr="007E56B0" w:rsidDel="00AD3965">
          <w:rPr>
            <w:rFonts w:ascii="Times New Roman" w:hAnsi="Times New Roman" w:cs="Times New Roman"/>
          </w:rPr>
          <w:delText xml:space="preserve">vary </w:delText>
        </w:r>
      </w:del>
      <w:ins w:id="426" w:author="Marc Johnson" w:date="2018-01-18T15:28:00Z">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ins>
      <w:r w:rsidRPr="007E56B0">
        <w:rPr>
          <w:rFonts w:ascii="Times New Roman" w:hAnsi="Times New Roman" w:cs="Times New Roman"/>
        </w:rPr>
        <w:t xml:space="preserve">between 0 (urban) and 1 (rural) for all regressions (see supplementary material: </w:t>
      </w:r>
      <w:commentRangeStart w:id="427"/>
      <w:r w:rsidRPr="007E56B0">
        <w:rPr>
          <w:rFonts w:ascii="Times New Roman" w:hAnsi="Times New Roman" w:cs="Times New Roman"/>
        </w:rPr>
        <w:t xml:space="preserve">“Comparison of standardized slopes from </w:t>
      </w:r>
      <w:r w:rsidRPr="007E56B0">
        <w:rPr>
          <w:rFonts w:ascii="Times New Roman" w:hAnsi="Times New Roman" w:cs="Times New Roman"/>
        </w:rPr>
        <w:lastRenderedPageBreak/>
        <w:t>simulated and empirical data”</w:t>
      </w:r>
      <w:commentRangeEnd w:id="427"/>
      <w:r w:rsidRPr="007E56B0">
        <w:rPr>
          <w:rStyle w:val="CommentReference"/>
          <w:rFonts w:ascii="Times New Roman" w:hAnsi="Times New Roman" w:cs="Times New Roman"/>
        </w:rPr>
        <w:commentReference w:id="427"/>
      </w:r>
      <w:r w:rsidRPr="007E56B0">
        <w:rPr>
          <w:rFonts w:ascii="Times New Roman" w:hAnsi="Times New Roman" w:cs="Times New Roman"/>
        </w:rPr>
        <w:t xml:space="preserve">). </w:t>
      </w:r>
      <w:r>
        <w:rPr>
          <w:rFonts w:ascii="Times New Roman" w:hAnsi="Times New Roman" w:cs="Times New Roman"/>
        </w:rPr>
        <w:t>Even under a weak gradient in drift</w:t>
      </w:r>
      <w:ins w:id="428" w:author="Rob Ness" w:date="2018-01-19T15:43:00Z">
        <w:r w:rsidR="00594235">
          <w:rPr>
            <w:rFonts w:ascii="Times New Roman" w:hAnsi="Times New Roman" w:cs="Times New Roman"/>
          </w:rPr>
          <w:t xml:space="preserve">, </w:t>
        </w:r>
      </w:ins>
      <w:del w:id="429" w:author="Rob Ness" w:date="2018-01-19T15:43:00Z">
        <w:r w:rsidDel="00594235">
          <w:rPr>
            <w:rFonts w:ascii="Times New Roman" w:hAnsi="Times New Roman" w:cs="Times New Roman"/>
          </w:rPr>
          <w:delText xml:space="preserve"> </w:delText>
        </w:r>
      </w:del>
      <w:del w:id="430" w:author="Rob Ness" w:date="2018-01-19T15:42:00Z">
        <w:r w:rsidDel="00594235">
          <w:rPr>
            <w:rFonts w:ascii="Times New Roman" w:hAnsi="Times New Roman" w:cs="Times New Roman"/>
          </w:rPr>
          <w:delText xml:space="preserve">and </w:delText>
        </w:r>
      </w:del>
      <w:r>
        <w:rPr>
          <w:rFonts w:ascii="Times New Roman" w:hAnsi="Times New Roman" w:cs="Times New Roman"/>
        </w:rPr>
        <w:t xml:space="preserve">high migration </w:t>
      </w:r>
      <w:ins w:id="431" w:author="Rob Ness" w:date="2018-01-19T15:43:00Z">
        <w:r w:rsidR="00594235">
          <w:rPr>
            <w:rFonts w:ascii="Times New Roman" w:hAnsi="Times New Roman" w:cs="Times New Roman"/>
          </w:rPr>
          <w:t xml:space="preserve">and no selection </w:t>
        </w:r>
      </w:ins>
      <w:r>
        <w:rPr>
          <w:rFonts w:ascii="Times New Roman" w:hAnsi="Times New Roman" w:cs="Times New Roman"/>
        </w:rPr>
        <w:t xml:space="preserve">(minimum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However, the absence of decreases in neutral genetic diversity in urban populations suggests that genetic drift </w:t>
      </w:r>
      <w:commentRangeStart w:id="432"/>
      <w:r w:rsidRPr="007E56B0">
        <w:rPr>
          <w:rFonts w:ascii="Times New Roman" w:hAnsi="Times New Roman" w:cs="Times New Roman"/>
        </w:rPr>
        <w:t xml:space="preserve">is not an </w:t>
      </w:r>
      <w:commentRangeEnd w:id="432"/>
      <w:r w:rsidR="00C74B5A">
        <w:rPr>
          <w:rStyle w:val="CommentReference"/>
        </w:rPr>
        <w:commentReference w:id="432"/>
      </w:r>
      <w:r w:rsidRPr="007E56B0">
        <w:rPr>
          <w:rFonts w:ascii="Times New Roman" w:hAnsi="Times New Roman" w:cs="Times New Roman"/>
        </w:rPr>
        <w:t xml:space="preserve">important mechanism structuring urban-rural phenotypic clines in HCN (Johnson et al. 2018, </w:t>
      </w:r>
      <w:r w:rsidRPr="007E56B0">
        <w:rPr>
          <w:rFonts w:ascii="Times New Roman" w:hAnsi="Times New Roman" w:cs="Times New Roman"/>
          <w:i/>
        </w:rPr>
        <w:t>this issue</w:t>
      </w:r>
      <w:r w:rsidRPr="007E56B0">
        <w:rPr>
          <w:rFonts w:ascii="Times New Roman" w:hAnsi="Times New Roman" w:cs="Times New Roman"/>
        </w:rPr>
        <w:t xml:space="preserve">). Similarly, the absence </w:t>
      </w:r>
      <w:commentRangeStart w:id="433"/>
      <w:r w:rsidRPr="007E56B0">
        <w:rPr>
          <w:rFonts w:ascii="Times New Roman" w:hAnsi="Times New Roman" w:cs="Times New Roman"/>
        </w:rPr>
        <w:t xml:space="preserve">of clines </w:t>
      </w:r>
      <w:commentRangeEnd w:id="433"/>
      <w:r w:rsidR="00C74B5A">
        <w:rPr>
          <w:rStyle w:val="CommentReference"/>
        </w:rPr>
        <w:commentReference w:id="433"/>
      </w:r>
      <w:r w:rsidRPr="007E56B0">
        <w:rPr>
          <w:rFonts w:ascii="Times New Roman" w:hAnsi="Times New Roman" w:cs="Times New Roman"/>
        </w:rPr>
        <w:t xml:space="preserve">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(Kooyers and Olsen 2012)</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del w:id="434" w:author="Rob Ness" w:date="2018-01-21T11:47:00Z">
        <w:r w:rsidRPr="007E56B0" w:rsidDel="00C74B5A">
          <w:rPr>
            <w:rFonts w:ascii="Times New Roman" w:hAnsi="Times New Roman" w:cs="Times New Roman"/>
          </w:rPr>
          <w:delText xml:space="preserve">additional </w:delText>
        </w:r>
      </w:del>
      <w:ins w:id="435" w:author="Rob Ness" w:date="2018-01-21T11:47:00Z">
        <w:r w:rsidR="00C74B5A">
          <w:rPr>
            <w:rFonts w:ascii="Times New Roman" w:hAnsi="Times New Roman" w:cs="Times New Roman"/>
          </w:rPr>
          <w:t>current</w:t>
        </w:r>
        <w:r w:rsidR="00C74B5A" w:rsidRPr="007E56B0">
          <w:rPr>
            <w:rFonts w:ascii="Times New Roman" w:hAnsi="Times New Roman" w:cs="Times New Roman"/>
          </w:rPr>
          <w:t xml:space="preserve"> </w:t>
        </w:r>
      </w:ins>
      <w:r w:rsidRPr="007E56B0">
        <w:rPr>
          <w:rFonts w:ascii="Times New Roman" w:hAnsi="Times New Roman" w:cs="Times New Roman"/>
        </w:rPr>
        <w:t xml:space="preserve">evidence from neutral markers strongly suggests that many clines in cyanogenesis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4DE6EC98"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"(Huey et al. 2000; Caicedo et al. 2004; Campitelli and Stinchcombe 2013)", "manualFormatting" : "(e.g. Huey et al. 2000; Caicedo et al. 2004; Campitelli and Stinchcombe 2013)", "plainTextFormattedCitation" : "(Huey et al. 2000; Caicedo et al. 2004; Campitelli and Stinchcombe 2013)", "previouslyFormattedCitation" : "(Huey et al. 2000; Caicedo et al. 2004; Campitelli and Stinchcombe 2013)"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(e.g. Huey et al. 2000; Caicedo et al. 2004; Campitelli and Stinchcombe 2013)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"(Clausen et al. 1948; Luo et al. 2015; Zhao and Wang 2015)", "plainTextFormattedCitation" : "(Clausen et al. 1948; Luo et al. 2015; Zhao and Wang 2015)", "previouslyFormattedCitation" : "(Clausen et al. 1948; Luo et al. 2015; Zhao and Wang 2015)"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(Clausen et al. 1948; Luo et al. 2015; Zhao and Wang 2015)</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"(Samis et al. 2008, 2012; Kooyers et al. 2014)", "plainTextFormattedCitation" : "(Samis et al. 2008, 2012; Kooyers et al. 2014)", "previouslyFormattedCitation" : "(Samis et al. 2008, 2012;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(Samis et al. 2008, 2012; Kooyers et al. 2014)</w:t>
      </w:r>
      <w:r w:rsidRPr="007E56B0">
        <w:rPr>
          <w:rFonts w:ascii="Times New Roman" w:hAnsi="Times New Roman" w:cs="Times New Roman"/>
        </w:rPr>
        <w:fldChar w:fldCharType="end"/>
      </w:r>
      <w:r w:rsidRPr="007E56B0">
        <w:rPr>
          <w:rFonts w:ascii="Times New Roman" w:hAnsi="Times New Roman" w:cs="Times New Roman"/>
        </w:rPr>
        <w:t xml:space="preserve"> transects, </w:t>
      </w:r>
      <w:del w:id="436" w:author="Rob Ness" w:date="2018-01-21T11:48:00Z">
        <w:r w:rsidRPr="007E56B0" w:rsidDel="00C74B5A">
          <w:rPr>
            <w:rFonts w:ascii="Times New Roman" w:hAnsi="Times New Roman" w:cs="Times New Roman"/>
          </w:rPr>
          <w:delText xml:space="preserve">since </w:delText>
        </w:r>
      </w:del>
      <w:ins w:id="437" w:author="Rob Ness" w:date="2018-01-21T11:48:00Z">
        <w:r w:rsidR="00C74B5A">
          <w:rPr>
            <w:rFonts w:ascii="Times New Roman" w:hAnsi="Times New Roman" w:cs="Times New Roman"/>
          </w:rPr>
          <w:t>because</w:t>
        </w:r>
        <w:r w:rsidR="00C74B5A" w:rsidRPr="007E56B0">
          <w:rPr>
            <w:rFonts w:ascii="Times New Roman" w:hAnsi="Times New Roman" w:cs="Times New Roman"/>
          </w:rPr>
          <w:t xml:space="preserve"> </w:t>
        </w:r>
      </w:ins>
      <w:r w:rsidRPr="007E56B0">
        <w:rPr>
          <w:rFonts w:ascii="Times New Roman" w:hAnsi="Times New Roman" w:cs="Times New Roman"/>
        </w:rPr>
        <w:t xml:space="preserve">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Eckert et al. 2008; Excoffier and Ray 2008)", "plainTextFormattedCitation" : "(Alleaume-Benharira et al. 2006; Eckert et al. 2008; Excoffier and Ray 2008)", "previouslyFormattedCitation" : "(Alleaume-Benharira et al. 2006; Eckert et al. 2008; Excoffier and Ray 2008)"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(Alleaume-Benharira et al. 2006; Eckert et al. 2008; Excoffier and Ray 2008)</w:t>
      </w:r>
      <w:r w:rsidRPr="007E56B0">
        <w:rPr>
          <w:rFonts w:ascii="Times New Roman" w:hAnsi="Times New Roman" w:cs="Times New Roman"/>
        </w:rPr>
        <w:fldChar w:fldCharType="end"/>
      </w:r>
      <w:r w:rsidRPr="007E56B0">
        <w:rPr>
          <w:rFonts w:ascii="Times New Roman" w:hAnsi="Times New Roman" w:cs="Times New Roman"/>
        </w:rPr>
        <w:t xml:space="preserve">. Such spatial </w:t>
      </w:r>
      <w:r w:rsidRPr="007E56B0">
        <w:rPr>
          <w:rFonts w:ascii="Times New Roman" w:hAnsi="Times New Roman" w:cs="Times New Roman"/>
        </w:rPr>
        <w:lastRenderedPageBreak/>
        <w:t>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del w:id="438" w:author="Marc Johnson" w:date="2018-01-18T15:33:00Z">
        <w:r w:rsidRPr="007E56B0" w:rsidDel="001A52DA">
          <w:rPr>
            <w:rFonts w:ascii="Times New Roman" w:hAnsi="Times New Roman" w:cs="Times New Roman"/>
          </w:rPr>
          <w:delText xml:space="preserve">many </w:delText>
        </w:r>
      </w:del>
      <w:ins w:id="439" w:author="Marc Johnson" w:date="2018-01-18T15:33:00Z">
        <w:r w:rsidR="001A52DA">
          <w:rPr>
            <w:rFonts w:ascii="Times New Roman" w:hAnsi="Times New Roman" w:cs="Times New Roman"/>
          </w:rPr>
          <w:t>most</w:t>
        </w:r>
        <w:r w:rsidR="001A52DA" w:rsidRPr="007E56B0">
          <w:rPr>
            <w:rFonts w:ascii="Times New Roman" w:hAnsi="Times New Roman" w:cs="Times New Roman"/>
          </w:rPr>
          <w:t xml:space="preserve"> </w:t>
        </w:r>
      </w:ins>
      <w:r w:rsidRPr="007E56B0">
        <w:rPr>
          <w:rFonts w:ascii="Times New Roman" w:hAnsi="Times New Roman" w:cs="Times New Roman"/>
        </w:rPr>
        <w:t xml:space="preserve">systems. </w:t>
      </w:r>
    </w:p>
    <w:p w14:paraId="643F9966" w14:textId="5786D49A"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ins w:id="440" w:author="Marc Johnson" w:date="2018-01-18T15:33:00Z">
        <w:r w:rsidR="001A52DA">
          <w:rPr>
            <w:rFonts w:ascii="Times New Roman" w:hAnsi="Times New Roman" w:cs="Times New Roman"/>
          </w:rPr>
          <w:t xml:space="preserve">anthropogenically mediated </w:t>
        </w:r>
      </w:ins>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"1-8", "title" : "Living in the city: urban environments shape the evolution of a native annual plant", "type" : "article-journal" }, "uris" : [ "http://www.mendeley.com/documents/?uuid=57fe8f77-1aaf-418c-933d-a08cbd56dd34" ] } ], "mendeley" : { "formattedCitation" : "(Yakub and Tiffin 2016)", "plainTextFormattedCitation" : "(Yakub and Tiffin 2016)", "previouslyFormattedCitation" : "(Yakub and Tiffin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(Yakub and Tiffin 2016)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(Reid et al. 2016)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"(Winchell et al. 2016)", "plainTextFormattedCitation" : "(Winchell et al. 2016)", "previouslyFormattedCitation" : "(Winchell et al. 2016)" }, "properties" : {  }, "schema" : "https://github.com/citation-style-language/schema/raw/master/csl-citation.json" }</w:instrText>
      </w:r>
      <w:r>
        <w:rPr>
          <w:rFonts w:ascii="Times New Roman" w:hAnsi="Times New Roman" w:cs="Times New Roman"/>
        </w:rPr>
        <w:fldChar w:fldCharType="separate"/>
      </w:r>
      <w:r w:rsidRPr="00603AEE">
        <w:rPr>
          <w:rFonts w:ascii="Times New Roman" w:hAnsi="Times New Roman" w:cs="Times New Roman"/>
          <w:noProof/>
        </w:rPr>
        <w:t>(Winchell et al. 2016)</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"(Mueller et al. 2013)", "plainTextFormattedCitation" : "(Mueller et al. 2013)", "previouslyFormattedCitation" : "(Mueller et al. 2013)" }, "properties" : {  }, "schema" : "https://github.com/citation-style-language/schema/raw/master/csl-citation.json" }</w:instrText>
      </w:r>
      <w:r>
        <w:rPr>
          <w:rFonts w:ascii="Times New Roman" w:hAnsi="Times New Roman" w:cs="Times New Roman"/>
        </w:rPr>
        <w:fldChar w:fldCharType="separate"/>
      </w:r>
      <w:r w:rsidRPr="001A3EF3">
        <w:rPr>
          <w:rFonts w:ascii="Times New Roman" w:hAnsi="Times New Roman" w:cs="Times New Roman"/>
          <w:noProof/>
        </w:rPr>
        <w:t>(Mueller et al. 2013)</w:t>
      </w:r>
      <w:r>
        <w:rPr>
          <w:rFonts w:ascii="Times New Roman" w:hAnsi="Times New Roman" w:cs="Times New Roman"/>
        </w:rPr>
        <w:fldChar w:fldCharType="end"/>
      </w:r>
      <w:del w:id="441" w:author="Marc Johnson" w:date="2018-01-18T15:34:00Z">
        <w:r w:rsidDel="001A52DA">
          <w:rPr>
            <w:rFonts w:ascii="Times New Roman" w:hAnsi="Times New Roman" w:cs="Times New Roman"/>
          </w:rPr>
          <w:delText xml:space="preserve"> and</w:delText>
        </w:r>
      </w:del>
      <w:ins w:id="442" w:author="Marc Johnson" w:date="2018-01-18T15:34:00Z">
        <w:r w:rsidR="001A52DA">
          <w:rPr>
            <w:rFonts w:ascii="Times New Roman" w:hAnsi="Times New Roman" w:cs="Times New Roman"/>
          </w:rPr>
          <w:t>,</w:t>
        </w:r>
      </w:ins>
      <w:r>
        <w:rPr>
          <w:rFonts w:ascii="Times New Roman" w:hAnsi="Times New Roman" w:cs="Times New Roman"/>
        </w:rPr>
        <w:t xml:space="preserve"> insects (</w:t>
      </w:r>
      <w:commentRangeStart w:id="443"/>
      <w:r>
        <w:rPr>
          <w:rFonts w:ascii="Times New Roman" w:hAnsi="Times New Roman" w:cs="Times New Roman"/>
        </w:rPr>
        <w:t xml:space="preserve">Diamond et al. 2018, </w:t>
      </w:r>
      <w:r>
        <w:rPr>
          <w:rFonts w:ascii="Times New Roman" w:hAnsi="Times New Roman" w:cs="Times New Roman"/>
          <w:i/>
        </w:rPr>
        <w:t>this issue</w:t>
      </w:r>
      <w:commentRangeEnd w:id="443"/>
      <w:r>
        <w:rPr>
          <w:rStyle w:val="CommentReference"/>
        </w:rPr>
        <w:commentReference w:id="443"/>
      </w:r>
      <w:r>
        <w:rPr>
          <w:rFonts w:ascii="Times New Roman" w:hAnsi="Times New Roman" w:cs="Times New Roman"/>
        </w:rPr>
        <w:t>)</w:t>
      </w:r>
      <w:ins w:id="444" w:author="Marc Johnson" w:date="2018-01-18T15:34:00Z">
        <w:r w:rsidR="001A52DA">
          <w:rPr>
            <w:rFonts w:ascii="Times New Roman" w:hAnsi="Times New Roman" w:cs="Times New Roman"/>
          </w:rPr>
          <w:t>, and humans (</w:t>
        </w:r>
      </w:ins>
      <w:ins w:id="445" w:author="Marc Johnson" w:date="2018-01-18T15:35:00Z">
        <w:r w:rsidR="00465BB6">
          <w:rPr>
            <w:rFonts w:ascii="Times New Roman" w:hAnsi="Times New Roman" w:cs="Times New Roman"/>
          </w:rPr>
          <w:t>B</w:t>
        </w:r>
        <w:commentRangeStart w:id="446"/>
        <w:r w:rsidR="00465BB6">
          <w:rPr>
            <w:rFonts w:ascii="Times New Roman" w:hAnsi="Times New Roman" w:cs="Times New Roman"/>
          </w:rPr>
          <w:t>arnes et al. 201</w:t>
        </w:r>
      </w:ins>
      <w:ins w:id="447" w:author="Marc Johnson" w:date="2018-01-18T15:36:00Z">
        <w:r w:rsidR="00465BB6">
          <w:rPr>
            <w:rFonts w:ascii="Times New Roman" w:hAnsi="Times New Roman" w:cs="Times New Roman"/>
          </w:rPr>
          <w:t>0</w:t>
        </w:r>
      </w:ins>
      <w:ins w:id="448" w:author="Marc Johnson" w:date="2018-01-18T15:35:00Z">
        <w:r w:rsidR="00465BB6">
          <w:rPr>
            <w:rFonts w:ascii="Times New Roman" w:hAnsi="Times New Roman" w:cs="Times New Roman"/>
          </w:rPr>
          <w:t xml:space="preserve"> </w:t>
        </w:r>
      </w:ins>
      <w:commentRangeEnd w:id="446"/>
      <w:ins w:id="449" w:author="Marc Johnson" w:date="2018-01-18T15:36:00Z">
        <w:r w:rsidR="00465BB6">
          <w:rPr>
            <w:rStyle w:val="CommentReference"/>
          </w:rPr>
          <w:commentReference w:id="446"/>
        </w:r>
      </w:ins>
      <w:ins w:id="450" w:author="Marc Johnson" w:date="2018-01-18T15:35:00Z">
        <w:r w:rsidR="00465BB6">
          <w:rPr>
            <w:rFonts w:ascii="Times New Roman" w:hAnsi="Times New Roman" w:cs="Times New Roman"/>
          </w:rPr>
          <w:t>Evolution</w:t>
        </w:r>
      </w:ins>
      <w:ins w:id="451" w:author="Marc Johnson" w:date="2018-01-18T15:34:00Z">
        <w:r w:rsidR="001A52DA">
          <w:rPr>
            <w:rFonts w:ascii="Times New Roman" w:hAnsi="Times New Roman" w:cs="Times New Roman"/>
          </w:rPr>
          <w:t>)</w:t>
        </w:r>
      </w:ins>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Munshi-South et al. 2016; Louren\u00e7o et al. 2017)", "plainTextFormattedCitation" : "(No\u00ebl et al. 2007; Munshi-South et al. 2016; Louren\u00e7o et al. 2017)", "previouslyFormattedCitation" : "(No\u00ebl et al. 2007; Munshi-South et al. 2016; Louren\u00e7o et al. 2017)" }, "properties" : {  }, "schema" : "https://github.com/citation-style-language/schema/raw/master/csl-citation.json" }</w:instrText>
      </w:r>
      <w:r>
        <w:rPr>
          <w:rFonts w:ascii="Times New Roman" w:hAnsi="Times New Roman" w:cs="Times New Roman"/>
        </w:rPr>
        <w:fldChar w:fldCharType="separate"/>
      </w:r>
      <w:r w:rsidRPr="000B361F">
        <w:rPr>
          <w:rFonts w:ascii="Times New Roman" w:hAnsi="Times New Roman" w:cs="Times New Roman"/>
          <w:noProof/>
        </w:rPr>
        <w:t>(Noël et al. 2007; Munshi-South et al. 2016; Lourenço et al. 2017)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59067C9B"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w:t>
      </w:r>
      <w:r>
        <w:rPr>
          <w:rFonts w:ascii="Times New Roman" w:hAnsi="Times New Roman" w:cs="Times New Roman"/>
        </w:rPr>
        <w:lastRenderedPageBreak/>
        <w:t xml:space="preserve">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"(McKinney 2006)", "plainTextFormattedCitation" : "(McKinney 2006)", "previouslyFormattedCitation" : "(McKinney 2006)" }, "properties" : {  }, "schema" : "https://github.com/citation-style-language/schema/raw/master/csl-citation.json" }</w:instrText>
      </w:r>
      <w:r>
        <w:rPr>
          <w:rFonts w:ascii="Times New Roman" w:hAnsi="Times New Roman" w:cs="Times New Roman"/>
        </w:rPr>
        <w:fldChar w:fldCharType="separate"/>
      </w:r>
      <w:r w:rsidRPr="003844C9">
        <w:rPr>
          <w:rFonts w:ascii="Times New Roman" w:hAnsi="Times New Roman" w:cs="Times New Roman"/>
          <w:noProof/>
        </w:rPr>
        <w:t>(McKinney 2006)</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"plainTextFormattedCitation" : "(No\u00ebl et al. 2007)", "previouslyFormattedCitation" : "(No\u00ebl et al. 2007)"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(Noël et al. 2007)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"(Munshi-South et al. 2016)", "plainTextFormattedCitation" : "(Munshi-South et al. 2016)", "previouslyFormattedCitation" : "(Munshi-South et al. 2016)"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(Munshi-South et al. 2016)</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(Lourenço et al. 2017)</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del w:id="452" w:author="Marc Johnson" w:date="2018-01-18T15:38:00Z">
        <w:r w:rsidDel="00CD2BA7">
          <w:rPr>
            <w:rFonts w:ascii="Times New Roman" w:hAnsi="Times New Roman" w:cs="Times New Roman"/>
          </w:rPr>
          <w:delText xml:space="preserve">In </w:delText>
        </w:r>
      </w:del>
      <w:ins w:id="453" w:author="Marc Johnson" w:date="2018-01-18T15:38:00Z">
        <w:r w:rsidR="00CD2BA7">
          <w:rPr>
            <w:rFonts w:ascii="Times New Roman" w:hAnsi="Times New Roman" w:cs="Times New Roman"/>
          </w:rPr>
          <w:t xml:space="preserve">By </w:t>
        </w:r>
      </w:ins>
      <w:r>
        <w:rPr>
          <w:rFonts w:ascii="Times New Roman" w:hAnsi="Times New Roman" w:cs="Times New Roman"/>
        </w:rPr>
        <w:t xml:space="preserve">contrast, white clover—originally native to Eurasia—shows inconsistent effects of urbanization on neutral diversity across 8 cities in Ontario, Canada (Johnson et al. 2018, </w:t>
      </w:r>
      <w:r>
        <w:rPr>
          <w:rFonts w:ascii="Times New Roman" w:hAnsi="Times New Roman" w:cs="Times New Roman"/>
          <w:i/>
        </w:rPr>
        <w:t>this issue</w:t>
      </w:r>
      <w:r>
        <w:rPr>
          <w:rFonts w:ascii="Times New Roman" w:hAnsi="Times New Roman" w:cs="Times New Roman"/>
        </w:rPr>
        <w:t>) 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73243DD8" w:rsidR="00E27AE2" w:rsidRDefault="00E27AE2" w:rsidP="00E27AE2">
      <w:pPr>
        <w:spacing w:line="480" w:lineRule="auto"/>
        <w:rPr>
          <w:rFonts w:ascii="Times New Roman" w:hAnsi="Times New Roman" w:cs="Times New Roman"/>
        </w:rPr>
      </w:pPr>
      <w:r>
        <w:rPr>
          <w:rFonts w:ascii="Times New Roman" w:hAnsi="Times New Roman" w:cs="Times New Roman"/>
        </w:rPr>
        <w:t>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w:t>
      </w:r>
      <w:ins w:id="454" w:author="Marc Johnson" w:date="2018-01-18T15:40:00Z">
        <w:r w:rsidR="00B86225">
          <w:rPr>
            <w:rFonts w:ascii="Times New Roman" w:hAnsi="Times New Roman" w:cs="Times New Roman"/>
          </w:rPr>
          <w:t xml:space="preserve">, </w:t>
        </w:r>
      </w:ins>
      <w:ins w:id="455" w:author="Marc Johnson" w:date="2018-01-18T15:41:00Z">
        <w:r w:rsidR="00B86225">
          <w:rPr>
            <w:rFonts w:ascii="Times New Roman" w:hAnsi="Times New Roman" w:cs="Times New Roman"/>
          </w:rPr>
          <w:t xml:space="preserve">and in such cases there </w:t>
        </w:r>
      </w:ins>
      <w:ins w:id="456" w:author="Marc Johnson" w:date="2018-01-18T15:40:00Z">
        <w:r w:rsidR="00B86225">
          <w:rPr>
            <w:rFonts w:ascii="Times New Roman" w:hAnsi="Times New Roman" w:cs="Times New Roman"/>
          </w:rPr>
          <w:t xml:space="preserve">will typically be an equal proportion of positive and negative clines </w:t>
        </w:r>
      </w:ins>
      <w:ins w:id="457" w:author="Marc Johnson" w:date="2018-01-18T15:41:00Z">
        <w:r w:rsidR="00B86225">
          <w:rPr>
            <w:rFonts w:ascii="Times New Roman" w:hAnsi="Times New Roman" w:cs="Times New Roman"/>
          </w:rPr>
          <w:t>with</w:t>
        </w:r>
      </w:ins>
      <w:del w:id="458" w:author="Marc Johnson" w:date="2018-01-18T15:41:00Z">
        <w:r w:rsidDel="00B86225">
          <w:rPr>
            <w:rFonts w:ascii="Times New Roman" w:hAnsi="Times New Roman" w:cs="Times New Roman"/>
          </w:rPr>
          <w:delText xml:space="preserve"> resulting in</w:delText>
        </w:r>
      </w:del>
      <w:r>
        <w:rPr>
          <w:rFonts w:ascii="Times New Roman" w:hAnsi="Times New Roman" w:cs="Times New Roman"/>
        </w:rPr>
        <w:t xml:space="preserve"> no </w:t>
      </w:r>
      <w:ins w:id="459" w:author="Marc Johnson" w:date="2018-01-18T15:41:00Z">
        <w:r w:rsidR="00B86225">
          <w:rPr>
            <w:rFonts w:ascii="Times New Roman" w:hAnsi="Times New Roman" w:cs="Times New Roman"/>
          </w:rPr>
          <w:t xml:space="preserve">consistent </w:t>
        </w:r>
      </w:ins>
      <w:del w:id="460" w:author="Marc Johnson" w:date="2018-01-18T15:41:00Z">
        <w:r w:rsidDel="00B86225">
          <w:rPr>
            <w:rFonts w:ascii="Times New Roman" w:hAnsi="Times New Roman" w:cs="Times New Roman"/>
          </w:rPr>
          <w:delText xml:space="preserve">mean </w:delText>
        </w:r>
      </w:del>
      <w:r>
        <w:rPr>
          <w:rFonts w:ascii="Times New Roman" w:hAnsi="Times New Roman" w:cs="Times New Roman"/>
        </w:rPr>
        <w:t xml:space="preserve">change in allele </w:t>
      </w:r>
      <w:ins w:id="461" w:author="Marc Johnson" w:date="2018-01-18T15:41:00Z">
        <w:r w:rsidR="00B86225">
          <w:rPr>
            <w:rFonts w:ascii="Times New Roman" w:hAnsi="Times New Roman" w:cs="Times New Roman"/>
          </w:rPr>
          <w:t xml:space="preserve">or phenotype </w:t>
        </w:r>
      </w:ins>
      <w:del w:id="462" w:author="Marc Johnson" w:date="2018-01-18T15:41:00Z">
        <w:r w:rsidDel="00B86225">
          <w:rPr>
            <w:rFonts w:ascii="Times New Roman" w:hAnsi="Times New Roman" w:cs="Times New Roman"/>
          </w:rPr>
          <w:delText xml:space="preserve">frequencies </w:delText>
        </w:r>
      </w:del>
      <w:ins w:id="463" w:author="Marc Johnson" w:date="2018-01-18T15:41:00Z">
        <w:r w:rsidR="00B86225">
          <w:rPr>
            <w:rFonts w:ascii="Times New Roman" w:hAnsi="Times New Roman" w:cs="Times New Roman"/>
          </w:rPr>
          <w:t xml:space="preserve">frequency </w:t>
        </w:r>
      </w:ins>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857F0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Our results </w:t>
      </w:r>
      <w:r>
        <w:rPr>
          <w:rFonts w:ascii="Times New Roman" w:hAnsi="Times New Roman" w:cs="Times New Roman"/>
        </w:rPr>
        <w:lastRenderedPageBreak/>
        <w:t xml:space="preserve">support this </w:t>
      </w:r>
      <w:ins w:id="464" w:author="Marc Johnson" w:date="2018-01-18T15:42:00Z">
        <w:r w:rsidR="008653B9">
          <w:rPr>
            <w:rFonts w:ascii="Times New Roman" w:hAnsi="Times New Roman" w:cs="Times New Roman"/>
          </w:rPr>
          <w:t xml:space="preserve">prediction: </w:t>
        </w:r>
      </w:ins>
      <w:del w:id="465" w:author="Marc Johnson" w:date="2018-01-18T15:42:00Z">
        <w:r w:rsidDel="008653B9">
          <w:rPr>
            <w:rFonts w:ascii="Times New Roman" w:hAnsi="Times New Roman" w:cs="Times New Roman"/>
          </w:rPr>
          <w:delText xml:space="preserve">as </w:delText>
        </w:r>
      </w:del>
      <w:r>
        <w:rPr>
          <w:rFonts w:ascii="Times New Roman" w:hAnsi="Times New Roman" w:cs="Times New Roman"/>
        </w:rPr>
        <w:t xml:space="preserve">in the absence of migration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figure 4b</w:t>
      </w:r>
      <w:r>
        <w:rPr>
          <w:rFonts w:ascii="Times New Roman" w:hAnsi="Times New Roman" w:cs="Times New Roman"/>
        </w:rPr>
        <w:t xml:space="preserve">). </w:t>
      </w:r>
      <w:del w:id="466" w:author="Marc Johnson" w:date="2018-01-18T15:42:00Z">
        <w:r w:rsidDel="008653B9">
          <w:rPr>
            <w:rFonts w:ascii="Times New Roman" w:hAnsi="Times New Roman" w:cs="Times New Roman"/>
          </w:rPr>
          <w:delText xml:space="preserve">In </w:delText>
        </w:r>
      </w:del>
      <w:ins w:id="467" w:author="Marc Johnson" w:date="2018-01-18T15:42:00Z">
        <w:r w:rsidR="008653B9">
          <w:rPr>
            <w:rFonts w:ascii="Times New Roman" w:hAnsi="Times New Roman" w:cs="Times New Roman"/>
          </w:rPr>
          <w:t xml:space="preserve">By </w:t>
        </w:r>
      </w:ins>
      <w:r>
        <w:rPr>
          <w:rFonts w:ascii="Times New Roman" w:hAnsi="Times New Roman" w:cs="Times New Roman"/>
        </w:rPr>
        <w:t xml:space="preserve">contrast, clines in HCN were overwhelmingly positive, </w:t>
      </w:r>
      <w:del w:id="468" w:author="Rob Ness" w:date="2018-01-21T11:52:00Z">
        <w:r w:rsidDel="00C74B5A">
          <w:rPr>
            <w:rFonts w:ascii="Times New Roman" w:hAnsi="Times New Roman" w:cs="Times New Roman"/>
          </w:rPr>
          <w:delText>suggesting that</w:delText>
        </w:r>
      </w:del>
      <w:ins w:id="469" w:author="Rob Ness" w:date="2018-01-21T11:52:00Z">
        <w:r w:rsidR="00C74B5A">
          <w:rPr>
            <w:rFonts w:ascii="Times New Roman" w:hAnsi="Times New Roman" w:cs="Times New Roman"/>
          </w:rPr>
          <w:t>because</w:t>
        </w:r>
      </w:ins>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 </w:t>
      </w:r>
      <w:commentRangeStart w:id="470"/>
      <w:commentRangeStart w:id="471"/>
      <w:r>
        <w:rPr>
          <w:rFonts w:ascii="Times New Roman" w:hAnsi="Times New Roman" w:cs="Times New Roman"/>
        </w:rPr>
        <w:t xml:space="preserve">However, isolation-by-distance can </w:t>
      </w:r>
      <w:ins w:id="472" w:author="Marc Johnson" w:date="2018-01-18T15:44:00Z">
        <w:r w:rsidR="009E7701">
          <w:rPr>
            <w:rFonts w:ascii="Times New Roman" w:hAnsi="Times New Roman" w:cs="Times New Roman"/>
          </w:rPr>
          <w:t xml:space="preserve">also </w:t>
        </w:r>
      </w:ins>
      <w:r>
        <w:rPr>
          <w:rFonts w:ascii="Times New Roman" w:hAnsi="Times New Roman" w:cs="Times New Roman"/>
        </w:rPr>
        <w:t xml:space="preserve">lead to repeated clines at single-loci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214AF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would have to be ruled out prior to invoking selection.</w:t>
      </w:r>
      <w:commentRangeEnd w:id="470"/>
      <w:r w:rsidR="009E7701">
        <w:rPr>
          <w:rStyle w:val="CommentReference"/>
        </w:rPr>
        <w:commentReference w:id="470"/>
      </w:r>
      <w:commentRangeEnd w:id="471"/>
      <w:r w:rsidR="00C74B5A">
        <w:rPr>
          <w:rStyle w:val="CommentReference"/>
        </w:rPr>
        <w:commentReference w:id="471"/>
      </w:r>
    </w:p>
    <w:p w14:paraId="03D6C9F8" w14:textId="21100E08"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473"/>
      <w:r>
        <w:rPr>
          <w:rFonts w:ascii="Times New Roman" w:hAnsi="Times New Roman" w:cs="Times New Roman"/>
        </w:rPr>
        <w:t xml:space="preserve">While </w:t>
      </w:r>
      <w:commentRangeEnd w:id="473"/>
      <w:r>
        <w:rPr>
          <w:rStyle w:val="CommentReference"/>
        </w:rPr>
        <w:commentReference w:id="473"/>
      </w:r>
      <w:r>
        <w:rPr>
          <w:rFonts w:ascii="Times New Roman" w:hAnsi="Times New Roman" w:cs="Times New Roman"/>
        </w:rPr>
        <w:t xml:space="preserve">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del w:id="474" w:author="Marc Johnson" w:date="2018-01-18T15:47:00Z">
        <w:r w:rsidDel="00346BF9">
          <w:rPr>
            <w:rFonts w:ascii="Times New Roman" w:hAnsi="Times New Roman" w:cs="Times New Roman"/>
          </w:rPr>
          <w:delText>Nonetheless</w:delText>
        </w:r>
      </w:del>
      <w:ins w:id="475" w:author="Marc Johnson" w:date="2018-01-18T15:47:00Z">
        <w:r w:rsidR="00346BF9">
          <w:rPr>
            <w:rFonts w:ascii="Times New Roman" w:hAnsi="Times New Roman" w:cs="Times New Roman"/>
          </w:rPr>
          <w:t xml:space="preserve">Eventually, genetic drift acting on its own </w:t>
        </w:r>
      </w:ins>
      <w:del w:id="476" w:author="Marc Johnson" w:date="2018-01-18T15:48:00Z">
        <w:r w:rsidDel="00346BF9">
          <w:rPr>
            <w:rFonts w:ascii="Times New Roman" w:hAnsi="Times New Roman" w:cs="Times New Roman"/>
          </w:rPr>
          <w:delText>, in the absence of migration or selection, local genetic drift acting within independent populations i</w:delText>
        </w:r>
      </w:del>
      <w:ins w:id="477" w:author="Marc Johnson" w:date="2018-01-18T15:48:00Z">
        <w:r w:rsidR="00346BF9">
          <w:rPr>
            <w:rFonts w:ascii="Times New Roman" w:hAnsi="Times New Roman" w:cs="Times New Roman"/>
          </w:rPr>
          <w:t>i</w:t>
        </w:r>
      </w:ins>
      <w:r>
        <w:rPr>
          <w:rFonts w:ascii="Times New Roman" w:hAnsi="Times New Roman" w:cs="Times New Roman"/>
        </w:rPr>
        <w:t xml:space="preserve">s expected to eliminate clines as different alleles become fixed or lost </w:t>
      </w:r>
      <w:del w:id="478" w:author="Marc Johnson" w:date="2018-01-18T15:48:00Z">
        <w:r w:rsidDel="00346BF9">
          <w:rPr>
            <w:rFonts w:ascii="Times New Roman" w:hAnsi="Times New Roman" w:cs="Times New Roman"/>
          </w:rPr>
          <w:delText xml:space="preserve">across </w:delText>
        </w:r>
      </w:del>
      <w:ins w:id="479" w:author="Marc Johnson" w:date="2018-01-18T15:48:00Z">
        <w:r w:rsidR="00346BF9">
          <w:rPr>
            <w:rFonts w:ascii="Times New Roman" w:hAnsi="Times New Roman" w:cs="Times New Roman"/>
          </w:rPr>
          <w:t xml:space="preserve">within </w:t>
        </w:r>
      </w:ins>
      <w:r>
        <w:rPr>
          <w:rFonts w:ascii="Times New Roman" w:hAnsi="Times New Roman" w:cs="Times New Roman"/>
        </w:rPr>
        <w:t xml:space="preserve">populations. However, small amounts of migration, which averages allele frequencies among neighboring populations and slows the loss or fixation of alleles, </w:t>
      </w:r>
      <w:del w:id="480" w:author="Marc Johnson" w:date="2018-01-18T15:49:00Z">
        <w:r w:rsidDel="00FE49B3">
          <w:rPr>
            <w:rFonts w:ascii="Times New Roman" w:hAnsi="Times New Roman" w:cs="Times New Roman"/>
          </w:rPr>
          <w:delText xml:space="preserve">may </w:delText>
        </w:r>
      </w:del>
      <w:ins w:id="481" w:author="Marc Johnson" w:date="2018-01-18T15:49:00Z">
        <w:r w:rsidR="00FE49B3">
          <w:rPr>
            <w:rFonts w:ascii="Times New Roman" w:hAnsi="Times New Roman" w:cs="Times New Roman"/>
          </w:rPr>
          <w:t xml:space="preserve">can </w:t>
        </w:r>
      </w:ins>
      <w:del w:id="482" w:author="Rob Ness" w:date="2018-01-21T11:55:00Z">
        <w:r w:rsidDel="00C645FA">
          <w:rPr>
            <w:rFonts w:ascii="Times New Roman" w:hAnsi="Times New Roman" w:cs="Times New Roman"/>
          </w:rPr>
          <w:delText xml:space="preserve">reduce the extent to which drift eliminates clines and </w:delText>
        </w:r>
      </w:del>
      <w:r>
        <w:rPr>
          <w:rFonts w:ascii="Times New Roman" w:hAnsi="Times New Roman" w:cs="Times New Roman"/>
        </w:rPr>
        <w:t>allow for more long-term maintenance of clines. Selection, on the other hand, can maintain clines indefinitely</w:t>
      </w:r>
      <w:ins w:id="483" w:author="Rob Ness" w:date="2018-01-21T11:59:00Z">
        <w:r w:rsidR="00C645FA" w:rsidRPr="00C645FA">
          <w:rPr>
            <w:rFonts w:ascii="Times New Roman" w:hAnsi="Times New Roman" w:cs="Times New Roman"/>
          </w:rPr>
          <w:t xml:space="preserve"> </w:t>
        </w:r>
        <w:commentRangeStart w:id="484"/>
        <w:r w:rsidR="00C645FA">
          <w:rPr>
            <w:rFonts w:ascii="Times New Roman" w:hAnsi="Times New Roman" w:cs="Times New Roman"/>
          </w:rPr>
          <w:t xml:space="preserve">when the alternate phenotypes are each favoured </w:t>
        </w:r>
      </w:ins>
      <w:ins w:id="485" w:author="Rob Ness" w:date="2018-01-21T12:00:00Z">
        <w:r w:rsidR="00C645FA">
          <w:rPr>
            <w:rFonts w:ascii="Times New Roman" w:hAnsi="Times New Roman" w:cs="Times New Roman"/>
          </w:rPr>
          <w:t>on</w:t>
        </w:r>
      </w:ins>
      <w:ins w:id="486" w:author="Rob Ness" w:date="2018-01-21T11:59:00Z">
        <w:r w:rsidR="00C645FA">
          <w:rPr>
            <w:rFonts w:ascii="Times New Roman" w:hAnsi="Times New Roman" w:cs="Times New Roman"/>
          </w:rPr>
          <w:t xml:space="preserve"> either </w:t>
        </w:r>
      </w:ins>
      <w:ins w:id="487" w:author="Rob Ness" w:date="2018-01-21T12:00:00Z">
        <w:r w:rsidR="00C645FA">
          <w:rPr>
            <w:rFonts w:ascii="Times New Roman" w:hAnsi="Times New Roman" w:cs="Times New Roman"/>
          </w:rPr>
          <w:t>end</w:t>
        </w:r>
      </w:ins>
      <w:ins w:id="488" w:author="Rob Ness" w:date="2018-01-21T11:59:00Z">
        <w:r w:rsidR="00C645FA">
          <w:rPr>
            <w:rFonts w:ascii="Times New Roman" w:hAnsi="Times New Roman" w:cs="Times New Roman"/>
          </w:rPr>
          <w:t xml:space="preserve"> of the cline</w:t>
        </w:r>
        <w:commentRangeEnd w:id="484"/>
        <w:r w:rsidR="00C645FA">
          <w:rPr>
            <w:rStyle w:val="CommentReference"/>
          </w:rPr>
          <w:commentReference w:id="484"/>
        </w:r>
      </w:ins>
      <w:r>
        <w:rPr>
          <w:rFonts w:ascii="Times New Roman" w:hAnsi="Times New Roman" w:cs="Times New Roman"/>
        </w:rPr>
        <w:t xml:space="preserve">, although clines </w:t>
      </w:r>
      <w:ins w:id="489" w:author="Marc Johnson" w:date="2018-01-18T15:50:00Z">
        <w:r w:rsidR="00FE49B3">
          <w:rPr>
            <w:rFonts w:ascii="Times New Roman" w:hAnsi="Times New Roman" w:cs="Times New Roman"/>
          </w:rPr>
          <w:t xml:space="preserve">will </w:t>
        </w:r>
      </w:ins>
      <w:r>
        <w:rPr>
          <w:rFonts w:ascii="Times New Roman" w:hAnsi="Times New Roman" w:cs="Times New Roman"/>
        </w:rPr>
        <w:t>become increasing</w:t>
      </w:r>
      <w:ins w:id="490" w:author="Marc Johnson" w:date="2018-01-18T15:49:00Z">
        <w:r w:rsidR="00FE49B3">
          <w:rPr>
            <w:rFonts w:ascii="Times New Roman" w:hAnsi="Times New Roman" w:cs="Times New Roman"/>
          </w:rPr>
          <w:t>ly</w:t>
        </w:r>
      </w:ins>
      <w:r>
        <w:rPr>
          <w:rFonts w:ascii="Times New Roman" w:hAnsi="Times New Roman" w:cs="Times New Roman"/>
        </w:rPr>
        <w:t xml:space="preserve"> non-linear as time proceeds and populations become fixed for alleles on opposing sides of the population where alleles have equal fitness. Again, migration may slow the fixation of alleles resulting in more long-term maintenance of linear clines in phenotype frequencies. </w:t>
      </w:r>
    </w:p>
    <w:p w14:paraId="620EDC6C" w14:textId="01721A17"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del w:id="491" w:author="Marc Johnson" w:date="2018-01-18T15:50:00Z">
        <w:r w:rsidDel="00FE49B3">
          <w:rPr>
            <w:rFonts w:ascii="Times New Roman" w:hAnsi="Times New Roman" w:cs="Times New Roman"/>
          </w:rPr>
          <w:delText xml:space="preserve">opposing </w:delText>
        </w:r>
      </w:del>
      <w:ins w:id="492" w:author="Marc Johnson" w:date="2018-01-18T15:50:00Z">
        <w:r w:rsidR="00FE49B3">
          <w:rPr>
            <w:rFonts w:ascii="Times New Roman" w:hAnsi="Times New Roman" w:cs="Times New Roman"/>
          </w:rPr>
          <w:t xml:space="preserve">gradients in </w:t>
        </w:r>
      </w:ins>
      <w:r>
        <w:rPr>
          <w:rFonts w:ascii="Times New Roman" w:hAnsi="Times New Roman" w:cs="Times New Roman"/>
        </w:rPr>
        <w:t xml:space="preserve">drift </w:t>
      </w:r>
      <w:del w:id="493" w:author="Marc Johnson" w:date="2018-01-18T15:51:00Z">
        <w:r w:rsidDel="00FE49B3">
          <w:rPr>
            <w:rFonts w:ascii="Times New Roman" w:hAnsi="Times New Roman" w:cs="Times New Roman"/>
          </w:rPr>
          <w:delText xml:space="preserve">gradients </w:delText>
        </w:r>
      </w:del>
      <w:ins w:id="494" w:author="Marc Johnson" w:date="2018-01-18T15:50:00Z">
        <w:r w:rsidR="00FE49B3">
          <w:rPr>
            <w:rFonts w:ascii="Times New Roman" w:hAnsi="Times New Roman" w:cs="Times New Roman"/>
          </w:rPr>
          <w:t xml:space="preserve">that oppose selection can </w:t>
        </w:r>
      </w:ins>
      <w:r>
        <w:rPr>
          <w:rFonts w:ascii="Times New Roman" w:hAnsi="Times New Roman" w:cs="Times New Roman"/>
        </w:rPr>
        <w:t>constrain</w:t>
      </w:r>
      <w:del w:id="495" w:author="Marc Johnson" w:date="2018-01-18T15:51:00Z">
        <w:r w:rsidDel="00FE49B3">
          <w:rPr>
            <w:rFonts w:ascii="Times New Roman" w:hAnsi="Times New Roman" w:cs="Times New Roman"/>
          </w:rPr>
          <w:delText>ed</w:delText>
        </w:r>
      </w:del>
      <w:r>
        <w:rPr>
          <w:rFonts w:ascii="Times New Roman" w:hAnsi="Times New Roman" w:cs="Times New Roman"/>
        </w:rPr>
        <w:t xml:space="preserve"> the formation of parallel clines due to selection</w:t>
      </w:r>
      <w:del w:id="496" w:author="Marc Johnson" w:date="2018-01-18T15:51:00Z">
        <w:r w:rsidDel="00FE49B3">
          <w:rPr>
            <w:rFonts w:ascii="Times New Roman" w:hAnsi="Times New Roman" w:cs="Times New Roman"/>
          </w:rPr>
          <w:delText>; selection had to be five times stronger to generate predominantly positive clines in the presence of opposing drift gradients relative to simulations that lacked drift (Figure 7)</w:delText>
        </w:r>
      </w:del>
      <w:r>
        <w:rPr>
          <w:rFonts w:ascii="Times New Roman" w:hAnsi="Times New Roman" w:cs="Times New Roman"/>
        </w:rPr>
        <w:t xml:space="preserve">. The presence and strength of clines in such cases thus reflects a balance between drift and selection: drift may lead to directional changes in the frequency of non-additive traits but this may be countered by selection if the fitness differential between genotypes is sufficiently strong. An interesting scenario not modeled here concerns the ability of selection to maintain clines formed via drift. </w:t>
      </w:r>
      <w:commentRangeStart w:id="497"/>
      <w:r>
        <w:rPr>
          <w:rFonts w:ascii="Times New Roman" w:hAnsi="Times New Roman" w:cs="Times New Roman"/>
        </w:rPr>
        <w:t xml:space="preserve">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commentRangeEnd w:id="497"/>
      <w:r w:rsidR="00C645FA">
        <w:rPr>
          <w:rStyle w:val="CommentReference"/>
        </w:rPr>
        <w:commentReference w:id="497"/>
      </w:r>
    </w:p>
    <w:p w14:paraId="6F2B1750" w14:textId="5847F783"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ins w:id="498" w:author="Marc Johnson" w:date="2018-01-18T15:53:00Z">
        <w:r w:rsidR="00655610">
          <w:rPr>
            <w:rFonts w:ascii="Times New Roman" w:hAnsi="Times New Roman" w:cs="Times New Roman"/>
          </w:rPr>
          <w:t xml:space="preserve">to </w:t>
        </w:r>
      </w:ins>
      <w:r>
        <w:rPr>
          <w:rFonts w:ascii="Times New Roman" w:hAnsi="Times New Roman" w:cs="Times New Roman"/>
        </w:rPr>
        <w:t xml:space="preserve">generate clines at single 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epistatically-determined phenotypes due to stochastic processes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 "uris" : [ "http://www.mendeley.com/documents/?uuid=be216862-03b0-4bcb-941f-d998118ed9c6" ] } ], "mendeley" : { "formattedCitation" : "(Barrett et al. 2009)", "manualFormatting" : "(e.g. Eichhornia paniculata, Barrett et al. 2009)", "plainTextFormattedCitation" : "(Barrett et al. 2009)", "previouslyFormattedCitation" : "(Barrett et al. 2009)"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w:t>
      </w:r>
      <w:commentRangeStart w:id="499"/>
      <w:r>
        <w:rPr>
          <w:rFonts w:ascii="Times New Roman" w:hAnsi="Times New Roman" w:cs="Times New Roman"/>
        </w:rPr>
        <w:t>This pattern arises because random changes in the frequency of alleles at individual loci underlying non-adaptive phenotypes disproportionately affects phenotype frequencies since phenotypes depend also on alleles present at other loci.</w:t>
      </w:r>
      <w:commentRangeEnd w:id="499"/>
      <w:r w:rsidR="00C645FA">
        <w:rPr>
          <w:rStyle w:val="CommentReference"/>
        </w:rPr>
        <w:commentReference w:id="499"/>
      </w:r>
      <w:r>
        <w:rPr>
          <w:rFonts w:ascii="Times New Roman" w:hAnsi="Times New Roman" w:cs="Times New Roman"/>
        </w:rPr>
        <w:t xml:space="preserve"> Thus, phenotypes that result from interactions among </w:t>
      </w:r>
      <w:r>
        <w:rPr>
          <w:rFonts w:ascii="Times New Roman" w:hAnsi="Times New Roman" w:cs="Times New Roman"/>
        </w:rPr>
        <w:lastRenderedPageBreak/>
        <w:t xml:space="preserve">multiple genes or metabolic pathways (e.g. HCN) should be most vulnerable to deterministic changes via drift. </w:t>
      </w:r>
      <w:commentRangeStart w:id="500"/>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500"/>
      <w:r>
        <w:rPr>
          <w:rStyle w:val="CommentReference"/>
        </w:rPr>
        <w:commentReference w:id="500"/>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60CD8EC"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cyanogenesis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"(Kooyers and Olsen 2012; Johnson et al. 2018, this issue)", "plainTextFormattedCitation" : "(Kooyers and Olsen 2012)", "previouslyFormattedCitation" : "(Kooyers and Olsen 2012)" }, "properties" : {  }, "schema" : "https://github.com/citation-style-language/schema/raw/master/csl-citation.json" }</w:instrText>
      </w:r>
      <w:r>
        <w:rPr>
          <w:rFonts w:ascii="Times New Roman" w:hAnsi="Times New Roman" w:cs="Times New Roman"/>
        </w:rPr>
        <w:fldChar w:fldCharType="separate"/>
      </w:r>
      <w:r w:rsidRPr="007F5702">
        <w:rPr>
          <w:rFonts w:ascii="Times New Roman" w:hAnsi="Times New Roman" w:cs="Times New Roman"/>
          <w:noProof/>
        </w:rPr>
        <w:t>(Kooyers and Olsen 2012</w:t>
      </w:r>
      <w:r>
        <w:rPr>
          <w:rFonts w:ascii="Times New Roman" w:hAnsi="Times New Roman" w:cs="Times New Roman"/>
          <w:noProof/>
        </w:rPr>
        <w:t xml:space="preserve">; Johnson et al. 2018, </w:t>
      </w:r>
      <w:r>
        <w:rPr>
          <w:rFonts w:ascii="Times New Roman" w:hAnsi="Times New Roman" w:cs="Times New Roman"/>
          <w:i/>
          <w:noProof/>
        </w:rPr>
        <w:t>this issue</w:t>
      </w:r>
      <w:r w:rsidRPr="007F5702">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is a common approach used in other systems </w:t>
      </w:r>
      <w:del w:id="501" w:author="Marc Johnson" w:date="2018-01-18T16:04:00Z">
        <w:r w:rsidDel="00C14777">
          <w:rPr>
            <w:rFonts w:ascii="Times New Roman" w:hAnsi="Times New Roman" w:cs="Times New Roman"/>
          </w:rPr>
          <w:delText xml:space="preserve">as well </w:delText>
        </w:r>
      </w:del>
      <w:r>
        <w:rPr>
          <w:rFonts w:ascii="Times New Roman" w:hAnsi="Times New Roman" w:cs="Times New Roman"/>
        </w:rPr>
        <w:fldChar w:fldCharType="begin" w:fldLock="1"/>
      </w:r>
      <w:r w:rsidR="006B2E94">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Campitelli and Stinchcombe 2013)", "manualFormatting" : "(e.g. Keller et al. 2009; Campitelli and Stinchcombe 2013)", "plainTextFormattedCitation" : "(Keller et al. 2009; Campitelli and Stinchcombe 2013)", "previouslyFormattedCitation" : "(Keller et al. 2009; Campitelli and Stinchcombe 2013)" }, "properties" : {  }, "schema" : "https://github.com/citation-style-language/schema/raw/master/csl-citation.json" }</w:instrText>
      </w:r>
      <w:r>
        <w:rPr>
          <w:rFonts w:ascii="Times New Roman" w:hAnsi="Times New Roman" w:cs="Times New Roman"/>
        </w:rPr>
        <w:fldChar w:fldCharType="separate"/>
      </w:r>
      <w:r w:rsidRPr="00491933">
        <w:rPr>
          <w:rFonts w:ascii="Times New Roman" w:hAnsi="Times New Roman" w:cs="Times New Roman"/>
          <w:noProof/>
        </w:rPr>
        <w:t>(</w:t>
      </w:r>
      <w:r>
        <w:rPr>
          <w:rFonts w:ascii="Times New Roman" w:hAnsi="Times New Roman" w:cs="Times New Roman"/>
          <w:noProof/>
        </w:rPr>
        <w:t xml:space="preserve">e.g. </w:t>
      </w:r>
      <w:r w:rsidRPr="00491933">
        <w:rPr>
          <w:rFonts w:ascii="Times New Roman" w:hAnsi="Times New Roman" w:cs="Times New Roman"/>
          <w:noProof/>
        </w:rPr>
        <w:t>Keller et al. 2009; Campitelli and Stinchcombe 2013)</w:t>
      </w:r>
      <w:r>
        <w:rPr>
          <w:rFonts w:ascii="Times New Roman" w:hAnsi="Times New Roman" w:cs="Times New Roman"/>
        </w:rPr>
        <w:fldChar w:fldCharType="end"/>
      </w:r>
      <w:r>
        <w:rPr>
          <w:rFonts w:ascii="Times New Roman" w:hAnsi="Times New Roman" w:cs="Times New Roman"/>
        </w:rPr>
        <w:t>. Second, showing that more clines</w:t>
      </w:r>
      <w:ins w:id="502" w:author="Marc Johnson" w:date="2018-01-18T16:04:00Z">
        <w:r w:rsidR="006E7A34">
          <w:rPr>
            <w:rFonts w:ascii="Times New Roman" w:hAnsi="Times New Roman" w:cs="Times New Roman"/>
          </w:rPr>
          <w:t xml:space="preserve"> or stronger clines</w:t>
        </w:r>
      </w:ins>
      <w:r>
        <w:rPr>
          <w:rFonts w:ascii="Times New Roman" w:hAnsi="Times New Roman" w:cs="Times New Roman"/>
        </w:rPr>
        <w:t xml:space="preserve"> are observed in nature than would be expected under drift suggests that </w:t>
      </w:r>
      <w:del w:id="503" w:author="Marc Johnson" w:date="2018-01-18T16:04:00Z">
        <w:r w:rsidDel="006E7A34">
          <w:rPr>
            <w:rFonts w:ascii="Times New Roman" w:hAnsi="Times New Roman" w:cs="Times New Roman"/>
          </w:rPr>
          <w:delText xml:space="preserve">other </w:delText>
        </w:r>
      </w:del>
      <w:ins w:id="504" w:author="Marc Johnson" w:date="2018-01-18T16:04:00Z">
        <w:r w:rsidR="006E7A34">
          <w:rPr>
            <w:rFonts w:ascii="Times New Roman" w:hAnsi="Times New Roman" w:cs="Times New Roman"/>
          </w:rPr>
          <w:t xml:space="preserve">non-neutral </w:t>
        </w:r>
      </w:ins>
      <w:r>
        <w:rPr>
          <w:rFonts w:ascii="Times New Roman" w:hAnsi="Times New Roman" w:cs="Times New Roman"/>
        </w:rPr>
        <w:t>mechanisms are responsible for generating clines. Expectations could be derived fr</w:t>
      </w:r>
      <w:bookmarkStart w:id="505" w:name="_GoBack"/>
      <w:bookmarkEnd w:id="505"/>
      <w:r>
        <w:rPr>
          <w:rFonts w:ascii="Times New Roman" w:hAnsi="Times New Roman" w:cs="Times New Roman"/>
        </w:rPr>
        <w:t xml:space="preserve">om simulations parameterized with estimates of gene flow and </w:t>
      </w:r>
      <w:r>
        <w:rPr>
          <w:rFonts w:ascii="Times New Roman" w:hAnsi="Times New Roman" w:cs="Times New Roman"/>
        </w:rPr>
        <w:lastRenderedPageBreak/>
        <w:t xml:space="preserve">effective population size from natural populations to provide system-specific null models. A disadvantage of this approach is that it does not inform the mechanism structuring any </w:t>
      </w:r>
      <w:r w:rsidRPr="006E7A34">
        <w:rPr>
          <w:rFonts w:ascii="Times New Roman" w:hAnsi="Times New Roman" w:cs="Times New Roman"/>
          <w:rPrChange w:id="506" w:author="Marc Johnson" w:date="2018-01-18T16:04:00Z">
            <w:rPr>
              <w:rFonts w:ascii="Times New Roman" w:hAnsi="Times New Roman" w:cs="Times New Roman"/>
              <w:i/>
            </w:rPr>
          </w:rPrChange>
        </w:rPr>
        <w:t>one</w:t>
      </w:r>
      <w:r>
        <w:rPr>
          <w:rFonts w:ascii="Times New Roman" w:hAnsi="Times New Roman" w:cs="Times New Roman"/>
        </w:rPr>
        <w:t xml:space="preserve"> cline but rather rejects drift as a mechanism producing </w:t>
      </w:r>
      <w:r w:rsidRPr="006E7A34">
        <w:rPr>
          <w:rFonts w:ascii="Times New Roman" w:hAnsi="Times New Roman" w:cs="Times New Roman"/>
          <w:rPrChange w:id="507" w:author="Marc Johnson" w:date="2018-01-18T16:04:00Z">
            <w:rPr>
              <w:rFonts w:ascii="Times New Roman" w:hAnsi="Times New Roman" w:cs="Times New Roman"/>
              <w:i/>
            </w:rPr>
          </w:rPrChange>
        </w:rPr>
        <w:t>all</w:t>
      </w:r>
      <w:r>
        <w:rPr>
          <w:rFonts w:ascii="Times New Roman" w:hAnsi="Times New Roman" w:cs="Times New Roman"/>
        </w:rPr>
        <w:t xml:space="preserve"> clines. Finally, showing that individual loci underlying focal traits consistently </w:t>
      </w:r>
      <w:ins w:id="508" w:author="Marc Johnson" w:date="2018-01-18T16:05:00Z">
        <w:r w:rsidR="006E7A34">
          <w:rPr>
            <w:rFonts w:ascii="Times New Roman" w:hAnsi="Times New Roman" w:cs="Times New Roman"/>
          </w:rPr>
          <w:t xml:space="preserve">form </w:t>
        </w:r>
      </w:ins>
      <w:r>
        <w:rPr>
          <w:rFonts w:ascii="Times New Roman" w:hAnsi="Times New Roman" w:cs="Times New Roman"/>
        </w:rPr>
        <w:t>cline</w:t>
      </w:r>
      <w:ins w:id="509" w:author="Marc Johnson" w:date="2018-01-18T16:05:00Z">
        <w:r w:rsidR="006E7A34">
          <w:rPr>
            <w:rFonts w:ascii="Times New Roman" w:hAnsi="Times New Roman" w:cs="Times New Roman"/>
          </w:rPr>
          <w:t>s</w:t>
        </w:r>
      </w:ins>
      <w:r>
        <w:rPr>
          <w:rFonts w:ascii="Times New Roman" w:hAnsi="Times New Roman" w:cs="Times New Roman"/>
        </w:rPr>
        <w:t xml:space="preserve"> in the same direction strongly suggests that other mechanisms are generating clines since drift should not display directionality at </w:t>
      </w:r>
      <w:commentRangeStart w:id="510"/>
      <w:commentRangeStart w:id="511"/>
      <w:r>
        <w:rPr>
          <w:rFonts w:ascii="Times New Roman" w:hAnsi="Times New Roman" w:cs="Times New Roman"/>
        </w:rPr>
        <w:t xml:space="preserve">individual loci. </w:t>
      </w:r>
      <w:commentRangeEnd w:id="510"/>
      <w:r w:rsidR="006E7A34">
        <w:rPr>
          <w:rStyle w:val="CommentReference"/>
        </w:rPr>
        <w:commentReference w:id="510"/>
      </w:r>
      <w:commentRangeEnd w:id="511"/>
      <w:r w:rsidR="007E262F">
        <w:rPr>
          <w:rStyle w:val="CommentReference"/>
        </w:rPr>
        <w:commentReference w:id="511"/>
      </w:r>
      <w:r>
        <w:rPr>
          <w:rFonts w:ascii="Times New Roman" w:hAnsi="Times New Roman" w:cs="Times New Roman"/>
        </w:rPr>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2AED88B1"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BE061C7" w:rsidR="00DC5993" w:rsidRDefault="00DC5993" w:rsidP="00E27AE2">
      <w:pPr>
        <w:spacing w:line="480" w:lineRule="auto"/>
        <w:rPr>
          <w:rFonts w:ascii="Times New Roman" w:hAnsi="Times New Roman" w:cs="Times New Roman"/>
        </w:rPr>
      </w:pPr>
      <w:commentRangeStart w:id="512"/>
      <w:commentRangeStart w:id="513"/>
      <w:r>
        <w:rPr>
          <w:rFonts w:ascii="Times New Roman" w:hAnsi="Times New Roman" w:cs="Times New Roman"/>
        </w:rPr>
        <w:t>R.W.N.</w:t>
      </w:r>
      <w:del w:id="514" w:author="Marc Johnson" w:date="2018-01-18T16:07:00Z">
        <w:r w:rsidDel="006E7A34">
          <w:rPr>
            <w:rFonts w:ascii="Times New Roman" w:hAnsi="Times New Roman" w:cs="Times New Roman"/>
          </w:rPr>
          <w:delText xml:space="preserve"> and </w:delText>
        </w:r>
      </w:del>
      <w:del w:id="515" w:author="Marc Johnson" w:date="2018-01-18T16:08:00Z">
        <w:r w:rsidDel="006E7A34">
          <w:rPr>
            <w:rFonts w:ascii="Times New Roman" w:hAnsi="Times New Roman" w:cs="Times New Roman"/>
          </w:rPr>
          <w:delText>M.T.J.J.</w:delText>
        </w:r>
      </w:del>
      <w:r>
        <w:rPr>
          <w:rFonts w:ascii="Times New Roman" w:hAnsi="Times New Roman" w:cs="Times New Roman"/>
        </w:rPr>
        <w:t xml:space="preserve"> </w:t>
      </w:r>
      <w:commentRangeEnd w:id="512"/>
      <w:r w:rsidR="006E7A34">
        <w:rPr>
          <w:rStyle w:val="CommentReference"/>
        </w:rPr>
        <w:commentReference w:id="512"/>
      </w:r>
      <w:commentRangeEnd w:id="513"/>
      <w:r w:rsidR="00A95685">
        <w:rPr>
          <w:rStyle w:val="CommentReference"/>
        </w:rPr>
        <w:commentReference w:id="513"/>
      </w:r>
      <w:r>
        <w:rPr>
          <w:rFonts w:ascii="Times New Roman" w:hAnsi="Times New Roman" w:cs="Times New Roman"/>
        </w:rPr>
        <w:t xml:space="preserve">conceived of the study. </w:t>
      </w:r>
      <w:r w:rsidR="00212AC5">
        <w:rPr>
          <w:rFonts w:ascii="Times New Roman" w:hAnsi="Times New Roman" w:cs="Times New Roman"/>
        </w:rPr>
        <w:t>J.S.S.</w:t>
      </w:r>
      <w:ins w:id="516" w:author="Marc Johnson" w:date="2018-01-18T16:08:00Z">
        <w:r w:rsidR="006E7A34">
          <w:rPr>
            <w:rFonts w:ascii="Times New Roman" w:hAnsi="Times New Roman" w:cs="Times New Roman"/>
          </w:rPr>
          <w:t xml:space="preserve"> designed the simulations with input from R.W.N. and</w:t>
        </w:r>
      </w:ins>
      <w:ins w:id="517" w:author="Marc Johnson" w:date="2018-01-18T16:07:00Z">
        <w:r w:rsidR="006E7A34">
          <w:rPr>
            <w:rFonts w:ascii="Times New Roman" w:hAnsi="Times New Roman" w:cs="Times New Roman"/>
          </w:rPr>
          <w:t xml:space="preserve"> M.T.J.J.</w:t>
        </w:r>
      </w:ins>
      <w:del w:id="518" w:author="Marc Johnson" w:date="2018-01-18T16:08:00Z">
        <w:r w:rsidR="00212AC5" w:rsidDel="006E7A34">
          <w:rPr>
            <w:rFonts w:ascii="Times New Roman" w:hAnsi="Times New Roman" w:cs="Times New Roman"/>
          </w:rPr>
          <w:delText xml:space="preserve"> developed the simulations</w:delText>
        </w:r>
      </w:del>
      <w:ins w:id="519" w:author="Marc Johnson" w:date="2018-01-18T16:09:00Z">
        <w:r w:rsidR="006E7A34">
          <w:rPr>
            <w:rFonts w:ascii="Times New Roman" w:hAnsi="Times New Roman" w:cs="Times New Roman"/>
          </w:rPr>
          <w:t>.</w:t>
        </w:r>
      </w:ins>
      <w:del w:id="520" w:author="Marc Johnson" w:date="2018-01-18T16:09:00Z">
        <w:r w:rsidR="00212AC5" w:rsidDel="006E7A34">
          <w:rPr>
            <w:rFonts w:ascii="Times New Roman" w:hAnsi="Times New Roman" w:cs="Times New Roman"/>
          </w:rPr>
          <w:delText>,</w:delText>
        </w:r>
      </w:del>
      <w:r w:rsidR="00212AC5">
        <w:rPr>
          <w:rFonts w:ascii="Times New Roman" w:hAnsi="Times New Roman" w:cs="Times New Roman"/>
        </w:rPr>
        <w:t xml:space="preserve"> </w:t>
      </w:r>
      <w:ins w:id="521" w:author="Marc Johnson" w:date="2018-01-18T16:08:00Z">
        <w:r w:rsidR="006E7A34">
          <w:rPr>
            <w:rFonts w:ascii="Times New Roman" w:hAnsi="Times New Roman" w:cs="Times New Roman"/>
          </w:rPr>
          <w:t xml:space="preserve">J.S.S. </w:t>
        </w:r>
      </w:ins>
      <w:r w:rsidR="00212AC5">
        <w:rPr>
          <w:rFonts w:ascii="Times New Roman" w:hAnsi="Times New Roman" w:cs="Times New Roman"/>
        </w:rPr>
        <w:t>analyzed the data and wrote the</w:t>
      </w:r>
      <w:ins w:id="522" w:author="Marc Johnson" w:date="2018-01-18T16:10:00Z">
        <w:r w:rsidR="00AE4232">
          <w:rPr>
            <w:rFonts w:ascii="Times New Roman" w:hAnsi="Times New Roman" w:cs="Times New Roman"/>
          </w:rPr>
          <w:t xml:space="preserve"> first draft of the</w:t>
        </w:r>
      </w:ins>
      <w:r w:rsidR="00212AC5">
        <w:rPr>
          <w:rFonts w:ascii="Times New Roman" w:hAnsi="Times New Roman" w:cs="Times New Roman"/>
        </w:rPr>
        <w:t xml:space="preserve"> manuscript with </w:t>
      </w:r>
      <w:ins w:id="523" w:author="Marc Johnson" w:date="2018-01-18T16:11:00Z">
        <w:r w:rsidR="00AE4232">
          <w:rPr>
            <w:rFonts w:ascii="Times New Roman" w:hAnsi="Times New Roman" w:cs="Times New Roman"/>
          </w:rPr>
          <w:t>all authors contributing to subsequent drafts</w:t>
        </w:r>
      </w:ins>
      <w:ins w:id="524" w:author="Marc Johnson" w:date="2018-01-18T16:10:00Z">
        <w:r w:rsidR="00AE4232">
          <w:rPr>
            <w:rFonts w:ascii="Times New Roman" w:hAnsi="Times New Roman" w:cs="Times New Roman"/>
          </w:rPr>
          <w:t xml:space="preserve">. </w:t>
        </w:r>
      </w:ins>
      <w:del w:id="525" w:author="Marc Johnson" w:date="2018-01-18T16:11:00Z">
        <w:r w:rsidR="00212AC5" w:rsidDel="00AE4232">
          <w:rPr>
            <w:rFonts w:ascii="Times New Roman" w:hAnsi="Times New Roman" w:cs="Times New Roman"/>
          </w:rPr>
          <w:delText xml:space="preserve">input and comments from R.W.N. and M.T.J.J. </w:delText>
        </w:r>
      </w:del>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170485B0"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del w:id="526" w:author="Marc Johnson" w:date="2018-01-18T16:13:00Z">
        <w:r w:rsidDel="006937D2">
          <w:rPr>
            <w:rFonts w:ascii="Times New Roman" w:hAnsi="Times New Roman" w:cs="Times New Roman"/>
          </w:rPr>
          <w:delText xml:space="preserve"> </w:delText>
        </w:r>
      </w:del>
      <w:ins w:id="527" w:author="Marc Johnson" w:date="2018-01-18T11:58:00Z">
        <w:r w:rsidR="00E71AFF">
          <w:rPr>
            <w:rFonts w:ascii="Times New Roman" w:hAnsi="Times New Roman" w:cs="Times New Roman"/>
          </w:rPr>
          <w:t xml:space="preserve"> </w:t>
        </w:r>
      </w:ins>
      <w:ins w:id="528" w:author="Marc Johnson" w:date="2018-01-18T11:56:00Z">
        <w:r w:rsidR="00E71AFF">
          <w:rPr>
            <w:rFonts w:ascii="Times New Roman" w:hAnsi="Times New Roman" w:cs="Times New Roman"/>
          </w:rPr>
          <w:t>NSERC Disovery Grant</w:t>
        </w:r>
      </w:ins>
      <w:ins w:id="529" w:author="Marc Johnson" w:date="2018-01-18T16:13:00Z">
        <w:r w:rsidR="006937D2">
          <w:rPr>
            <w:rFonts w:ascii="Times New Roman" w:hAnsi="Times New Roman" w:cs="Times New Roman"/>
          </w:rPr>
          <w:t>s to M.T.J.J. and R.W.N., an</w:t>
        </w:r>
      </w:ins>
      <w:ins w:id="530" w:author="Marc Johnson" w:date="2018-01-18T11:57:00Z">
        <w:r w:rsidR="00E71AFF">
          <w:rPr>
            <w:rFonts w:ascii="Times New Roman" w:hAnsi="Times New Roman" w:cs="Times New Roman"/>
          </w:rPr>
          <w:t xml:space="preserve"> NSERC Accelerator award </w:t>
        </w:r>
      </w:ins>
      <w:ins w:id="531" w:author="Marc Johnson" w:date="2018-01-18T11:56:00Z">
        <w:r w:rsidR="00E71AFF">
          <w:rPr>
            <w:rFonts w:ascii="Times New Roman" w:hAnsi="Times New Roman" w:cs="Times New Roman"/>
          </w:rPr>
          <w:t>to M.T.J.J.</w:t>
        </w:r>
      </w:ins>
      <w:ins w:id="532" w:author="Marc Johnson" w:date="2018-01-18T11:57:00Z">
        <w:r w:rsidR="00E71AFF">
          <w:rPr>
            <w:rFonts w:ascii="Times New Roman" w:hAnsi="Times New Roman" w:cs="Times New Roman"/>
          </w:rPr>
          <w:t xml:space="preserve">, </w:t>
        </w:r>
      </w:ins>
      <w:ins w:id="533" w:author="Marc Johnson" w:date="2018-01-18T16:13:00Z">
        <w:r w:rsidR="006937D2">
          <w:rPr>
            <w:rFonts w:ascii="Times New Roman" w:hAnsi="Times New Roman" w:cs="Times New Roman"/>
          </w:rPr>
          <w:t xml:space="preserve">and a </w:t>
        </w:r>
      </w:ins>
      <w:ins w:id="534" w:author="Marc Johnson" w:date="2018-01-18T11:58:00Z">
        <w:r w:rsidR="00E71AFF">
          <w:rPr>
            <w:rFonts w:ascii="Times New Roman" w:hAnsi="Times New Roman" w:cs="Times New Roman"/>
          </w:rPr>
          <w:t xml:space="preserve">CFI </w:t>
        </w:r>
      </w:ins>
      <w:ins w:id="535" w:author="Marc Johnson" w:date="2018-01-18T16:13:00Z">
        <w:r w:rsidR="006937D2">
          <w:rPr>
            <w:rFonts w:ascii="Times New Roman" w:hAnsi="Times New Roman" w:cs="Times New Roman"/>
          </w:rPr>
          <w:t xml:space="preserve">infrastructure grant </w:t>
        </w:r>
      </w:ins>
      <w:ins w:id="536" w:author="Marc Johnson" w:date="2018-01-18T11:57:00Z">
        <w:r w:rsidR="00E71AFF">
          <w:rPr>
            <w:rFonts w:ascii="Times New Roman" w:hAnsi="Times New Roman" w:cs="Times New Roman"/>
          </w:rPr>
          <w:t xml:space="preserve">to </w:t>
        </w:r>
      </w:ins>
      <w:commentRangeStart w:id="537"/>
      <w:del w:id="538" w:author="Marc Johnson" w:date="2018-01-18T11:56:00Z">
        <w:r w:rsidRPr="00212AC5" w:rsidDel="00E71AFF">
          <w:rPr>
            <w:rFonts w:ascii="Times New Roman" w:hAnsi="Times New Roman" w:cs="Times New Roman"/>
            <w:color w:val="FF0000"/>
          </w:rPr>
          <w:delText xml:space="preserve">XXX </w:delText>
        </w:r>
        <w:r w:rsidDel="00E71AFF">
          <w:rPr>
            <w:rFonts w:ascii="Times New Roman" w:hAnsi="Times New Roman" w:cs="Times New Roman"/>
          </w:rPr>
          <w:delText xml:space="preserve">to </w:delText>
        </w:r>
      </w:del>
      <w:r>
        <w:rPr>
          <w:rFonts w:ascii="Times New Roman" w:hAnsi="Times New Roman" w:cs="Times New Roman"/>
        </w:rPr>
        <w:t>R.W.N</w:t>
      </w:r>
      <w:del w:id="539" w:author="Marc Johnson" w:date="2018-01-18T11:56:00Z">
        <w:r w:rsidDel="00E71AFF">
          <w:rPr>
            <w:rFonts w:ascii="Times New Roman" w:hAnsi="Times New Roman" w:cs="Times New Roman"/>
          </w:rPr>
          <w:delText>. and</w:delText>
        </w:r>
      </w:del>
      <w:ins w:id="540" w:author="Marc Johnson" w:date="2018-01-18T11:56:00Z">
        <w:r w:rsidR="00E71AFF">
          <w:rPr>
            <w:rFonts w:ascii="Times New Roman" w:hAnsi="Times New Roman" w:cs="Times New Roman"/>
          </w:rPr>
          <w:t>.</w:t>
        </w:r>
      </w:ins>
      <w:del w:id="541" w:author="Marc Johnson" w:date="2018-01-18T11:56:00Z">
        <w:r w:rsidDel="00E71AFF">
          <w:rPr>
            <w:rFonts w:ascii="Times New Roman" w:hAnsi="Times New Roman" w:cs="Times New Roman"/>
          </w:rPr>
          <w:delText xml:space="preserve"> </w:delText>
        </w:r>
        <w:r w:rsidRPr="00212AC5" w:rsidDel="00BB34F6">
          <w:rPr>
            <w:rFonts w:ascii="Times New Roman" w:hAnsi="Times New Roman" w:cs="Times New Roman"/>
            <w:color w:val="FF0000"/>
          </w:rPr>
          <w:delText xml:space="preserve">XXX </w:delText>
        </w:r>
      </w:del>
      <w:del w:id="542" w:author="Marc Johnson" w:date="2018-01-18T11:58:00Z">
        <w:r w:rsidDel="00E71AFF">
          <w:rPr>
            <w:rFonts w:ascii="Times New Roman" w:hAnsi="Times New Roman" w:cs="Times New Roman"/>
          </w:rPr>
          <w:delText>to M.T.J.J.</w:delText>
        </w:r>
      </w:del>
      <w:commentRangeEnd w:id="537"/>
      <w:r>
        <w:rPr>
          <w:rStyle w:val="CommentReference"/>
        </w:rPr>
        <w:commentReference w:id="537"/>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656B8894"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del w:id="543" w:author="Marc Johnson" w:date="2018-01-18T11:59:00Z">
        <w:r w:rsidDel="0050190E">
          <w:rPr>
            <w:rFonts w:ascii="Times New Roman" w:hAnsi="Times New Roman" w:cs="Times New Roman"/>
          </w:rPr>
          <w:delText xml:space="preserve">members of the Ness and Johnson labs for helpful discussions during the development of these simulations. </w:delText>
        </w:r>
        <w:r w:rsidR="00B2487C" w:rsidDel="0050190E">
          <w:rPr>
            <w:rFonts w:ascii="Times New Roman" w:hAnsi="Times New Roman" w:cs="Times New Roman"/>
          </w:rPr>
          <w:delText xml:space="preserve">We thank </w:delText>
        </w:r>
      </w:del>
      <w:commentRangeStart w:id="544"/>
      <w:r w:rsidR="00B2487C" w:rsidRPr="00B2487C">
        <w:rPr>
          <w:rFonts w:ascii="Times New Roman" w:hAnsi="Times New Roman" w:cs="Times New Roman"/>
          <w:color w:val="FF0000"/>
        </w:rPr>
        <w:t>XXX</w:t>
      </w:r>
      <w:commentRangeEnd w:id="544"/>
      <w:r w:rsidR="00B2487C" w:rsidRPr="00B2487C">
        <w:rPr>
          <w:rStyle w:val="CommentReference"/>
          <w:color w:val="FF0000"/>
        </w:rPr>
        <w:commentReference w:id="544"/>
      </w:r>
      <w:ins w:id="545" w:author="Marc Johnson" w:date="2018-01-18T11:59:00Z">
        <w:r w:rsidR="0050190E">
          <w:rPr>
            <w:rFonts w:ascii="Times New Roman" w:hAnsi="Times New Roman" w:cs="Times New Roman"/>
            <w:color w:val="000000" w:themeColor="text1"/>
          </w:rPr>
          <w:t xml:space="preserve"> for providing helpful </w:t>
        </w:r>
      </w:ins>
      <w:del w:id="546" w:author="Marc Johnson" w:date="2018-01-18T11:59:00Z">
        <w:r w:rsidR="00B2487C" w:rsidDel="0050190E">
          <w:rPr>
            <w:rFonts w:ascii="Times New Roman" w:hAnsi="Times New Roman" w:cs="Times New Roman"/>
            <w:color w:val="000000" w:themeColor="text1"/>
          </w:rPr>
          <w:delText xml:space="preserve">, whose </w:delText>
        </w:r>
      </w:del>
      <w:r w:rsidR="00B2487C">
        <w:rPr>
          <w:rFonts w:ascii="Times New Roman" w:hAnsi="Times New Roman" w:cs="Times New Roman"/>
          <w:color w:val="000000" w:themeColor="text1"/>
        </w:rPr>
        <w:t xml:space="preserve">comments </w:t>
      </w:r>
      <w:del w:id="547" w:author="Marc Johnson" w:date="2018-01-18T11:59:00Z">
        <w:r w:rsidR="00B2487C" w:rsidDel="0050190E">
          <w:rPr>
            <w:rFonts w:ascii="Times New Roman" w:hAnsi="Times New Roman" w:cs="Times New Roman"/>
            <w:color w:val="000000" w:themeColor="text1"/>
          </w:rPr>
          <w:delText xml:space="preserve">greatly </w:delText>
        </w:r>
      </w:del>
      <w:ins w:id="548" w:author="Marc Johnson" w:date="2018-01-18T11:59:00Z">
        <w:r w:rsidR="0050190E">
          <w:rPr>
            <w:rFonts w:ascii="Times New Roman" w:hAnsi="Times New Roman" w:cs="Times New Roman"/>
            <w:color w:val="000000" w:themeColor="text1"/>
          </w:rPr>
          <w:t xml:space="preserve">that </w:t>
        </w:r>
      </w:ins>
      <w:r w:rsidR="00B2487C">
        <w:rPr>
          <w:rFonts w:ascii="Times New Roman" w:hAnsi="Times New Roman" w:cs="Times New Roman"/>
          <w:color w:val="000000" w:themeColor="text1"/>
        </w:rPr>
        <w:t xml:space="preserve">improved the manuscript. </w:t>
      </w:r>
      <w:ins w:id="549" w:author="Rob Ness" w:date="2018-01-21T12:15:00Z">
        <w:r w:rsidR="00C977D5">
          <w:rPr>
            <w:rFonts w:ascii="Times New Roman" w:hAnsi="Times New Roman" w:cs="Times New Roman"/>
            <w:color w:val="000000" w:themeColor="text1"/>
          </w:rPr>
          <w:t xml:space="preserve">Brian Novogradac and </w:t>
        </w:r>
      </w:ins>
      <w:del w:id="550" w:author="Marc Johnson" w:date="2018-01-18T11:59:00Z">
        <w:r w:rsidR="00B2487C" w:rsidDel="0050190E">
          <w:rPr>
            <w:rFonts w:ascii="Times New Roman" w:hAnsi="Times New Roman" w:cs="Times New Roman"/>
            <w:color w:val="000000" w:themeColor="text1"/>
          </w:rPr>
          <w:delText xml:space="preserve">We thank </w:delText>
        </w:r>
      </w:del>
      <w:r w:rsidR="00B2487C">
        <w:rPr>
          <w:rFonts w:ascii="Times New Roman" w:hAnsi="Times New Roman" w:cs="Times New Roman"/>
          <w:color w:val="000000" w:themeColor="text1"/>
        </w:rPr>
        <w:t xml:space="preserve">HPCNODE1 </w:t>
      </w:r>
      <w:ins w:id="551" w:author="Rob Ness" w:date="2018-01-21T12:16:00Z">
        <w:r w:rsidR="00C977D5">
          <w:rPr>
            <w:rFonts w:ascii="Times New Roman" w:hAnsi="Times New Roman" w:cs="Times New Roman"/>
            <w:color w:val="000000" w:themeColor="text1"/>
          </w:rPr>
          <w:t xml:space="preserve">who </w:t>
        </w:r>
      </w:ins>
      <w:del w:id="552" w:author="Marc Johnson" w:date="2018-01-18T11:59:00Z">
        <w:r w:rsidR="00B2487C" w:rsidDel="0050190E">
          <w:rPr>
            <w:rFonts w:ascii="Times New Roman" w:hAnsi="Times New Roman" w:cs="Times New Roman"/>
            <w:color w:val="000000" w:themeColor="text1"/>
          </w:rPr>
          <w:delText xml:space="preserve">for </w:delText>
        </w:r>
      </w:del>
      <w:r w:rsidR="00321401">
        <w:rPr>
          <w:rFonts w:ascii="Times New Roman" w:hAnsi="Times New Roman" w:cs="Times New Roman"/>
          <w:color w:val="000000" w:themeColor="text1"/>
        </w:rPr>
        <w:t>provid</w:t>
      </w:r>
      <w:ins w:id="553" w:author="Marc Johnson" w:date="2018-01-18T11:59:00Z">
        <w:r w:rsidR="0050190E">
          <w:rPr>
            <w:rFonts w:ascii="Times New Roman" w:hAnsi="Times New Roman" w:cs="Times New Roman"/>
            <w:color w:val="000000" w:themeColor="text1"/>
          </w:rPr>
          <w:t xml:space="preserve">ed computational resources </w:t>
        </w:r>
      </w:ins>
      <w:del w:id="554" w:author="Marc Johnson" w:date="2018-01-18T11:59:00Z">
        <w:r w:rsidR="00321401" w:rsidDel="0050190E">
          <w:rPr>
            <w:rFonts w:ascii="Times New Roman" w:hAnsi="Times New Roman" w:cs="Times New Roman"/>
            <w:color w:val="000000" w:themeColor="text1"/>
          </w:rPr>
          <w:delText xml:space="preserve">ing </w:delText>
        </w:r>
        <w:r w:rsidR="00B2487C" w:rsidDel="0050190E">
          <w:rPr>
            <w:rFonts w:ascii="Times New Roman" w:hAnsi="Times New Roman" w:cs="Times New Roman"/>
            <w:color w:val="000000" w:themeColor="text1"/>
          </w:rPr>
          <w:delText xml:space="preserve">the </w:delText>
        </w:r>
      </w:del>
      <w:del w:id="555" w:author="Marc Johnson" w:date="2018-01-18T12:00:00Z">
        <w:r w:rsidR="00B2487C" w:rsidDel="0050190E">
          <w:rPr>
            <w:rFonts w:ascii="Times New Roman" w:hAnsi="Times New Roman" w:cs="Times New Roman"/>
            <w:color w:val="000000" w:themeColor="text1"/>
          </w:rPr>
          <w:delText xml:space="preserve">computing power </w:delText>
        </w:r>
      </w:del>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77777777" w:rsidR="00695730" w:rsidRPr="00353D38" w:rsidRDefault="00695730" w:rsidP="00695730">
      <w:pPr>
        <w:spacing w:line="360" w:lineRule="auto"/>
        <w:rPr>
          <w:rFonts w:ascii="Times New Roman" w:hAnsi="Times New Roman" w:cs="Times New Roman"/>
        </w:rPr>
      </w:pPr>
      <w:r w:rsidRPr="00353D38">
        <w:rPr>
          <w:rFonts w:ascii="Times New Roman" w:hAnsi="Times New Roman" w:cs="Times New Roman"/>
        </w:rPr>
        <w:t xml:space="preserve"> </w:t>
      </w: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7FB8D9D" w:rsidR="005433A8" w:rsidRPr="00353D38" w:rsidRDefault="005433A8" w:rsidP="005433A8">
      <w:pPr>
        <w:tabs>
          <w:tab w:val="left" w:pos="5421"/>
        </w:tabs>
        <w:rPr>
          <w:rFonts w:ascii="Times New Roman" w:hAnsi="Times New Roman" w:cs="Times New Roman"/>
        </w:rPr>
      </w:pPr>
      <w:commentRangeStart w:id="556"/>
      <w:r w:rsidRPr="00353D38">
        <w:rPr>
          <w:rFonts w:ascii="Times New Roman" w:hAnsi="Times New Roman" w:cs="Times New Roman"/>
          <w:b/>
          <w:lang w:val="en-US"/>
        </w:rPr>
        <w:t>Figure 1</w:t>
      </w:r>
      <w:commentRangeEnd w:id="556"/>
      <w:r w:rsidR="00212AC5">
        <w:rPr>
          <w:rStyle w:val="CommentReference"/>
        </w:rPr>
        <w:commentReference w:id="556"/>
      </w:r>
      <w:r w:rsidRPr="00353D38">
        <w:rPr>
          <w:rFonts w:ascii="Times New Roman" w:hAnsi="Times New Roman" w:cs="Times New Roman"/>
          <w:b/>
          <w:lang w:val="en-US"/>
        </w:rPr>
        <w:t xml:space="preserve">: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commentRangeStart w:id="557"/>
      <w:r w:rsidR="00353D38" w:rsidRPr="00353D38">
        <w:rPr>
          <w:rFonts w:ascii="Times New Roman" w:hAnsi="Times New Roman" w:cs="Times New Roman"/>
        </w:rPr>
        <w:t>duplicate</w:t>
      </w:r>
      <w:r w:rsidRPr="00353D38">
        <w:rPr>
          <w:rFonts w:ascii="Times New Roman" w:hAnsi="Times New Roman" w:cs="Times New Roman"/>
        </w:rPr>
        <w:t xml:space="preserve"> </w:t>
      </w:r>
      <w:commentRangeEnd w:id="557"/>
      <w:r w:rsidR="00F756B4">
        <w:rPr>
          <w:rStyle w:val="CommentReference"/>
        </w:rPr>
        <w:commentReference w:id="557"/>
      </w:r>
      <w:r w:rsidRPr="00353D38">
        <w:rPr>
          <w:rFonts w:ascii="Times New Roman" w:hAnsi="Times New Roman" w:cs="Times New Roman"/>
        </w:rPr>
        <w:t xml:space="preserve">recessive epistasis underlying the production of HCN has consequences for how drift is expected to influence the frequency of HCN in natural populations. The black dot represents the point at which the frequencies of both dominant alleles are at 0.5. </w:t>
      </w:r>
      <w:commentRangeStart w:id="558"/>
      <w:r w:rsidRPr="00353D38">
        <w:rPr>
          <w:rFonts w:ascii="Times New Roman" w:hAnsi="Times New Roman" w:cs="Times New Roman"/>
        </w:rPr>
        <w:t xml:space="preserve">The frequency of HCN will only increase </w:t>
      </w:r>
      <w:ins w:id="559" w:author="Marc Johnson" w:date="2018-01-18T12:05:00Z">
        <w:r w:rsidR="00F864A1">
          <w:rPr>
            <w:rFonts w:ascii="Times New Roman" w:hAnsi="Times New Roman" w:cs="Times New Roman"/>
          </w:rPr>
          <w:t xml:space="preserve">substantially </w:t>
        </w:r>
      </w:ins>
      <w:r w:rsidRPr="00353D38">
        <w:rPr>
          <w:rFonts w:ascii="Times New Roman" w:hAnsi="Times New Roman" w:cs="Times New Roman"/>
        </w:rPr>
        <w:t xml:space="preserve">if the frequency of both underlying </w:t>
      </w:r>
      <w:r w:rsidR="00353D38" w:rsidRPr="00353D38">
        <w:rPr>
          <w:rFonts w:ascii="Times New Roman" w:hAnsi="Times New Roman" w:cs="Times New Roman"/>
        </w:rPr>
        <w:t>dominant</w:t>
      </w:r>
      <w:r w:rsidRPr="00353D38">
        <w:rPr>
          <w:rFonts w:ascii="Times New Roman" w:hAnsi="Times New Roman" w:cs="Times New Roman"/>
        </w:rPr>
        <w:t xml:space="preserve"> alleles increases (Table inset</w:t>
      </w:r>
      <w:commentRangeEnd w:id="558"/>
      <w:r w:rsidR="00F864A1">
        <w:rPr>
          <w:rStyle w:val="CommentReference"/>
        </w:rPr>
        <w:commentReference w:id="558"/>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64E4046D" w:rsidR="00695730" w:rsidRPr="00353D38" w:rsidRDefault="00DF2266" w:rsidP="00695730">
      <w:pPr>
        <w:rPr>
          <w:rFonts w:ascii="Times New Roman" w:hAnsi="Times New Roman" w:cs="Times New Roman"/>
        </w:rPr>
      </w:pPr>
      <w:commentRangeStart w:id="560"/>
      <w:r w:rsidRPr="00353D38">
        <w:rPr>
          <w:rFonts w:ascii="Times New Roman" w:hAnsi="Times New Roman" w:cs="Times New Roman"/>
          <w:b/>
        </w:rPr>
        <w:lastRenderedPageBreak/>
        <w:t>Table</w:t>
      </w:r>
      <w:commentRangeEnd w:id="560"/>
      <w:r w:rsidR="00BE7827">
        <w:rPr>
          <w:rStyle w:val="CommentReference"/>
        </w:rPr>
        <w:commentReference w:id="560"/>
      </w:r>
      <w:r w:rsidRPr="00353D38">
        <w:rPr>
          <w:rFonts w:ascii="Times New Roman" w:hAnsi="Times New Roman" w:cs="Times New Roman"/>
          <w:b/>
        </w:rPr>
        <w:t xml:space="preserv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del w:id="561" w:author="Marc Johnson" w:date="2018-01-18T12:06:00Z">
        <w:r w:rsidR="00212AC5" w:rsidDel="00F864A1">
          <w:rPr>
            <w:rFonts w:ascii="Times New Roman" w:hAnsi="Times New Roman" w:cs="Times New Roman"/>
          </w:rPr>
          <w:delText xml:space="preserve">amount </w:delText>
        </w:r>
      </w:del>
      <w:ins w:id="562" w:author="Marc Johnson" w:date="2018-01-18T12:06:00Z">
        <w:r w:rsidR="00F864A1">
          <w:rPr>
            <w:rFonts w:ascii="Times New Roman" w:hAnsi="Times New Roman" w:cs="Times New Roman"/>
          </w:rPr>
          <w:t xml:space="preserve">strength </w:t>
        </w:r>
      </w:ins>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migration rate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77777777" w:rsidR="00695730" w:rsidRPr="00353D38" w:rsidRDefault="00695730" w:rsidP="00E27AE2">
            <w:pPr>
              <w:rPr>
                <w:rFonts w:ascii="Times New Roman" w:eastAsia="Times New Roman" w:hAnsi="Times New Roman" w:cs="Times New Roman"/>
                <w:color w:val="000000"/>
              </w:rPr>
            </w:pPr>
            <w:commentRangeStart w:id="563"/>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563"/>
            <w:r w:rsidR="009A2CD2">
              <w:rPr>
                <w:rStyle w:val="CommentReference"/>
              </w:rPr>
              <w:commentReference w:id="563"/>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33593AE0"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ins w:id="564" w:author="Marc Johnson" w:date="2018-01-18T12:10:00Z">
              <w:r w:rsidR="009A2CD2">
                <w:rPr>
                  <w:rFonts w:ascii="Times New Roman" w:eastAsia="Times New Roman" w:hAnsi="Times New Roman" w:cs="Times New Roman"/>
                  <w:color w:val="000000"/>
                </w:rPr>
                <w:t xml:space="preserve">probability of creation of </w:t>
              </w:r>
            </w:ins>
            <w:ins w:id="565" w:author="Marc Johnson" w:date="2018-01-18T12:11:00Z">
              <w:r w:rsidR="009A2CD2">
                <w:rPr>
                  <w:rFonts w:ascii="Times New Roman" w:eastAsia="Times New Roman" w:hAnsi="Times New Roman" w:cs="Times New Roman"/>
                  <w:color w:val="000000"/>
                </w:rPr>
                <w:t xml:space="preserve">new </w:t>
              </w:r>
            </w:ins>
            <w:r w:rsidRPr="00353D38">
              <w:rPr>
                <w:rFonts w:ascii="Times New Roman" w:eastAsia="Times New Roman" w:hAnsi="Times New Roman" w:cs="Times New Roman"/>
                <w:color w:val="000000"/>
              </w:rPr>
              <w:t>population</w:t>
            </w:r>
            <w:del w:id="566" w:author="Marc Johnson" w:date="2018-01-18T12:11:00Z">
              <w:r w:rsidRPr="00353D38" w:rsidDel="009A2CD2">
                <w:rPr>
                  <w:rFonts w:ascii="Times New Roman" w:eastAsia="Times New Roman" w:hAnsi="Times New Roman" w:cs="Times New Roman"/>
                  <w:color w:val="000000"/>
                </w:rPr>
                <w:delText xml:space="preserve"> creation</w:delText>
              </w:r>
            </w:del>
            <w:r w:rsidRPr="00353D38">
              <w:rPr>
                <w:rFonts w:ascii="Times New Roman" w:eastAsia="Times New Roman" w:hAnsi="Times New Roman" w:cs="Times New Roman"/>
                <w:color w:val="000000"/>
              </w:rPr>
              <w:t xml:space="preserve"> </w:t>
            </w:r>
            <w:del w:id="567" w:author="Marc Johnson" w:date="2018-01-18T12:10:00Z">
              <w:r w:rsidRPr="00353D38" w:rsidDel="009A2CD2">
                <w:rPr>
                  <w:rFonts w:ascii="Times New Roman" w:eastAsia="Times New Roman" w:hAnsi="Times New Roman" w:cs="Times New Roman"/>
                  <w:color w:val="000000"/>
                </w:rPr>
                <w:delText>probability</w:delText>
              </w:r>
            </w:del>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3EFF77A2"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ins w:id="568" w:author="Marc Johnson" w:date="2018-01-18T12:10:00Z">
              <w:r w:rsidR="009A2CD2">
                <w:rPr>
                  <w:rFonts w:ascii="Times New Roman" w:eastAsia="Times New Roman" w:hAnsi="Times New Roman" w:cs="Times New Roman"/>
                  <w:color w:val="000000"/>
                </w:rPr>
                <w:t>’</w:t>
              </w:r>
            </w:ins>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del w:id="569" w:author="Marc Johnson" w:date="2018-01-18T12:11:00Z">
              <w:r w:rsidRPr="00353D38" w:rsidDel="009A2CD2">
                <w:rPr>
                  <w:rFonts w:ascii="Times New Roman" w:eastAsia="Times New Roman" w:hAnsi="Times New Roman" w:cs="Times New Roman"/>
                  <w:color w:val="000000"/>
                </w:rPr>
                <w:delText xml:space="preserve">are </w:delText>
              </w:r>
            </w:del>
            <w:ins w:id="570" w:author="Marc Johnson" w:date="2018-01-18T12:11:00Z">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ins>
            <w:del w:id="571" w:author="Marc Johnson" w:date="2018-01-18T12:11:00Z">
              <w:r w:rsidRPr="00353D38" w:rsidDel="009A2CD2">
                <w:rPr>
                  <w:rFonts w:ascii="Times New Roman" w:eastAsia="Times New Roman" w:hAnsi="Times New Roman" w:cs="Times New Roman"/>
                  <w:color w:val="000000"/>
                </w:rPr>
                <w:delText xml:space="preserve">guaranteed to </w:delText>
              </w:r>
            </w:del>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51E554B8" w:rsidR="00695730" w:rsidRPr="00353D38" w:rsidRDefault="004853D4" w:rsidP="00695730">
      <w:pPr>
        <w:rPr>
          <w:rFonts w:ascii="Times New Roman" w:hAnsi="Times New Roman" w:cs="Times New Roman"/>
        </w:rPr>
      </w:pPr>
      <w:r w:rsidRPr="004853D4">
        <w:rPr>
          <w:rFonts w:ascii="Times New Roman" w:hAnsi="Times New Roman" w:cs="Times New Roman"/>
          <w:noProof/>
          <w:lang w:val="en-US"/>
        </w:rPr>
        <w:lastRenderedPageBreak/>
        <w:drawing>
          <wp:inline distT="0" distB="0" distL="0" distR="0" wp14:anchorId="65EFFAB9" wp14:editId="309EF204">
            <wp:extent cx="5943600" cy="394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5890"/>
                    </a:xfrm>
                    <a:prstGeom prst="rect">
                      <a:avLst/>
                    </a:prstGeom>
                  </pic:spPr>
                </pic:pic>
              </a:graphicData>
            </a:graphic>
          </wp:inline>
        </w:drawing>
      </w:r>
    </w:p>
    <w:p w14:paraId="72030832" w14:textId="6F49B57B"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del w:id="572" w:author="Marc Johnson" w:date="2018-01-18T12:13:00Z">
        <w:r w:rsidRPr="00353D38" w:rsidDel="00E73CF0">
          <w:rPr>
            <w:rFonts w:ascii="Times New Roman" w:hAnsi="Times New Roman" w:cs="Times New Roman"/>
          </w:rPr>
          <w:delText xml:space="preserve">By </w:delText>
        </w:r>
      </w:del>
      <w:ins w:id="573" w:author="Marc Johnson" w:date="2018-01-18T12:13:00Z">
        <w:r w:rsidR="00E73CF0">
          <w:rPr>
            <w:rFonts w:ascii="Times New Roman" w:hAnsi="Times New Roman" w:cs="Times New Roman"/>
          </w:rPr>
          <w:t xml:space="preserve">In drift scenario 1 </w:t>
        </w:r>
      </w:ins>
      <w:del w:id="574" w:author="Marc Johnson" w:date="2018-01-18T12:13:00Z">
        <w:r w:rsidRPr="00353D38" w:rsidDel="00E73CF0">
          <w:rPr>
            <w:rFonts w:ascii="Times New Roman" w:hAnsi="Times New Roman" w:cs="Times New Roman"/>
          </w:rPr>
          <w:delText xml:space="preserve">creating </w:delText>
        </w:r>
      </w:del>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ins w:id="575" w:author="Marc Johnson" w:date="2018-01-18T12:13:00Z">
        <w:r w:rsidR="00E73CF0">
          <w:rPr>
            <w:rFonts w:ascii="Times New Roman" w:hAnsi="Times New Roman" w:cs="Times New Roman"/>
          </w:rPr>
          <w:t xml:space="preserve">was created </w:t>
        </w:r>
      </w:ins>
      <w:r w:rsidRPr="00353D38">
        <w:rPr>
          <w:rFonts w:ascii="Times New Roman" w:hAnsi="Times New Roman" w:cs="Times New Roman"/>
        </w:rPr>
        <w:t xml:space="preserve">across the linear matrix, </w:t>
      </w:r>
      <w:del w:id="576" w:author="Marc Johnson" w:date="2018-01-18T12:13:00Z">
        <w:r w:rsidRPr="00353D38" w:rsidDel="00E73CF0">
          <w:rPr>
            <w:rFonts w:ascii="Times New Roman" w:hAnsi="Times New Roman" w:cs="Times New Roman"/>
          </w:rPr>
          <w:delText xml:space="preserve">thereby </w:delText>
        </w:r>
      </w:del>
      <w:ins w:id="577" w:author="Marc Johnson" w:date="2018-01-18T12:13:00Z">
        <w:r w:rsidR="00E73CF0">
          <w:rPr>
            <w:rFonts w:ascii="Times New Roman" w:hAnsi="Times New Roman" w:cs="Times New Roman"/>
          </w:rPr>
          <w:t>which</w:t>
        </w:r>
        <w:r w:rsidR="00E73CF0" w:rsidRPr="00353D38">
          <w:rPr>
            <w:rFonts w:ascii="Times New Roman" w:hAnsi="Times New Roman" w:cs="Times New Roman"/>
          </w:rPr>
          <w:t xml:space="preserve"> </w:t>
        </w:r>
      </w:ins>
      <w:del w:id="578" w:author="Marc Johnson" w:date="2018-01-18T12:13:00Z">
        <w:r w:rsidRPr="00353D38" w:rsidDel="00E73CF0">
          <w:rPr>
            <w:rFonts w:ascii="Times New Roman" w:hAnsi="Times New Roman" w:cs="Times New Roman"/>
          </w:rPr>
          <w:delText xml:space="preserve">placing </w:delText>
        </w:r>
      </w:del>
      <w:ins w:id="579" w:author="Marc Johnson" w:date="2018-01-18T12:13:00Z">
        <w:r w:rsidR="00E73CF0" w:rsidRPr="00353D38">
          <w:rPr>
            <w:rFonts w:ascii="Times New Roman" w:hAnsi="Times New Roman" w:cs="Times New Roman"/>
          </w:rPr>
          <w:t>plac</w:t>
        </w:r>
        <w:r w:rsidR="00E73CF0">
          <w:rPr>
            <w:rFonts w:ascii="Times New Roman" w:hAnsi="Times New Roman" w:cs="Times New Roman"/>
          </w:rPr>
          <w:t>ed</w:t>
        </w:r>
        <w:r w:rsidR="00E73CF0" w:rsidRPr="00353D38">
          <w:rPr>
            <w:rFonts w:ascii="Times New Roman" w:hAnsi="Times New Roman" w:cs="Times New Roman"/>
          </w:rPr>
          <w:t xml:space="preserve"> </w:t>
        </w:r>
      </w:ins>
      <w:r w:rsidRPr="00353D38">
        <w:rPr>
          <w:rFonts w:ascii="Times New Roman" w:hAnsi="Times New Roman" w:cs="Times New Roman"/>
        </w:rPr>
        <w:t xml:space="preserve">an upper limit on </w:t>
      </w:r>
      <w:del w:id="580" w:author="Marc Johnson" w:date="2018-01-18T12:13:00Z">
        <w:r w:rsidRPr="00353D38" w:rsidDel="00E73CF0">
          <w:rPr>
            <w:rFonts w:ascii="Times New Roman" w:hAnsi="Times New Roman" w:cs="Times New Roman"/>
          </w:rPr>
          <w:delText>the population</w:delText>
        </w:r>
      </w:del>
      <w:ins w:id="581" w:author="Marc Johnson" w:date="2018-01-18T12:13:00Z">
        <w:r w:rsidR="00E73CF0">
          <w:rPr>
            <w:rFonts w:ascii="Times New Roman" w:hAnsi="Times New Roman" w:cs="Times New Roman"/>
          </w:rPr>
          <w:t>the</w:t>
        </w:r>
      </w:ins>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del w:id="582" w:author="Marc Johnson" w:date="2018-01-18T12:13:00Z">
        <w:r w:rsidRPr="00353D38" w:rsidDel="00E73CF0">
          <w:rPr>
            <w:rFonts w:ascii="Times New Roman" w:hAnsi="Times New Roman" w:cs="Times New Roman"/>
          </w:rPr>
          <w:delText xml:space="preserve">in </w:delText>
        </w:r>
      </w:del>
      <w:ins w:id="583" w:author="Marc Johnson" w:date="2018-01-18T12:13:00Z">
        <w:r w:rsidR="00E73CF0">
          <w:rPr>
            <w:rFonts w:ascii="Times New Roman" w:hAnsi="Times New Roman" w:cs="Times New Roman"/>
          </w:rPr>
          <w:t>of</w:t>
        </w:r>
        <w:r w:rsidR="00E73CF0" w:rsidRPr="00353D38">
          <w:rPr>
            <w:rFonts w:ascii="Times New Roman" w:hAnsi="Times New Roman" w:cs="Times New Roman"/>
          </w:rPr>
          <w:t xml:space="preserve"> </w:t>
        </w:r>
      </w:ins>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del w:id="584" w:author="Marc Johnson" w:date="2018-01-18T12:14:00Z">
        <w:r w:rsidRPr="00353D38" w:rsidDel="001D01D3">
          <w:rPr>
            <w:rFonts w:ascii="Times New Roman" w:hAnsi="Times New Roman" w:cs="Times New Roman"/>
          </w:rPr>
          <w:delText>case</w:delText>
        </w:r>
      </w:del>
      <w:ins w:id="585" w:author="Marc Johnson" w:date="2018-01-18T12:14:00Z">
        <w:r w:rsidR="001D01D3">
          <w:rPr>
            <w:rFonts w:ascii="Times New Roman" w:hAnsi="Times New Roman" w:cs="Times New Roman"/>
          </w:rPr>
          <w:t>scenario</w:t>
        </w:r>
      </w:ins>
      <w:r w:rsidRPr="00353D38">
        <w:rPr>
          <w:rFonts w:ascii="Times New Roman" w:hAnsi="Times New Roman" w:cs="Times New Roman"/>
        </w:rPr>
        <w:t xml:space="preserve">, all patches (separated by solid vertical lines) started with populations at </w:t>
      </w:r>
      <w:ins w:id="586" w:author="Marc Johnson" w:date="2018-01-18T12:15:00Z">
        <w:r w:rsidR="001D01D3">
          <w:rPr>
            <w:rFonts w:ascii="Times New Roman" w:hAnsi="Times New Roman" w:cs="Times New Roman"/>
          </w:rPr>
          <w:t xml:space="preserve">their </w:t>
        </w:r>
      </w:ins>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ins w:id="587" w:author="Marc Johnson" w:date="2018-01-18T12:15:00Z">
        <w:r w:rsidR="001D01D3">
          <w:rPr>
            <w:rFonts w:ascii="Times New Roman" w:hAnsi="Times New Roman" w:cs="Times New Roman"/>
          </w:rPr>
          <w:t>In drift scenario 2, the strength of drift was man</w:t>
        </w:r>
      </w:ins>
      <w:ins w:id="588" w:author="Rob Ness" w:date="2018-01-19T15:19:00Z">
        <w:r w:rsidR="00DB77A7">
          <w:rPr>
            <w:rFonts w:ascii="Times New Roman" w:hAnsi="Times New Roman" w:cs="Times New Roman"/>
          </w:rPr>
          <w:t>ip</w:t>
        </w:r>
      </w:ins>
      <w:ins w:id="589" w:author="Marc Johnson" w:date="2018-01-18T12:15:00Z">
        <w:r w:rsidR="001D01D3">
          <w:rPr>
            <w:rFonts w:ascii="Times New Roman" w:hAnsi="Times New Roman" w:cs="Times New Roman"/>
          </w:rPr>
          <w:t xml:space="preserve">ulated through </w:t>
        </w:r>
      </w:ins>
      <w:del w:id="590" w:author="Marc Johnson" w:date="2018-01-18T12:15:00Z">
        <w:r w:rsidRPr="00353D38" w:rsidDel="001D01D3">
          <w:rPr>
            <w:rFonts w:ascii="Times New Roman" w:hAnsi="Times New Roman" w:cs="Times New Roman"/>
          </w:rPr>
          <w:delText xml:space="preserve">Through </w:delText>
        </w:r>
      </w:del>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migration. </w:t>
      </w:r>
      <w:del w:id="591" w:author="Marc Johnson" w:date="2018-01-18T12:16:00Z">
        <w:r w:rsidRPr="00353D38" w:rsidDel="001D01D3">
          <w:rPr>
            <w:rFonts w:ascii="Times New Roman" w:hAnsi="Times New Roman" w:cs="Times New Roman"/>
          </w:rPr>
          <w:delText xml:space="preserve">Every </w:delText>
        </w:r>
      </w:del>
      <w:ins w:id="592" w:author="Marc Johnson" w:date="2018-01-18T12:16:00Z">
        <w:r w:rsidR="001D01D3">
          <w:rPr>
            <w:rFonts w:ascii="Times New Roman" w:hAnsi="Times New Roman" w:cs="Times New Roman"/>
          </w:rPr>
          <w:t>Each</w:t>
        </w:r>
        <w:r w:rsidR="001D01D3" w:rsidRPr="00353D38">
          <w:rPr>
            <w:rFonts w:ascii="Times New Roman" w:hAnsi="Times New Roman" w:cs="Times New Roman"/>
          </w:rPr>
          <w:t xml:space="preserve"> </w:t>
        </w:r>
      </w:ins>
      <w:r w:rsidRPr="00353D38">
        <w:rPr>
          <w:rFonts w:ascii="Times New Roman" w:hAnsi="Times New Roman" w:cs="Times New Roman"/>
        </w:rPr>
        <w:t>generation, we track</w:t>
      </w:r>
      <w:ins w:id="593" w:author="Marc Johnson" w:date="2018-01-18T12:16:00Z">
        <w:r w:rsidR="001D01D3">
          <w:rPr>
            <w:rFonts w:ascii="Times New Roman" w:hAnsi="Times New Roman" w:cs="Times New Roman"/>
          </w:rPr>
          <w:t>ed</w:t>
        </w:r>
      </w:ins>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77777777" w:rsidR="00695730" w:rsidRPr="00353D38" w:rsidRDefault="00695730" w:rsidP="00695730">
      <w:pPr>
        <w:rPr>
          <w:rFonts w:ascii="Times New Roman" w:hAnsi="Times New Roman" w:cs="Times New Roman"/>
        </w:rPr>
      </w:pPr>
      <w:commentRangeStart w:id="594"/>
      <w:commentRangeStart w:id="595"/>
      <w:r w:rsidRPr="00353D38">
        <w:rPr>
          <w:rFonts w:ascii="Times New Roman" w:hAnsi="Times New Roman" w:cs="Times New Roman"/>
          <w:noProof/>
          <w:lang w:val="en-US"/>
        </w:rPr>
        <w:lastRenderedPageBreak/>
        <w:drawing>
          <wp:inline distT="0" distB="0" distL="0" distR="0" wp14:anchorId="0448A64C" wp14:editId="722062C2">
            <wp:extent cx="5943600" cy="27673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commentRangeEnd w:id="594"/>
      <w:commentRangeEnd w:id="595"/>
      <w:r w:rsidR="00F54E7B">
        <w:rPr>
          <w:rStyle w:val="CommentReference"/>
        </w:rPr>
        <w:commentReference w:id="594"/>
      </w:r>
      <w:r w:rsidR="00267FD9">
        <w:rPr>
          <w:rStyle w:val="CommentReference"/>
        </w:rPr>
        <w:commentReference w:id="595"/>
      </w:r>
    </w:p>
    <w:p w14:paraId="1C7FE7F5" w14:textId="77777777"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Pr="00353D38">
        <w:rPr>
          <w:rFonts w:ascii="Times New Roman" w:hAnsi="Times New Roman" w:cs="Times New Roman"/>
        </w:rPr>
        <w:t xml:space="preserve">), which favoured HCN+ genotypes in rural populations and acyanogenic HCN– genotypes in urban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9B63A45"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migration and selection on the formation of clines in cyanogenesis.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ins w:id="596" w:author="Marc Johnson" w:date="2018-01-18T12:20:00Z">
              <w:r w:rsidR="00BE7827">
                <w:rPr>
                  <w:rFonts w:ascii="Times New Roman" w:eastAsia="Times New Roman" w:hAnsi="Times New Roman" w:cs="Times New Roman"/>
                  <w:b/>
                  <w:bCs/>
                  <w:color w:val="000000"/>
                </w:rPr>
                <w:t>s</w:t>
              </w:r>
            </w:ins>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Migration rates</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555C451C"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F53E83" w:rsidRPr="00353D38">
              <w:rPr>
                <w:rFonts w:ascii="Times New Roman" w:eastAsia="Times New Roman" w:hAnsi="Times New Roman" w:cs="Times New Roman"/>
                <w:color w:val="000000"/>
              </w:rPr>
              <w:t>migration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120FA7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migration,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77777777"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selection, migration</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494CBC87"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F53E83" w:rsidRPr="00353D38">
              <w:rPr>
                <w:rFonts w:ascii="Times New Roman" w:eastAsia="Times New Roman" w:hAnsi="Times New Roman" w:cs="Times New Roman"/>
                <w:color w:val="000000"/>
              </w:rPr>
              <w:t>migration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0E2637C8"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migration,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77777777"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selection, migration</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77777777"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migration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2B0F058C"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ins w:id="597" w:author="Marc Johnson" w:date="2018-01-18T12:21:00Z">
        <w:r w:rsidR="00BE7827">
          <w:rPr>
            <w:rFonts w:ascii="Times New Roman" w:hAnsi="Times New Roman" w:cs="Times New Roman"/>
          </w:rPr>
          <w:t>s</w:t>
        </w:r>
      </w:ins>
      <w:r w:rsidRPr="00353D38">
        <w:rPr>
          <w:rFonts w:ascii="Times New Roman" w:hAnsi="Times New Roman" w:cs="Times New Roman"/>
        </w:rPr>
        <w:t xml:space="preserve"> to gradient in drift running from urban (weak drift) to rural (strong drift) rather than rural</w:t>
      </w:r>
      <w:ins w:id="598" w:author="Marc Johnson" w:date="2018-01-18T12:21:00Z">
        <w:r w:rsidR="00BE7827">
          <w:rPr>
            <w:rFonts w:ascii="Times New Roman" w:hAnsi="Times New Roman" w:cs="Times New Roman"/>
          </w:rPr>
          <w:t xml:space="preserve"> to </w:t>
        </w:r>
      </w:ins>
      <w:del w:id="599" w:author="Marc Johnson" w:date="2018-01-18T12:21:00Z">
        <w:r w:rsidRPr="00353D38" w:rsidDel="00BE7827">
          <w:rPr>
            <w:rFonts w:ascii="Times New Roman" w:hAnsi="Times New Roman" w:cs="Times New Roman"/>
          </w:rPr>
          <w:delText>-</w:delText>
        </w:r>
      </w:del>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ins w:id="600" w:author="James Santangelo" w:date="2018-01-17T11:28:00Z"/>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Allele frequencies crossed factorially.</w:t>
      </w:r>
    </w:p>
    <w:p w14:paraId="7C65C36A" w14:textId="77777777" w:rsidR="0044259C" w:rsidRDefault="0044259C" w:rsidP="00695730">
      <w:pPr>
        <w:rPr>
          <w:ins w:id="601" w:author="James Santangelo" w:date="2018-01-17T11:28:00Z"/>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31D3152B"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commentRangeStart w:id="602"/>
      <w:r w:rsidRPr="00D40C0C">
        <w:rPr>
          <w:rFonts w:ascii="Times New Roman" w:hAnsi="Times New Roman" w:cs="Times New Roman"/>
          <w:i/>
        </w:rPr>
        <w:t>urban</w:t>
      </w:r>
      <w:r w:rsidRPr="00CB0ADF">
        <w:rPr>
          <w:rFonts w:ascii="Times New Roman" w:hAnsi="Times New Roman" w:cs="Times New Roman"/>
        </w:rPr>
        <w:t xml:space="preserve"> </w:t>
      </w:r>
      <w:commentRangeEnd w:id="602"/>
      <w:r w:rsidR="00173A47">
        <w:rPr>
          <w:rStyle w:val="CommentReference"/>
        </w:rPr>
        <w:commentReference w:id="602"/>
      </w:r>
      <w:r w:rsidRPr="00CB0ADF">
        <w:rPr>
          <w:rFonts w:ascii="Times New Roman" w:hAnsi="Times New Roman" w:cs="Times New Roman"/>
        </w:rPr>
        <w:t>population size across the landscape matrix</w:t>
      </w:r>
      <w:ins w:id="603" w:author="Marc Johnson" w:date="2018-01-18T13:50:00Z">
        <w:r w:rsidR="00DB51FE">
          <w:rPr>
            <w:rFonts w:ascii="Times New Roman" w:hAnsi="Times New Roman" w:cs="Times New Roman"/>
          </w:rPr>
          <w:t xml:space="preserve"> (drift scenario 1)</w:t>
        </w:r>
      </w:ins>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migration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m</w:t>
      </w:r>
      <w:r w:rsidRPr="00CB0ADF">
        <w:rPr>
          <w:rFonts w:ascii="Times New Roman" w:hAnsi="Times New Roman" w:cs="Times New Roman"/>
        </w:rPr>
        <w:t>igration influence</w:t>
      </w:r>
      <w:ins w:id="604" w:author="Marc Johnson" w:date="2018-01-18T13:47:00Z">
        <w:r w:rsidR="005666C4">
          <w:rPr>
            <w:rFonts w:ascii="Times New Roman" w:hAnsi="Times New Roman" w:cs="Times New Roman"/>
          </w:rPr>
          <w:t>s</w:t>
        </w:r>
      </w:ins>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3E34ED7C" w:rsidR="0044259C" w:rsidRPr="00CB0ADF" w:rsidRDefault="00753B7F" w:rsidP="0044259C">
      <w:pPr>
        <w:rPr>
          <w:rFonts w:ascii="Times New Roman" w:hAnsi="Times New Roman" w:cs="Times New Roman"/>
        </w:rPr>
      </w:pPr>
      <w:commentRangeStart w:id="605"/>
      <w:r w:rsidRPr="00753B7F">
        <w:rPr>
          <w:rFonts w:ascii="Times New Roman" w:hAnsi="Times New Roman" w:cs="Times New Roman"/>
          <w:noProof/>
          <w:lang w:val="en-US"/>
        </w:rPr>
        <w:lastRenderedPageBreak/>
        <w:drawing>
          <wp:inline distT="0" distB="0" distL="0" distR="0" wp14:anchorId="0F878BDC" wp14:editId="1D58AF5C">
            <wp:extent cx="4051935" cy="6546949"/>
            <wp:effectExtent l="0" t="0" r="1206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386" cy="6554140"/>
                    </a:xfrm>
                    <a:prstGeom prst="rect">
                      <a:avLst/>
                    </a:prstGeom>
                  </pic:spPr>
                </pic:pic>
              </a:graphicData>
            </a:graphic>
          </wp:inline>
        </w:drawing>
      </w:r>
      <w:commentRangeEnd w:id="605"/>
      <w:r w:rsidR="00DB51FE">
        <w:rPr>
          <w:rStyle w:val="CommentReference"/>
        </w:rPr>
        <w:commentReference w:id="605"/>
      </w:r>
    </w:p>
    <w:p w14:paraId="6EB396AF" w14:textId="339D57B2"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ins w:id="606" w:author="Marc Johnson" w:date="2018-01-18T13:50:00Z">
        <w:r w:rsidR="00DB51FE">
          <w:rPr>
            <w:rFonts w:ascii="Times New Roman" w:hAnsi="Times New Roman" w:cs="Times New Roman"/>
          </w:rPr>
          <w:t xml:space="preserve">(drift scenario 2) </w:t>
        </w:r>
      </w:ins>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positive and negative clines. (</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migration rates: no migration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migration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migration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157D950B" w:rsidR="0044259C" w:rsidRPr="00CB0ADF" w:rsidRDefault="00753B7F" w:rsidP="0044259C">
      <w:pPr>
        <w:rPr>
          <w:rFonts w:ascii="Times New Roman" w:hAnsi="Times New Roman" w:cs="Times New Roman"/>
        </w:rPr>
      </w:pPr>
      <w:commentRangeStart w:id="607"/>
      <w:r w:rsidRPr="00753B7F">
        <w:rPr>
          <w:rFonts w:ascii="Times New Roman" w:hAnsi="Times New Roman" w:cs="Times New Roman"/>
          <w:noProof/>
          <w:lang w:val="en-US"/>
        </w:rPr>
        <w:lastRenderedPageBreak/>
        <w:drawing>
          <wp:inline distT="0" distB="0" distL="0" distR="0" wp14:anchorId="0DCB84BE" wp14:editId="316D3C09">
            <wp:extent cx="5943600" cy="440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1185"/>
                    </a:xfrm>
                    <a:prstGeom prst="rect">
                      <a:avLst/>
                    </a:prstGeom>
                  </pic:spPr>
                </pic:pic>
              </a:graphicData>
            </a:graphic>
          </wp:inline>
        </w:drawing>
      </w:r>
      <w:commentRangeEnd w:id="607"/>
      <w:r w:rsidR="00655BB1">
        <w:rPr>
          <w:rStyle w:val="CommentReference"/>
        </w:rPr>
        <w:commentReference w:id="607"/>
      </w:r>
    </w:p>
    <w:p w14:paraId="32B3C0AA" w14:textId="78701881"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Also shown are linear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 (</w:t>
      </w:r>
      <w:r w:rsidR="00753B7F" w:rsidRPr="00753B7F">
        <w:rPr>
          <w:rFonts w:ascii="Times New Roman" w:hAnsi="Times New Roman" w:cs="Times New Roman"/>
          <w:i/>
        </w:rPr>
        <w:t>b</w:t>
      </w:r>
      <w:r w:rsidRPr="00CB0ADF">
        <w:rPr>
          <w:rFonts w:ascii="Times New Roman" w:hAnsi="Times New Roman" w:cs="Times New Roman"/>
        </w:rPr>
        <w:t xml:space="preserve">) strong founder </w:t>
      </w:r>
      <w:r w:rsidR="00753B7F">
        <w:rPr>
          <w:rFonts w:ascii="Times New Roman" w:hAnsi="Times New Roman" w:cs="Times New Roman"/>
        </w:rPr>
        <w:t>effects, (</w:t>
      </w:r>
      <w:r w:rsidR="00753B7F" w:rsidRPr="00753B7F">
        <w:rPr>
          <w:rFonts w:ascii="Times New Roman" w:hAnsi="Times New Roman" w:cs="Times New Roman"/>
          <w:i/>
        </w:rPr>
        <w:t>c</w:t>
      </w:r>
      <w:r w:rsidR="00806E20">
        <w:rPr>
          <w:rFonts w:ascii="Times New Roman" w:hAnsi="Times New Roman" w:cs="Times New Roman"/>
        </w:rPr>
        <w:t>) no founder effects</w:t>
      </w:r>
      <w:ins w:id="608"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609"/>
      <w:r w:rsidR="00753B7F">
        <w:rPr>
          <w:rFonts w:ascii="Times New Roman" w:hAnsi="Times New Roman" w:cs="Times New Roman"/>
        </w:rPr>
        <w:t>and (</w:t>
      </w:r>
      <w:r w:rsidR="00753B7F" w:rsidRPr="00753B7F">
        <w:rPr>
          <w:rFonts w:ascii="Times New Roman" w:hAnsi="Times New Roman" w:cs="Times New Roman"/>
          <w:i/>
        </w:rPr>
        <w:t>d</w:t>
      </w:r>
      <w:r w:rsidRPr="00CB0ADF">
        <w:rPr>
          <w:rFonts w:ascii="Times New Roman" w:hAnsi="Times New Roman" w:cs="Times New Roman"/>
        </w:rPr>
        <w:t>) intermediate founder effects</w:t>
      </w:r>
      <w:commentRangeEnd w:id="609"/>
      <w:r w:rsidR="00F91F07">
        <w:rPr>
          <w:rStyle w:val="CommentReference"/>
        </w:rPr>
        <w:commentReference w:id="609"/>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C35587">
          <w:pgSz w:w="12240" w:h="15840"/>
          <w:pgMar w:top="1440" w:right="1440" w:bottom="1440" w:left="1440" w:header="708" w:footer="708" w:gutter="0"/>
          <w:cols w:space="708"/>
          <w:docGrid w:linePitch="360"/>
        </w:sectPr>
      </w:pPr>
    </w:p>
    <w:p w14:paraId="6CD91F87" w14:textId="2AF0D4DC" w:rsidR="0044259C" w:rsidRDefault="00753B7F" w:rsidP="0044259C">
      <w:pPr>
        <w:rPr>
          <w:rFonts w:ascii="Times New Roman" w:hAnsi="Times New Roman" w:cs="Times New Roman"/>
        </w:rPr>
      </w:pPr>
      <w:commentRangeStart w:id="610"/>
      <w:r w:rsidRPr="00753B7F">
        <w:rPr>
          <w:rFonts w:ascii="Times New Roman" w:hAnsi="Times New Roman" w:cs="Times New Roman"/>
          <w:noProof/>
          <w:lang w:val="en-US"/>
        </w:rPr>
        <w:lastRenderedPageBreak/>
        <w:drawing>
          <wp:inline distT="0" distB="0" distL="0" distR="0" wp14:anchorId="7422C01B" wp14:editId="495C7005">
            <wp:extent cx="6858000" cy="559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93080"/>
                    </a:xfrm>
                    <a:prstGeom prst="rect">
                      <a:avLst/>
                    </a:prstGeom>
                  </pic:spPr>
                </pic:pic>
              </a:graphicData>
            </a:graphic>
          </wp:inline>
        </w:drawing>
      </w:r>
      <w:commentRangeEnd w:id="610"/>
      <w:r w:rsidR="007F3C93">
        <w:rPr>
          <w:rStyle w:val="CommentReference"/>
        </w:rPr>
        <w:commentReference w:id="610"/>
      </w:r>
    </w:p>
    <w:p w14:paraId="609B6751" w14:textId="639EC7E1" w:rsidR="0044259C" w:rsidRPr="00117B14" w:rsidRDefault="0044259C" w:rsidP="0044259C">
      <w:pPr>
        <w:rPr>
          <w:rFonts w:ascii="Times New Roman" w:hAnsi="Times New Roman" w:cs="Times New Roman"/>
        </w:rPr>
      </w:pPr>
      <w:commentRangeStart w:id="611"/>
      <w:r>
        <w:rPr>
          <w:rFonts w:ascii="Times New Roman" w:hAnsi="Times New Roman" w:cs="Times New Roman"/>
          <w:b/>
        </w:rPr>
        <w:t xml:space="preserve">Figure </w:t>
      </w:r>
      <w:commentRangeEnd w:id="611"/>
      <w:r w:rsidR="00F54E7B">
        <w:rPr>
          <w:rStyle w:val="CommentReference"/>
        </w:rPr>
        <w:commentReference w:id="611"/>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612"/>
      <w:r w:rsidR="00753B7F">
        <w:rPr>
          <w:rFonts w:ascii="Times New Roman" w:hAnsi="Times New Roman" w:cs="Times New Roman"/>
        </w:rPr>
        <w:t xml:space="preserve">absence </w:t>
      </w:r>
      <w:commentRangeEnd w:id="612"/>
      <w:r w:rsidR="007F3C93">
        <w:rPr>
          <w:rStyle w:val="CommentReference"/>
        </w:rPr>
        <w:commentReference w:id="612"/>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migration, although this effect was reduced in the presence of drift. Similarly, selection influenced the proportion of significantly positive (open triangles with dashed lines) and negative (black inverted triangles with solid line) clines in </w:t>
      </w:r>
      <w:del w:id="613" w:author="Marc Johnson" w:date="2018-01-18T14:08:00Z">
        <w:r w:rsidDel="007D4EEA">
          <w:rPr>
            <w:rFonts w:ascii="Times New Roman" w:hAnsi="Times New Roman" w:cs="Times New Roman"/>
          </w:rPr>
          <w:delText xml:space="preserve">the </w:delText>
        </w:r>
      </w:del>
      <w:r>
        <w:rPr>
          <w:rFonts w:ascii="Times New Roman" w:hAnsi="Times New Roman" w:cs="Times New Roman"/>
        </w:rPr>
        <w:t xml:space="preserve">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ins w:id="614" w:author="Marc Johnson" w:date="2018-01-18T14:08:00Z">
        <w:r w:rsidR="007D4EEA">
          <w:rPr>
            <w:rFonts w:ascii="Times New Roman" w:hAnsi="Times New Roman" w:cs="Times New Roman"/>
          </w:rPr>
          <w:t xml:space="preserve">gradient in </w:t>
        </w:r>
      </w:ins>
      <w:r>
        <w:rPr>
          <w:rFonts w:ascii="Times New Roman" w:hAnsi="Times New Roman" w:cs="Times New Roman"/>
        </w:rPr>
        <w:t>drift</w:t>
      </w:r>
      <w:del w:id="615" w:author="Marc Johnson" w:date="2018-01-18T14:08:00Z">
        <w:r w:rsidDel="007D4EEA">
          <w:rPr>
            <w:rFonts w:ascii="Times New Roman" w:hAnsi="Times New Roman" w:cs="Times New Roman"/>
          </w:rPr>
          <w:delText xml:space="preserve"> gradient</w:delText>
        </w:r>
      </w:del>
      <w:r>
        <w:rPr>
          <w:rFonts w:ascii="Times New Roman" w:hAnsi="Times New Roman" w:cs="Times New Roman"/>
        </w:rPr>
        <w:t xml:space="preserve">.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1B67128E" w14:textId="77777777" w:rsidR="00695730" w:rsidRPr="00353D38" w:rsidRDefault="00695730" w:rsidP="00695730">
      <w:pPr>
        <w:spacing w:line="480" w:lineRule="auto"/>
        <w:ind w:firstLine="360"/>
        <w:rPr>
          <w:rFonts w:ascii="Times New Roman" w:hAnsi="Times New Roman" w:cs="Times New Roman"/>
        </w:rPr>
      </w:pPr>
    </w:p>
    <w:p w14:paraId="5C3F8E0D" w14:textId="77777777" w:rsidR="00695730" w:rsidRPr="00353D38" w:rsidRDefault="00695730" w:rsidP="00695730">
      <w:pPr>
        <w:tabs>
          <w:tab w:val="left" w:pos="5421"/>
        </w:tabs>
        <w:spacing w:line="480" w:lineRule="auto"/>
        <w:rPr>
          <w:rFonts w:ascii="Times New Roman" w:hAnsi="Times New Roman" w:cs="Times New Roman"/>
        </w:rPr>
      </w:pPr>
    </w:p>
    <w:p w14:paraId="0D3978F8" w14:textId="77777777" w:rsidR="00695730" w:rsidRPr="00353D38" w:rsidRDefault="00695730" w:rsidP="00695730">
      <w:pPr>
        <w:tabs>
          <w:tab w:val="left" w:pos="5421"/>
        </w:tabs>
        <w:spacing w:line="480" w:lineRule="auto"/>
        <w:rPr>
          <w:rFonts w:ascii="Times New Roman" w:hAnsi="Times New Roman" w:cs="Times New Roman"/>
        </w:rPr>
      </w:pPr>
    </w:p>
    <w:p w14:paraId="70E27950" w14:textId="77777777"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ames Santangelo" w:date="2018-01-16T11:24:00Z" w:initials="JS">
    <w:p w14:paraId="5F79B2AC" w14:textId="77777777" w:rsidR="00A95685" w:rsidRDefault="00A95685">
      <w:pPr>
        <w:pStyle w:val="CommentText"/>
      </w:pPr>
      <w:r>
        <w:rPr>
          <w:rStyle w:val="CommentReference"/>
        </w:rPr>
        <w:annotationRef/>
      </w:r>
      <w:r>
        <w:t xml:space="preserve">Rob—Please confirm affiliations. </w:t>
      </w:r>
    </w:p>
  </w:comment>
  <w:comment w:id="57" w:author="James Santangelo" w:date="2018-01-17T17:56:00Z" w:initials="JS">
    <w:p w14:paraId="50E889DB" w14:textId="170D8757" w:rsidR="00A95685" w:rsidRDefault="00A95685">
      <w:pPr>
        <w:pStyle w:val="CommentText"/>
      </w:pPr>
      <w:r>
        <w:rPr>
          <w:rStyle w:val="CommentReference"/>
        </w:rPr>
        <w:annotationRef/>
      </w:r>
      <w:r>
        <w:t xml:space="preserve">Max: 200 words. We’re at 236. Should probably also insert something about urbanization. </w:t>
      </w:r>
    </w:p>
  </w:comment>
  <w:comment w:id="58" w:author="Marc Johnson" w:date="2018-01-18T08:33:00Z" w:initials="MJ">
    <w:p w14:paraId="6C58760E" w14:textId="1FB55A28" w:rsidR="00A95685" w:rsidRDefault="00A95685">
      <w:pPr>
        <w:pStyle w:val="CommentText"/>
      </w:pPr>
      <w:r>
        <w:rPr>
          <w:rStyle w:val="CommentReference"/>
        </w:rPr>
        <w:annotationRef/>
      </w:r>
      <w:r>
        <w:t>Definitely need something urban since it is an urban evoeco special feature</w:t>
      </w:r>
    </w:p>
  </w:comment>
  <w:comment w:id="59" w:author="Marc Johnson" w:date="2018-01-18T16:14:00Z" w:initials="MJ">
    <w:p w14:paraId="1C25D8BA" w14:textId="177DDE51" w:rsidR="00A95685" w:rsidRDefault="00A95685">
      <w:pPr>
        <w:pStyle w:val="CommentText"/>
      </w:pPr>
      <w:r>
        <w:rPr>
          <w:rStyle w:val="CommentReference"/>
        </w:rPr>
        <w:annotationRef/>
      </w:r>
      <w:r>
        <w:t xml:space="preserve">I started to edit the abstract but I’m going to pause here and punt it back to you. The focus of the abstract doesn’t reflect the questions or focus of the intro or discussion very well. Given the research questions and special issue you are submitting to, urbanization should have a stronger focus here. I agree your results are more general, but the focus of the paper as a whole has been pitched in an urban context and the abstract should reflect that. </w:t>
      </w:r>
    </w:p>
  </w:comment>
  <w:comment w:id="78" w:author="James Santangelo" w:date="2018-01-17T18:03:00Z" w:initials="JS">
    <w:p w14:paraId="2C78C22D" w14:textId="278DA6FA" w:rsidR="00A95685" w:rsidRDefault="00A95685">
      <w:pPr>
        <w:pStyle w:val="CommentText"/>
      </w:pPr>
      <w:r>
        <w:rPr>
          <w:rStyle w:val="CommentReference"/>
        </w:rPr>
        <w:annotationRef/>
      </w:r>
      <w:r>
        <w:t>Thoughts?</w:t>
      </w:r>
    </w:p>
  </w:comment>
  <w:comment w:id="79" w:author="Marc Johnson" w:date="2018-01-18T09:39:00Z" w:initials="MJ">
    <w:p w14:paraId="63F3AE76" w14:textId="0DF8B322" w:rsidR="00A95685" w:rsidRDefault="00A95685">
      <w:pPr>
        <w:pStyle w:val="CommentText"/>
      </w:pPr>
      <w:r>
        <w:rPr>
          <w:rStyle w:val="CommentReference"/>
        </w:rPr>
        <w:annotationRef/>
      </w:r>
      <w:r>
        <w:t xml:space="preserve">Very nice introduction. It flows well and I think you have the right balance between big picture pop gen, urban evolution and trifolium. </w:t>
      </w:r>
    </w:p>
  </w:comment>
  <w:comment w:id="80" w:author="Marc Johnson" w:date="2018-01-18T08:48:00Z" w:initials="MJ">
    <w:p w14:paraId="68185E89" w14:textId="2FD33221" w:rsidR="00A95685" w:rsidRDefault="00A95685">
      <w:pPr>
        <w:pStyle w:val="CommentText"/>
      </w:pPr>
      <w:r>
        <w:rPr>
          <w:rStyle w:val="CommentReference"/>
        </w:rPr>
        <w:annotationRef/>
      </w:r>
      <w:r>
        <w:t xml:space="preserve">No need for so many reference for such a simple point – it doesn’t need to be exhaustive. Try to reduce to 3 refs, max 4. </w:t>
      </w:r>
    </w:p>
    <w:p w14:paraId="2687A451" w14:textId="77777777" w:rsidR="00A95685" w:rsidRDefault="00A95685">
      <w:pPr>
        <w:pStyle w:val="CommentText"/>
      </w:pPr>
    </w:p>
    <w:p w14:paraId="24BAC602" w14:textId="6E5170E4" w:rsidR="00A95685" w:rsidRDefault="00A95685">
      <w:pPr>
        <w:pStyle w:val="CommentText"/>
      </w:pPr>
      <w:r>
        <w:t>Note, Proc B style is to number refs.</w:t>
      </w:r>
    </w:p>
  </w:comment>
  <w:comment w:id="83" w:author="Rob Ness" w:date="2017-12-18T19:15:00Z" w:initials="RN">
    <w:p w14:paraId="5AC8569C" w14:textId="77777777" w:rsidR="00A95685" w:rsidRDefault="00A95685" w:rsidP="00695730">
      <w:pPr>
        <w:pStyle w:val="CommentText"/>
      </w:pPr>
      <w:r>
        <w:rPr>
          <w:rStyle w:val="CommentReference"/>
        </w:rPr>
        <w:annotationRef/>
      </w:r>
      <w:r>
        <w:t>So perhaps the following two paragraphs could be condensed into one paragraph – like this:</w:t>
      </w:r>
    </w:p>
    <w:p w14:paraId="52AF8E9D" w14:textId="77777777" w:rsidR="00A95685" w:rsidRDefault="00A95685" w:rsidP="00695730">
      <w:pPr>
        <w:pStyle w:val="CommentText"/>
      </w:pPr>
    </w:p>
    <w:p w14:paraId="33FF051D" w14:textId="77777777" w:rsidR="00A95685" w:rsidRDefault="00A95685" w:rsidP="00695730">
      <w:pPr>
        <w:pStyle w:val="CommentText"/>
        <w:numPr>
          <w:ilvl w:val="0"/>
          <w:numId w:val="2"/>
        </w:numPr>
      </w:pPr>
      <w:r>
        <w:t>Clines are assumed adaptive.</w:t>
      </w:r>
    </w:p>
    <w:p w14:paraId="5973E879" w14:textId="77777777" w:rsidR="00A95685" w:rsidRDefault="00A95685" w:rsidP="00695730">
      <w:pPr>
        <w:pStyle w:val="CommentText"/>
        <w:numPr>
          <w:ilvl w:val="0"/>
          <w:numId w:val="2"/>
        </w:numPr>
      </w:pPr>
      <w:r>
        <w:t>Single locus clines in alleles or quant traits can happen by drift.</w:t>
      </w:r>
    </w:p>
    <w:p w14:paraId="4EAA59F9" w14:textId="77777777" w:rsidR="00A95685" w:rsidRDefault="00A95685" w:rsidP="00695730">
      <w:pPr>
        <w:pStyle w:val="CommentText"/>
        <w:numPr>
          <w:ilvl w:val="0"/>
          <w:numId w:val="2"/>
        </w:numPr>
      </w:pPr>
      <w:r>
        <w:t>But parallel clines are assumed to be selection b/c clines should occur in either direction</w:t>
      </w:r>
    </w:p>
    <w:p w14:paraId="784A947F" w14:textId="77777777" w:rsidR="00A95685" w:rsidRDefault="00A95685" w:rsidP="00695730">
      <w:pPr>
        <w:pStyle w:val="CommentText"/>
        <w:numPr>
          <w:ilvl w:val="0"/>
          <w:numId w:val="2"/>
        </w:numPr>
      </w:pPr>
      <w:r>
        <w:t>However, it is underappreciated that such parallel clines can happen by drift (e.g. paniculata)</w:t>
      </w:r>
    </w:p>
    <w:p w14:paraId="602FD3AE" w14:textId="77777777" w:rsidR="00A95685" w:rsidRDefault="00A95685" w:rsidP="00695730">
      <w:pPr>
        <w:pStyle w:val="CommentText"/>
      </w:pPr>
    </w:p>
  </w:comment>
  <w:comment w:id="84" w:author="James Santangelo" w:date="2017-12-23T11:50:00Z" w:initials="JS">
    <w:p w14:paraId="25D8AAAE" w14:textId="77777777" w:rsidR="00A95685" w:rsidRDefault="00A95685" w:rsidP="00695730">
      <w:pPr>
        <w:pStyle w:val="CommentText"/>
      </w:pPr>
      <w:r>
        <w:rPr>
          <w:rStyle w:val="CommentReference"/>
        </w:rPr>
        <w:annotationRef/>
      </w:r>
      <w:r>
        <w:t xml:space="preserve">I’m worried that to make a compelling argument, the paragraph would end up being too long. However, if we still think the intro is too long, then we can do this. I’ve shortened the intro quite a bit by removing a paragraph (see below) and reducing the explanation of examples. </w:t>
      </w:r>
    </w:p>
  </w:comment>
  <w:comment w:id="91" w:author="Marc Johnson" w:date="2018-01-18T09:09:00Z" w:initials="MJ">
    <w:p w14:paraId="0B4CFC2A" w14:textId="45050202" w:rsidR="00A95685" w:rsidRDefault="00A95685">
      <w:pPr>
        <w:pStyle w:val="CommentText"/>
      </w:pPr>
      <w:r>
        <w:rPr>
          <w:rStyle w:val="CommentReference"/>
        </w:rPr>
        <w:annotationRef/>
      </w:r>
      <w:r>
        <w:t xml:space="preserve">I don’t think it is necessary to mention additive inheritance </w:t>
      </w:r>
    </w:p>
  </w:comment>
  <w:comment w:id="92" w:author="Marc Johnson" w:date="2018-01-18T09:11:00Z" w:initials="MJ">
    <w:p w14:paraId="3A49A888" w14:textId="1EDE125C" w:rsidR="00A95685" w:rsidRDefault="00A95685">
      <w:pPr>
        <w:pStyle w:val="CommentText"/>
      </w:pPr>
      <w:r>
        <w:t xml:space="preserve">A </w:t>
      </w:r>
      <w:r>
        <w:rPr>
          <w:rStyle w:val="CommentReference"/>
        </w:rPr>
        <w:annotationRef/>
      </w:r>
      <w:r>
        <w:rPr>
          <w:rStyle w:val="CommentReference"/>
        </w:rPr>
        <w:t>s</w:t>
      </w:r>
      <w:r>
        <w:t>ingle locus can also exhibit additive inheritance;)</w:t>
      </w:r>
    </w:p>
  </w:comment>
  <w:comment w:id="95" w:author="Marc Johnson" w:date="2018-01-18T09:12:00Z" w:initials="MJ">
    <w:p w14:paraId="2225C946" w14:textId="106B2D93" w:rsidR="00A95685" w:rsidRDefault="00A95685">
      <w:pPr>
        <w:pStyle w:val="CommentText"/>
      </w:pPr>
      <w:r>
        <w:rPr>
          <w:rStyle w:val="CommentReference"/>
        </w:rPr>
        <w:annotationRef/>
      </w:r>
      <w:r>
        <w:t>It took me a few reads to get this point. I worry we might lose people here. Is there a simpler way to make this point? The basic premise is that the probability of eventual fixation by drift is equal to the initial frequency of the allele. The reader will need to know there pop gen pretty well, and to be able to make a couple of leaps of logic to follow your argument. You’ll also lose 95% of grad students at this point, just because they are less likely to know the pop gene theory literature..</w:t>
      </w:r>
    </w:p>
  </w:comment>
  <w:comment w:id="110" w:author="Marc Johnson" w:date="2018-01-18T09:18:00Z" w:initials="MJ">
    <w:p w14:paraId="7E64757B" w14:textId="71235CD8" w:rsidR="00A95685" w:rsidRDefault="00A95685">
      <w:pPr>
        <w:pStyle w:val="CommentText"/>
      </w:pPr>
      <w:r>
        <w:rPr>
          <w:rStyle w:val="CommentReference"/>
        </w:rPr>
        <w:annotationRef/>
      </w:r>
      <w:r>
        <w:t>This sentence is long and awkwardly worded. I have tried a couple of things to make it clearer, but could you please take another look.</w:t>
      </w:r>
    </w:p>
  </w:comment>
  <w:comment w:id="130" w:author="Rob Ness" w:date="2017-12-18T19:30:00Z" w:initials="RN">
    <w:p w14:paraId="0418A158" w14:textId="77777777" w:rsidR="00A95685" w:rsidRDefault="00A95685" w:rsidP="00695730">
      <w:pPr>
        <w:pStyle w:val="CommentText"/>
      </w:pPr>
      <w:r>
        <w:rPr>
          <w:rStyle w:val="CommentReference"/>
        </w:rPr>
        <w:annotationRef/>
      </w:r>
      <w:r>
        <w:rPr>
          <w:rStyle w:val="CommentReference"/>
        </w:rPr>
        <w:annotationRef/>
      </w:r>
      <w:r>
        <w:t>Do you think its good to lead with selection or drift?</w:t>
      </w:r>
    </w:p>
    <w:p w14:paraId="3FF24F10" w14:textId="77777777" w:rsidR="00A95685" w:rsidRDefault="00A95685" w:rsidP="00695730">
      <w:pPr>
        <w:pStyle w:val="CommentText"/>
      </w:pPr>
    </w:p>
    <w:p w14:paraId="4DCFE517" w14:textId="77777777" w:rsidR="00A95685" w:rsidRDefault="00A95685" w:rsidP="00695730">
      <w:pPr>
        <w:pStyle w:val="CommentText"/>
      </w:pPr>
      <w:r>
        <w:t>It almost seems worth saying: cities are cool, we all like to think about selection to adapt to cities – BUT cities may also be drifty so we need to think about both things – which is what we are going to do here</w:t>
      </w:r>
    </w:p>
  </w:comment>
  <w:comment w:id="131" w:author="James Santangelo" w:date="2017-12-23T11:20:00Z" w:initials="JS">
    <w:p w14:paraId="3B9479C0" w14:textId="77777777" w:rsidR="00A95685" w:rsidRDefault="00A95685" w:rsidP="00695730">
      <w:pPr>
        <w:pStyle w:val="CommentText"/>
      </w:pPr>
      <w:r>
        <w:rPr>
          <w:rStyle w:val="CommentReference"/>
        </w:rPr>
        <w:annotationRef/>
      </w:r>
      <w:r>
        <w:t>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cyanogenesis as a model.</w:t>
      </w:r>
    </w:p>
    <w:p w14:paraId="4A0F7EC9" w14:textId="77777777" w:rsidR="00A95685" w:rsidRDefault="00A95685" w:rsidP="00695730">
      <w:pPr>
        <w:pStyle w:val="CommentText"/>
      </w:pPr>
    </w:p>
    <w:p w14:paraId="4F7FBC29" w14:textId="77777777" w:rsidR="00A95685" w:rsidRDefault="00A95685" w:rsidP="00695730">
      <w:pPr>
        <w:pStyle w:val="CommentText"/>
      </w:pPr>
      <w:r>
        <w:t xml:space="preserve">Let me know if this makes sense. </w:t>
      </w:r>
    </w:p>
    <w:p w14:paraId="7262543F" w14:textId="77777777" w:rsidR="00A95685" w:rsidRDefault="00A95685" w:rsidP="00695730">
      <w:pPr>
        <w:pStyle w:val="CommentText"/>
      </w:pPr>
    </w:p>
    <w:p w14:paraId="4146EF8B" w14:textId="77777777" w:rsidR="00A95685" w:rsidRDefault="00A95685" w:rsidP="00695730">
      <w:pPr>
        <w:pStyle w:val="CommentText"/>
      </w:pPr>
    </w:p>
  </w:comment>
  <w:comment w:id="169" w:author="Marc Johnson" w:date="2018-01-18T09:34:00Z" w:initials="MJ">
    <w:p w14:paraId="68C235E9" w14:textId="61ED0EF9" w:rsidR="00A95685" w:rsidRDefault="00A95685">
      <w:pPr>
        <w:pStyle w:val="CommentText"/>
      </w:pPr>
      <w:r>
        <w:rPr>
          <w:rStyle w:val="CommentReference"/>
        </w:rPr>
        <w:annotationRef/>
      </w:r>
      <w:r>
        <w:t>That is an odd term. Did you make this up or take it from the literature. “redundant recessive epistaiss” would be a more intuitive term.</w:t>
      </w:r>
    </w:p>
  </w:comment>
  <w:comment w:id="172" w:author="Marc Johnson" w:date="2018-01-18T09:00:00Z" w:initials="MJ">
    <w:p w14:paraId="02B4129C" w14:textId="79D83BE7" w:rsidR="00A95685" w:rsidRDefault="00A95685">
      <w:pPr>
        <w:pStyle w:val="CommentText"/>
      </w:pPr>
      <w:r>
        <w:rPr>
          <w:rStyle w:val="CommentReference"/>
        </w:rPr>
        <w:annotationRef/>
      </w:r>
      <w:r>
        <w:t>Can we use the term “gene flow” throughout, or if you really want a different term can we use “dispersal”? In ecology, migration refers to the mass movement of individuals. Pop gene screwed up their use of this term a while back and it would be good not to perpetuate the confusion.</w:t>
      </w:r>
    </w:p>
  </w:comment>
  <w:comment w:id="175" w:author="Marc Johnson" w:date="2018-01-18T09:37:00Z" w:initials="MJ">
    <w:p w14:paraId="02414A66" w14:textId="39DA9850" w:rsidR="00A95685" w:rsidRDefault="00A95685">
      <w:pPr>
        <w:pStyle w:val="CommentText"/>
      </w:pPr>
      <w:r>
        <w:rPr>
          <w:rStyle w:val="CommentReference"/>
        </w:rPr>
        <w:annotationRef/>
      </w:r>
      <w:r>
        <w:t>This question seems rather vague and too intuitive. How about something like, How does selection affect the occurrence and strength of of spatial clines in HCN?</w:t>
      </w:r>
    </w:p>
  </w:comment>
  <w:comment w:id="179" w:author="Marc Johnson" w:date="2018-01-18T09:38:00Z" w:initials="MJ">
    <w:p w14:paraId="2CCC7AD8" w14:textId="0D128F76" w:rsidR="00A95685" w:rsidRDefault="00A95685">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199" w:author="James Santangelo" w:date="2017-12-31T15:26:00Z" w:initials="JS">
    <w:p w14:paraId="59608EAC" w14:textId="0C0875CB" w:rsidR="00A95685" w:rsidRDefault="00A95685" w:rsidP="00695730">
      <w:pPr>
        <w:pStyle w:val="CommentText"/>
      </w:pPr>
      <w:r>
        <w:rPr>
          <w:rStyle w:val="CommentReference"/>
        </w:rPr>
        <w:annotationRef/>
      </w:r>
      <w:r>
        <w:t xml:space="preserve">Need to create this. Done for drift scenario 1 but waiting on R script to finish running for drift scenario 2. </w:t>
      </w:r>
    </w:p>
  </w:comment>
  <w:comment w:id="197" w:author="Marc Johnson" w:date="2018-01-18T10:33:00Z" w:initials="MJ">
    <w:p w14:paraId="730C0D41" w14:textId="4397483D" w:rsidR="00A95685" w:rsidRDefault="00A95685">
      <w:pPr>
        <w:pStyle w:val="CommentText"/>
      </w:pPr>
      <w:r>
        <w:rPr>
          <w:rStyle w:val="CommentReference"/>
        </w:rPr>
        <w:annotationRef/>
      </w:r>
      <w:r>
        <w:t>delete</w:t>
      </w:r>
    </w:p>
  </w:comment>
  <w:comment w:id="219" w:author="Marc Johnson" w:date="2018-01-18T10:41:00Z" w:initials="MJ">
    <w:p w14:paraId="1928C159" w14:textId="16E84B19" w:rsidR="00A95685" w:rsidRDefault="00A95685">
      <w:pPr>
        <w:pStyle w:val="CommentText"/>
      </w:pPr>
      <w:r>
        <w:rPr>
          <w:rStyle w:val="CommentReference"/>
        </w:rPr>
        <w:annotationRef/>
      </w:r>
      <w:r>
        <w:rPr>
          <w:rStyle w:val="CommentReference"/>
        </w:rPr>
        <w:t>T</w:t>
      </w:r>
      <w:r>
        <w:t xml:space="preserve">his is confusing. Do you mean, “All populations were started at their individual K, and they were kept at this size throughout the simulation.” </w:t>
      </w:r>
    </w:p>
    <w:p w14:paraId="77A6FBD9" w14:textId="77777777" w:rsidR="00A95685" w:rsidRDefault="00A95685">
      <w:pPr>
        <w:pStyle w:val="CommentText"/>
      </w:pPr>
    </w:p>
    <w:p w14:paraId="4094B4B2" w14:textId="0BF2AA9C" w:rsidR="00A95685" w:rsidRDefault="00A95685">
      <w:pPr>
        <w:pStyle w:val="CommentText"/>
      </w:pPr>
      <w:r>
        <w:t>I thought you started them all at the same size and then reduced them?</w:t>
      </w:r>
    </w:p>
  </w:comment>
  <w:comment w:id="221" w:author="Marc Johnson" w:date="2018-01-18T10:45:00Z" w:initials="MJ">
    <w:p w14:paraId="1F0AEB52" w14:textId="69924BDE" w:rsidR="00A95685" w:rsidRDefault="00A95685">
      <w:pPr>
        <w:pStyle w:val="CommentText"/>
      </w:pPr>
      <w:r>
        <w:rPr>
          <w:rStyle w:val="CommentReference"/>
        </w:rPr>
        <w:annotationRef/>
      </w:r>
      <w:r>
        <w:t>There is no header with the name “varying rates of gene flow”. What are you referring to?</w:t>
      </w:r>
    </w:p>
  </w:comment>
  <w:comment w:id="233" w:author="Marc Johnson" w:date="2018-01-18T10:47:00Z" w:initials="MJ">
    <w:p w14:paraId="71EE8235" w14:textId="7F081F72" w:rsidR="00A95685" w:rsidRDefault="00A95685">
      <w:pPr>
        <w:pStyle w:val="CommentText"/>
      </w:pPr>
      <w:r>
        <w:rPr>
          <w:rStyle w:val="CommentReference"/>
        </w:rPr>
        <w:annotationRef/>
      </w:r>
      <w:r>
        <w:t>Not the exact proportion? If it the exact proportion, then remove the word “maximum”</w:t>
      </w:r>
    </w:p>
  </w:comment>
  <w:comment w:id="235" w:author="Marc Johnson" w:date="2018-01-18T10:49:00Z" w:initials="MJ">
    <w:p w14:paraId="6E421176" w14:textId="16810EBA" w:rsidR="00A95685" w:rsidRDefault="00A95685">
      <w:pPr>
        <w:pStyle w:val="CommentText"/>
      </w:pPr>
      <w:r>
        <w:rPr>
          <w:rStyle w:val="CommentReference"/>
        </w:rPr>
        <w:annotationRef/>
      </w:r>
      <w:r>
        <w:t>You’ve changed to the present tense, whereas the previous section was in the past tense. Everything was done previous, so in this context best to keep the past tense consistent throughout.</w:t>
      </w:r>
    </w:p>
  </w:comment>
  <w:comment w:id="246" w:author="Marc Johnson" w:date="2018-01-18T10:50:00Z" w:initials="MJ">
    <w:p w14:paraId="560B3376" w14:textId="78B1DAB5" w:rsidR="00A95685" w:rsidRDefault="00A95685">
      <w:pPr>
        <w:pStyle w:val="CommentText"/>
      </w:pPr>
      <w:r>
        <w:rPr>
          <w:rStyle w:val="CommentReference"/>
        </w:rPr>
        <w:annotationRef/>
      </w:r>
      <w:r>
        <w:t>Excellent. Readers will look for this justification</w:t>
      </w:r>
    </w:p>
  </w:comment>
  <w:comment w:id="252" w:author="Marc Johnson" w:date="2018-01-18T10:53:00Z" w:initials="MJ">
    <w:p w14:paraId="348B508F" w14:textId="5F9E4D4C" w:rsidR="00A95685" w:rsidRDefault="00A95685">
      <w:pPr>
        <w:pStyle w:val="CommentText"/>
      </w:pPr>
      <w:r>
        <w:rPr>
          <w:rStyle w:val="CommentReference"/>
        </w:rPr>
        <w:annotationRef/>
      </w:r>
      <w:r>
        <w:t>Oh interesting. So different simulations ran for different lengths of total time. I wonder if this will concern reviewrs at all.</w:t>
      </w:r>
    </w:p>
  </w:comment>
  <w:comment w:id="254" w:author="Marc Johnson" w:date="2018-01-18T10:57:00Z" w:initials="MJ">
    <w:p w14:paraId="07DFDEEF" w14:textId="560FC169" w:rsidR="00A95685" w:rsidRDefault="00A95685">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255" w:author="Marc Johnson" w:date="2018-01-18T10:59:00Z" w:initials="MJ">
    <w:p w14:paraId="6E9682CC" w14:textId="0DEAEC6D" w:rsidR="00A95685" w:rsidRDefault="00A95685">
      <w:pPr>
        <w:pStyle w:val="CommentText"/>
      </w:pPr>
      <w:r>
        <w:rPr>
          <w:rStyle w:val="CommentReference"/>
        </w:rPr>
        <w:annotationRef/>
      </w:r>
      <w:r>
        <w:t xml:space="preserve">You should given an example of what this means. </w:t>
      </w:r>
    </w:p>
  </w:comment>
  <w:comment w:id="264" w:author="Marc Johnson" w:date="2018-01-18T11:02:00Z" w:initials="MJ">
    <w:p w14:paraId="0EF93F45" w14:textId="7C16E3A1" w:rsidR="00A95685" w:rsidRDefault="00A95685">
      <w:pPr>
        <w:pStyle w:val="CommentText"/>
      </w:pPr>
      <w:r>
        <w:rPr>
          <w:rStyle w:val="CommentReference"/>
        </w:rPr>
        <w:annotationRef/>
      </w:r>
      <w:r>
        <w:t xml:space="preserve">Corkill 1952 in the obscure NZ journal, as cited by Burdon 83 </w:t>
      </w:r>
    </w:p>
  </w:comment>
  <w:comment w:id="265" w:author="Marc Johnson" w:date="2018-01-18T11:05:00Z" w:initials="MJ">
    <w:p w14:paraId="10F39FEE" w14:textId="73EA8091" w:rsidR="00A95685" w:rsidRDefault="00A95685">
      <w:pPr>
        <w:pStyle w:val="CommentText"/>
      </w:pPr>
      <w:r>
        <w:rPr>
          <w:rStyle w:val="CommentReference"/>
        </w:rPr>
        <w:annotationRef/>
      </w:r>
      <w:r>
        <w:t>See format for referencing supplementary materials and please revise throughout.</w:t>
      </w:r>
    </w:p>
  </w:comment>
  <w:comment w:id="272" w:author="Marc Johnson" w:date="2018-01-18T11:37:00Z" w:initials="MJ">
    <w:p w14:paraId="1EC994B7" w14:textId="5F791C3A" w:rsidR="00A95685" w:rsidRDefault="00A95685">
      <w:pPr>
        <w:pStyle w:val="CommentText"/>
      </w:pPr>
      <w:r>
        <w:rPr>
          <w:rStyle w:val="CommentReference"/>
        </w:rPr>
        <w:t>“</w:t>
      </w:r>
      <w:r>
        <w:rPr>
          <w:rStyle w:val="CommentReference"/>
        </w:rPr>
        <w:annotationRef/>
      </w:r>
      <w:r>
        <w:rPr>
          <w:rStyle w:val="CommentReference"/>
        </w:rPr>
        <w:t>o</w:t>
      </w:r>
      <w:r>
        <w:t>r reinforce”</w:t>
      </w:r>
    </w:p>
  </w:comment>
  <w:comment w:id="283" w:author="James Santangelo" w:date="2018-01-17T16:26:00Z" w:initials="JS">
    <w:p w14:paraId="6C699E8A" w14:textId="1AD317BB" w:rsidR="00A95685" w:rsidRDefault="00A95685">
      <w:pPr>
        <w:pStyle w:val="CommentText"/>
      </w:pPr>
      <w:r>
        <w:rPr>
          <w:rStyle w:val="CommentReference"/>
        </w:rPr>
        <w:annotationRef/>
      </w:r>
      <w:r>
        <w:t xml:space="preserve">Check that this is true. Waiting on R script and need to create supplemental. </w:t>
      </w:r>
    </w:p>
  </w:comment>
  <w:comment w:id="294" w:author="Rob Ness" w:date="2017-12-27T14:52:00Z" w:initials="RN">
    <w:p w14:paraId="1C3637F0" w14:textId="77777777" w:rsidR="00A95685" w:rsidRDefault="00A95685" w:rsidP="00695730">
      <w:pPr>
        <w:pStyle w:val="CommentText"/>
      </w:pPr>
      <w:r>
        <w:rPr>
          <w:rStyle w:val="CommentReference"/>
        </w:rPr>
        <w:annotationRef/>
      </w:r>
      <w:r>
        <w:t>Is this correct? LD would require gametes (pollen) to move after selection</w:t>
      </w:r>
    </w:p>
  </w:comment>
  <w:comment w:id="295" w:author="James Santangelo" w:date="2017-12-31T14:41:00Z" w:initials="JS">
    <w:p w14:paraId="670CB65F" w14:textId="77777777" w:rsidR="00A95685" w:rsidRDefault="00A95685" w:rsidP="00695730">
      <w:pPr>
        <w:pStyle w:val="CommentText"/>
      </w:pPr>
      <w:r>
        <w:rPr>
          <w:rStyle w:val="CommentReference"/>
        </w:rPr>
        <w:annotationRef/>
      </w:r>
      <w:r>
        <w:t xml:space="preserve">Yes this is correct. </w:t>
      </w:r>
    </w:p>
  </w:comment>
  <w:comment w:id="296" w:author="Marc Johnson" w:date="2018-01-18T11:49:00Z" w:initials="MJ">
    <w:p w14:paraId="5F76A0A3" w14:textId="2A86D334" w:rsidR="00A95685" w:rsidRDefault="00A95685">
      <w:pPr>
        <w:pStyle w:val="CommentText"/>
      </w:pPr>
      <w:r>
        <w:rPr>
          <w:rStyle w:val="CommentReference"/>
        </w:rPr>
        <w:annotationRef/>
      </w:r>
      <w:r>
        <w:t>This can be removed. It is already explained</w:t>
      </w:r>
    </w:p>
  </w:comment>
  <w:comment w:id="303" w:author="Marc Johnson" w:date="2018-01-18T11:52:00Z" w:initials="MJ">
    <w:p w14:paraId="5140264A" w14:textId="479CD415" w:rsidR="00A95685" w:rsidRDefault="00A95685">
      <w:pPr>
        <w:pStyle w:val="CommentText"/>
      </w:pPr>
      <w:r>
        <w:rPr>
          <w:rStyle w:val="CommentReference"/>
        </w:rPr>
        <w:annotationRef/>
      </w:r>
      <w:r>
        <w:t>Reviewers might what to see this in the supplement</w:t>
      </w:r>
    </w:p>
  </w:comment>
  <w:comment w:id="311" w:author="Marc Johnson" w:date="2018-01-18T14:14:00Z" w:initials="MJ">
    <w:p w14:paraId="39B7CB89" w14:textId="74DF704F" w:rsidR="00A95685" w:rsidRDefault="00A95685">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328" w:author="Marc Johnson" w:date="2018-01-18T14:18:00Z" w:initials="MJ">
    <w:p w14:paraId="7BE6A3C5" w14:textId="6880D457" w:rsidR="00A95685" w:rsidRDefault="00A95685">
      <w:pPr>
        <w:pStyle w:val="CommentText"/>
      </w:pPr>
      <w:r>
        <w:rPr>
          <w:rStyle w:val="CommentReference"/>
        </w:rPr>
        <w:annotationRef/>
      </w:r>
      <w:r>
        <w:t>Please remove italics throughout</w:t>
      </w:r>
    </w:p>
  </w:comment>
  <w:comment w:id="353" w:author="Marc Johnson" w:date="2018-01-18T14:31:00Z" w:initials="MJ">
    <w:p w14:paraId="6815D01A" w14:textId="3647CF8D" w:rsidR="00A95685" w:rsidRDefault="00A95685">
      <w:pPr>
        <w:pStyle w:val="CommentText"/>
      </w:pPr>
      <w:r>
        <w:rPr>
          <w:rStyle w:val="CommentReference"/>
        </w:rPr>
        <w:annotationRef/>
      </w:r>
      <w:r>
        <w:t>Break this into two sentences, first describing the results for the strength of clines, and then in second sentence describing the proportion that are significantly positive.</w:t>
      </w:r>
    </w:p>
  </w:comment>
  <w:comment w:id="366" w:author="Marc Johnson" w:date="2018-01-18T14:40:00Z" w:initials="MJ">
    <w:p w14:paraId="1812B524" w14:textId="74B0DA5F" w:rsidR="00A95685" w:rsidRDefault="00A95685">
      <w:pPr>
        <w:pStyle w:val="CommentText"/>
      </w:pPr>
      <w:r>
        <w:rPr>
          <w:rStyle w:val="CommentReference"/>
        </w:rPr>
        <w:annotationRef/>
      </w:r>
      <w:r>
        <w:t xml:space="preserve"> </w:t>
      </w:r>
    </w:p>
  </w:comment>
  <w:comment w:id="369" w:author="Marc Johnson" w:date="2018-01-18T14:41:00Z" w:initials="MJ">
    <w:p w14:paraId="53093526" w14:textId="6772F42F" w:rsidR="00A95685" w:rsidRDefault="00A95685">
      <w:pPr>
        <w:pStyle w:val="CommentText"/>
      </w:pPr>
      <w:r>
        <w:rPr>
          <w:rStyle w:val="CommentReference"/>
        </w:rPr>
        <w:annotationRef/>
      </w:r>
      <w:r>
        <w:t xml:space="preserve">A lot of the text I cutout was repeating itself. </w:t>
      </w:r>
    </w:p>
  </w:comment>
  <w:comment w:id="374" w:author="Marc Johnson" w:date="2018-01-18T15:03:00Z" w:initials="MJ">
    <w:p w14:paraId="05E831E4" w14:textId="1F46F455" w:rsidR="00A95685" w:rsidRDefault="00A95685">
      <w:pPr>
        <w:pStyle w:val="CommentText"/>
      </w:pPr>
      <w:r>
        <w:t xml:space="preserve">I suggest cutting this part out as it is a bit of a boring way to start the discussion. </w:t>
      </w:r>
      <w:r>
        <w:rPr>
          <w:rStyle w:val="CommentReference"/>
        </w:rPr>
        <w:annotationRef/>
      </w:r>
      <w:r>
        <w:t xml:space="preserve"> How about something like:</w:t>
      </w:r>
    </w:p>
    <w:p w14:paraId="01F0A4F6" w14:textId="77777777" w:rsidR="00A95685" w:rsidRDefault="00A95685">
      <w:pPr>
        <w:pStyle w:val="CommentText"/>
      </w:pPr>
    </w:p>
    <w:p w14:paraId="7E6CA044" w14:textId="2B6357D6" w:rsidR="00A95685" w:rsidRDefault="00A95685">
      <w:pPr>
        <w:pStyle w:val="CommentText"/>
      </w:pPr>
      <w:r>
        <w:t xml:space="preserve">“Our simulations sought to understand the relative contributions of genetic drift, selection, and gene flow for the evolution of parallel clines in hydrogen cyanide (HCN) along urbanization gradients. Several key results are most important in answering our research questions. </w:t>
      </w:r>
    </w:p>
    <w:p w14:paraId="54AD7BA6" w14:textId="77777777" w:rsidR="00A95685" w:rsidRDefault="00A95685">
      <w:pPr>
        <w:pStyle w:val="CommentText"/>
      </w:pPr>
    </w:p>
    <w:p w14:paraId="7808C4EC" w14:textId="446A8CFC" w:rsidR="00A95685" w:rsidRDefault="00A95685">
      <w:pPr>
        <w:pStyle w:val="CommentText"/>
      </w:pPr>
      <w:r>
        <w:t>This might go well into the next secdtion</w:t>
      </w:r>
    </w:p>
  </w:comment>
  <w:comment w:id="375" w:author="Rob Ness" w:date="2018-01-19T15:26:00Z" w:initials="RN">
    <w:p w14:paraId="6FB940A1" w14:textId="77AB7861" w:rsidR="00A95685" w:rsidRDefault="00A95685">
      <w:pPr>
        <w:pStyle w:val="CommentText"/>
      </w:pPr>
      <w:r>
        <w:rPr>
          <w:rStyle w:val="CommentReference"/>
        </w:rPr>
        <w:annotationRef/>
      </w:r>
      <w:r>
        <w:t>I like Marc’s idea</w:t>
      </w:r>
    </w:p>
  </w:comment>
  <w:comment w:id="408" w:author="James Santangelo" w:date="2018-01-11T16:42:00Z" w:initials="JS">
    <w:p w14:paraId="23AF450F" w14:textId="77777777" w:rsidR="00A95685" w:rsidRDefault="00A95685" w:rsidP="00E27AE2">
      <w:pPr>
        <w:pStyle w:val="CommentText"/>
      </w:pPr>
      <w:r>
        <w:rPr>
          <w:rStyle w:val="CommentReference"/>
        </w:rPr>
        <w:annotationRef/>
      </w:r>
      <w:r>
        <w:t>Have to manually insert Johnson et al. citation</w:t>
      </w:r>
    </w:p>
  </w:comment>
  <w:comment w:id="424" w:author="James Santangelo" w:date="2018-01-15T11:38:00Z" w:initials="JS">
    <w:p w14:paraId="15F919CF" w14:textId="77777777" w:rsidR="00A95685" w:rsidRDefault="00A95685" w:rsidP="00E27AE2">
      <w:pPr>
        <w:pStyle w:val="CommentText"/>
      </w:pPr>
      <w:r>
        <w:rPr>
          <w:rStyle w:val="CommentReference"/>
        </w:rPr>
        <w:annotationRef/>
      </w:r>
      <w:r>
        <w:t>Might consider moving some of this to methods/results</w:t>
      </w:r>
    </w:p>
  </w:comment>
  <w:comment w:id="427" w:author="James Santangelo" w:date="2018-01-11T16:42:00Z" w:initials="JS">
    <w:p w14:paraId="105FC702" w14:textId="77777777" w:rsidR="00A95685" w:rsidRDefault="00A95685" w:rsidP="00E27AE2">
      <w:pPr>
        <w:pStyle w:val="CommentText"/>
      </w:pPr>
      <w:r>
        <w:rPr>
          <w:rStyle w:val="CommentReference"/>
        </w:rPr>
        <w:annotationRef/>
      </w:r>
      <w:r>
        <w:t>Need to create supplemental</w:t>
      </w:r>
    </w:p>
  </w:comment>
  <w:comment w:id="432" w:author="Rob Ness" w:date="2018-01-21T11:44:00Z" w:initials="RN">
    <w:p w14:paraId="7D81AB37" w14:textId="58C938CD" w:rsidR="00C74B5A" w:rsidRDefault="00C74B5A">
      <w:pPr>
        <w:pStyle w:val="CommentText"/>
      </w:pPr>
      <w:r>
        <w:rPr>
          <w:rStyle w:val="CommentReference"/>
        </w:rPr>
        <w:annotationRef/>
      </w:r>
      <w:r>
        <w:t xml:space="preserve">may not be?  </w:t>
      </w:r>
    </w:p>
  </w:comment>
  <w:comment w:id="433" w:author="Rob Ness" w:date="2018-01-21T11:45:00Z" w:initials="RN">
    <w:p w14:paraId="0262D5A0" w14:textId="660C5453" w:rsidR="00C74B5A" w:rsidRDefault="00C74B5A">
      <w:pPr>
        <w:pStyle w:val="CommentText"/>
      </w:pPr>
      <w:r>
        <w:rPr>
          <w:rStyle w:val="CommentReference"/>
        </w:rPr>
        <w:annotationRef/>
      </w:r>
      <w:r>
        <w:t>Are you referring to clines in frequency or the amount of diversity?</w:t>
      </w:r>
    </w:p>
  </w:comment>
  <w:comment w:id="443" w:author="James Santangelo" w:date="2018-01-13T13:52:00Z" w:initials="JS">
    <w:p w14:paraId="45626308" w14:textId="77777777" w:rsidR="00A95685" w:rsidRDefault="00A95685" w:rsidP="00E27AE2">
      <w:pPr>
        <w:pStyle w:val="CommentText"/>
      </w:pPr>
      <w:r>
        <w:rPr>
          <w:rStyle w:val="CommentReference"/>
        </w:rPr>
        <w:annotationRef/>
      </w:r>
      <w:r>
        <w:t>Need to cite manually.</w:t>
      </w:r>
    </w:p>
  </w:comment>
  <w:comment w:id="446" w:author="Marc Johnson" w:date="2018-01-18T15:36:00Z" w:initials="MJ">
    <w:p w14:paraId="3E068345" w14:textId="77777777" w:rsidR="00A95685" w:rsidRPr="00465BB6" w:rsidRDefault="00A95685" w:rsidP="00465BB6">
      <w:pPr>
        <w:pStyle w:val="p1"/>
      </w:pPr>
      <w:r>
        <w:rPr>
          <w:rStyle w:val="CommentReference"/>
        </w:rPr>
        <w:annotationRef/>
      </w:r>
      <w:r w:rsidRPr="00465BB6">
        <w:t>1.</w:t>
      </w:r>
      <w:r w:rsidRPr="00465BB6">
        <w:tab/>
        <w:t xml:space="preserve">Barnes I, Duda A, Pybus OG, Thomas MG. 2010 Ancient urbanization predicts genetic resistance to tuberculosis. </w:t>
      </w:r>
      <w:r w:rsidRPr="00465BB6">
        <w:rPr>
          <w:i/>
          <w:iCs/>
        </w:rPr>
        <w:t>Evolution</w:t>
      </w:r>
      <w:r w:rsidRPr="00465BB6">
        <w:t xml:space="preserve"> </w:t>
      </w:r>
      <w:r w:rsidRPr="00465BB6">
        <w:rPr>
          <w:b/>
          <w:bCs/>
        </w:rPr>
        <w:t>65</w:t>
      </w:r>
      <w:r w:rsidRPr="00465BB6">
        <w:t>, 842-848.</w:t>
      </w:r>
    </w:p>
    <w:p w14:paraId="6A96FA06" w14:textId="3D02AF77" w:rsidR="00A95685" w:rsidRDefault="00A95685">
      <w:pPr>
        <w:pStyle w:val="CommentText"/>
      </w:pPr>
    </w:p>
  </w:comment>
  <w:comment w:id="470" w:author="Marc Johnson" w:date="2018-01-18T15:44:00Z" w:initials="MJ">
    <w:p w14:paraId="6F982838" w14:textId="4D6D4672" w:rsidR="00A95685" w:rsidRDefault="00A95685">
      <w:pPr>
        <w:pStyle w:val="CommentText"/>
      </w:pPr>
      <w:r>
        <w:rPr>
          <w:rStyle w:val="CommentReference"/>
        </w:rPr>
        <w:annotationRef/>
      </w:r>
      <w:r>
        <w:t>This is a little problematic as a summary sentence, because you are basically arguing “we have finally figured it out… but wait, you need to think about one more thing, I we aren’t going to talk about that any further”.</w:t>
      </w:r>
    </w:p>
  </w:comment>
  <w:comment w:id="471" w:author="Rob Ness" w:date="2018-01-21T11:53:00Z" w:initials="RN">
    <w:p w14:paraId="593AAE15" w14:textId="23F9D97E" w:rsidR="00C74B5A" w:rsidRDefault="00C74B5A">
      <w:pPr>
        <w:pStyle w:val="CommentText"/>
      </w:pPr>
      <w:r>
        <w:rPr>
          <w:rStyle w:val="CommentReference"/>
        </w:rPr>
        <w:annotationRef/>
      </w:r>
      <w:r>
        <w:t xml:space="preserve">Also – there is a difference IBD can cause repeated clines but </w:t>
      </w:r>
      <w:r w:rsidR="00C645FA">
        <w:t>not it the repetition is high enough. Its like saying, chance can cause repeated clines but IBD makes that chance higher. I think you can leave it out.</w:t>
      </w:r>
    </w:p>
  </w:comment>
  <w:comment w:id="473" w:author="James Santangelo" w:date="2018-01-13T17:43:00Z" w:initials="JS">
    <w:p w14:paraId="6A7DF26F" w14:textId="77777777" w:rsidR="00A95685" w:rsidRDefault="00A95685" w:rsidP="00E27AE2">
      <w:pPr>
        <w:pStyle w:val="CommentText"/>
      </w:pPr>
      <w:r>
        <w:rPr>
          <w:rStyle w:val="CommentReference"/>
        </w:rPr>
        <w:annotationRef/>
      </w:r>
      <w:r>
        <w:t>Paragraph can likely be strengthened with references and data.</w:t>
      </w:r>
    </w:p>
  </w:comment>
  <w:comment w:id="484" w:author="Rob Ness" w:date="2018-01-21T11:57:00Z" w:initials="RN">
    <w:p w14:paraId="42198588" w14:textId="77777777" w:rsidR="00C645FA" w:rsidRDefault="00C645FA" w:rsidP="00C645FA">
      <w:pPr>
        <w:pStyle w:val="CommentText"/>
      </w:pPr>
      <w:r>
        <w:rPr>
          <w:rStyle w:val="CommentReference"/>
        </w:rPr>
        <w:annotationRef/>
      </w:r>
      <w:r>
        <w:t xml:space="preserve">Maybe not the best wording – but selection only maintains clines when you have one phenotype favoured in one area  and the other phenotype int eh other area. If its favoured in one place and neutral in the other it will just fix across the landscape (eventuall). </w:t>
      </w:r>
    </w:p>
  </w:comment>
  <w:comment w:id="497" w:author="Rob Ness" w:date="2018-01-21T12:01:00Z" w:initials="RN">
    <w:p w14:paraId="7D9FDE96" w14:textId="7F5BCAC9" w:rsidR="00C645FA" w:rsidRDefault="00C645FA">
      <w:pPr>
        <w:pStyle w:val="CommentText"/>
      </w:pPr>
      <w:r>
        <w:rPr>
          <w:rStyle w:val="CommentReference"/>
        </w:rPr>
        <w:annotationRef/>
      </w:r>
      <w:r>
        <w:t>I know we’ve talked about it – but if I was a reviewer – I would say – just do it .</w:t>
      </w:r>
    </w:p>
  </w:comment>
  <w:comment w:id="499" w:author="Rob Ness" w:date="2018-01-21T12:02:00Z" w:initials="RN">
    <w:p w14:paraId="02381C9F" w14:textId="69D7ED41" w:rsidR="00C645FA" w:rsidRDefault="00C645FA">
      <w:pPr>
        <w:pStyle w:val="CommentText"/>
      </w:pPr>
      <w:r>
        <w:rPr>
          <w:rStyle w:val="CommentReference"/>
        </w:rPr>
        <w:annotationRef/>
      </w:r>
      <w:r>
        <w:t>I really think its illustrative</w:t>
      </w:r>
      <w:r w:rsidR="007E262F">
        <w:t xml:space="preserve"> to lay out the pathway example and that this way of saying it is a little bit elusive. i.e.</w:t>
      </w:r>
    </w:p>
    <w:p w14:paraId="0AE1E295" w14:textId="77777777" w:rsidR="00C645FA" w:rsidRDefault="00C645FA">
      <w:pPr>
        <w:pStyle w:val="CommentText"/>
      </w:pPr>
    </w:p>
    <w:p w14:paraId="7C7F50DF" w14:textId="0B4807DE" w:rsidR="00C645FA" w:rsidRDefault="007E262F">
      <w:pPr>
        <w:pStyle w:val="CommentText"/>
      </w:pPr>
      <w:r>
        <w:t>When a phenotype is the end-product of a multi</w:t>
      </w:r>
      <w:r w:rsidR="00C645FA">
        <w:t>gene pathway,</w:t>
      </w:r>
      <w:r>
        <w:t xml:space="preserve"> any loss of function mutation to a protein in the pathway will knock-out the phenotype. Because many loss-of-function mutations can be complemented in diploids the genetic architecture of HCN (recessive duplicate epistasis) is likely common. Further, the more genes in the pathways the higher the probability of generating the knock-out phenotype by drift.</w:t>
      </w:r>
    </w:p>
  </w:comment>
  <w:comment w:id="500" w:author="James Santangelo" w:date="2018-01-15T11:45:00Z" w:initials="JS">
    <w:p w14:paraId="7CCA85EE" w14:textId="77777777" w:rsidR="00A95685" w:rsidRDefault="00A95685"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510" w:author="Marc Johnson" w:date="2018-01-18T16:05:00Z" w:initials="MJ">
    <w:p w14:paraId="6B8AB634" w14:textId="3CF437CA" w:rsidR="00A95685" w:rsidRDefault="00A95685">
      <w:pPr>
        <w:pStyle w:val="CommentText"/>
      </w:pPr>
      <w:r>
        <w:rPr>
          <w:rStyle w:val="CommentReference"/>
        </w:rPr>
        <w:annotationRef/>
      </w:r>
      <w:r>
        <w:t>Perhaps mention Thompson’s data to this effect?</w:t>
      </w:r>
    </w:p>
  </w:comment>
  <w:comment w:id="511" w:author="Rob Ness" w:date="2018-01-21T12:11:00Z" w:initials="RN">
    <w:p w14:paraId="7663BE70" w14:textId="6874B091" w:rsidR="007E262F" w:rsidRDefault="007E262F">
      <w:pPr>
        <w:pStyle w:val="CommentText"/>
      </w:pPr>
      <w:r>
        <w:rPr>
          <w:rStyle w:val="CommentReference"/>
        </w:rPr>
        <w:annotationRef/>
      </w:r>
      <w:r>
        <w:t xml:space="preserve">We’ve not as a group, come to a conclusion on whether the dominant phenotype marker can be used to say the two loci clining. </w:t>
      </w:r>
      <w:r w:rsidR="00C977D5">
        <w:t xml:space="preserve">I think it’s likely that the data will show that selection is the best explanation for clines at the two loci, but I want to do it rigourously. </w:t>
      </w:r>
    </w:p>
  </w:comment>
  <w:comment w:id="512" w:author="Marc Johnson" w:date="2018-01-18T16:09:00Z" w:initials="MJ">
    <w:p w14:paraId="4A2430F8" w14:textId="07244C08" w:rsidR="00A95685" w:rsidRDefault="00A95685">
      <w:pPr>
        <w:pStyle w:val="CommentText"/>
      </w:pPr>
      <w:r>
        <w:rPr>
          <w:rStyle w:val="CommentReference"/>
        </w:rPr>
        <w:annotationRef/>
      </w:r>
      <w:r>
        <w:t xml:space="preserve">The initial idea was Rob’s, and then we just played off of his inspiration, so I’d say just list Rob here or list everyone. </w:t>
      </w:r>
    </w:p>
  </w:comment>
  <w:comment w:id="513" w:author="Rob Ness" w:date="2018-01-21T11:40:00Z" w:initials="RN">
    <w:p w14:paraId="5431AF2C" w14:textId="6B1F648B" w:rsidR="00A95685" w:rsidRDefault="00A95685">
      <w:pPr>
        <w:pStyle w:val="CommentText"/>
      </w:pPr>
      <w:r>
        <w:rPr>
          <w:rStyle w:val="CommentReference"/>
        </w:rPr>
        <w:annotationRef/>
      </w:r>
      <w:r>
        <w:t>The study is more than simply the seed idea – I think we all conceived of the study.</w:t>
      </w:r>
    </w:p>
  </w:comment>
  <w:comment w:id="537" w:author="James Santangelo" w:date="2018-01-17T17:26:00Z" w:initials="JS">
    <w:p w14:paraId="3644FF56" w14:textId="11AAA588" w:rsidR="00A95685" w:rsidRDefault="00A95685">
      <w:pPr>
        <w:pStyle w:val="CommentText"/>
      </w:pPr>
      <w:r>
        <w:rPr>
          <w:rStyle w:val="CommentReference"/>
        </w:rPr>
        <w:annotationRef/>
      </w:r>
      <w:r>
        <w:t xml:space="preserve">Please complete. </w:t>
      </w:r>
    </w:p>
  </w:comment>
  <w:comment w:id="544" w:author="James Santangelo" w:date="2018-01-17T17:35:00Z" w:initials="JS">
    <w:p w14:paraId="378F51D8" w14:textId="0F37CD38" w:rsidR="00A95685" w:rsidRDefault="00A95685">
      <w:pPr>
        <w:pStyle w:val="CommentText"/>
      </w:pPr>
      <w:r>
        <w:rPr>
          <w:rStyle w:val="CommentReference"/>
        </w:rPr>
        <w:annotationRef/>
      </w:r>
      <w:r>
        <w:t xml:space="preserve">To be completed when comments are in. </w:t>
      </w:r>
    </w:p>
  </w:comment>
  <w:comment w:id="556" w:author="James Santangelo" w:date="2018-01-17T17:28:00Z" w:initials="JS">
    <w:p w14:paraId="0E4FE94F" w14:textId="25F68542" w:rsidR="00A95685" w:rsidRDefault="00A95685">
      <w:pPr>
        <w:pStyle w:val="CommentText"/>
      </w:pPr>
      <w:r>
        <w:rPr>
          <w:rStyle w:val="CommentReference"/>
        </w:rPr>
        <w:annotationRef/>
      </w:r>
      <w:r>
        <w:t xml:space="preserve">For submission, figures will be uploaded as separate file. Figure and table legends will be on a separate page at the end of main text, after references. </w:t>
      </w:r>
    </w:p>
  </w:comment>
  <w:comment w:id="557" w:author="Marc Johnson" w:date="2018-01-18T12:02:00Z" w:initials="MJ">
    <w:p w14:paraId="5582C1C6" w14:textId="77777777" w:rsidR="00A95685" w:rsidRDefault="00A95685">
      <w:pPr>
        <w:pStyle w:val="CommentText"/>
      </w:pPr>
      <w:r>
        <w:rPr>
          <w:rStyle w:val="CommentReference"/>
        </w:rPr>
        <w:annotationRef/>
      </w:r>
      <w:r>
        <w:t>This is a confusing term. Can we avoid using it. It doesn’t help.</w:t>
      </w:r>
    </w:p>
    <w:p w14:paraId="761C3EBE" w14:textId="77777777" w:rsidR="00A95685" w:rsidRDefault="00A95685">
      <w:pPr>
        <w:pStyle w:val="CommentText"/>
      </w:pPr>
    </w:p>
    <w:p w14:paraId="0E904ED0" w14:textId="349FF0EA" w:rsidR="00A95685" w:rsidRDefault="00A95685">
      <w:pPr>
        <w:pStyle w:val="CommentText"/>
      </w:pPr>
      <w:r>
        <w:t>I suggest submitted one complete pdf if they allow it. Fewer problems.</w:t>
      </w:r>
    </w:p>
  </w:comment>
  <w:comment w:id="558" w:author="Marc Johnson" w:date="2018-01-18T12:04:00Z" w:initials="MJ">
    <w:p w14:paraId="3AE00E6C" w14:textId="3FF613D8" w:rsidR="00A95685" w:rsidRDefault="00A95685">
      <w:pPr>
        <w:pStyle w:val="CommentText"/>
      </w:pPr>
      <w:r>
        <w:rPr>
          <w:rStyle w:val="CommentReference"/>
        </w:rPr>
        <w:annotationRef/>
      </w:r>
      <w:r>
        <w:t>Not strictly true. If you call CYP or Li at .5 and increase the other HCN does increase. I have added a weak modifier; if you have a better one please revise.</w:t>
      </w:r>
    </w:p>
  </w:comment>
  <w:comment w:id="560" w:author="Marc Johnson" w:date="2018-01-18T12:23:00Z" w:initials="MJ">
    <w:p w14:paraId="7A5484E0" w14:textId="57A815A0" w:rsidR="00A95685" w:rsidRDefault="00A95685">
      <w:pPr>
        <w:pStyle w:val="CommentText"/>
      </w:pPr>
      <w:r>
        <w:rPr>
          <w:rStyle w:val="CommentReference"/>
        </w:rPr>
        <w:annotationRef/>
      </w:r>
      <w:r>
        <w:t>This might be more appropriate for the supplement, but keep it in for now so reviewers can refer to it in the main text.</w:t>
      </w:r>
    </w:p>
  </w:comment>
  <w:comment w:id="563" w:author="Marc Johnson" w:date="2018-01-18T12:09:00Z" w:initials="MJ">
    <w:p w14:paraId="35F6E5A9" w14:textId="2FE8B76E" w:rsidR="00A95685" w:rsidRDefault="00A95685">
      <w:pPr>
        <w:pStyle w:val="CommentText"/>
      </w:pPr>
      <w:r>
        <w:rPr>
          <w:rStyle w:val="CommentReference"/>
        </w:rPr>
        <w:annotationRef/>
      </w:r>
      <w:r>
        <w:t>Do you mean proportion of individuals? This will confuse people because you have 4 types of alleles Li li Ac ac</w:t>
      </w:r>
    </w:p>
  </w:comment>
  <w:comment w:id="594" w:author="Marc Johnson" w:date="2018-01-18T14:04:00Z" w:initials="MJ">
    <w:p w14:paraId="0C3E0D24" w14:textId="1C232F86" w:rsidR="00A95685" w:rsidRDefault="00A95685">
      <w:pPr>
        <w:pStyle w:val="CommentText"/>
      </w:pPr>
      <w:r>
        <w:rPr>
          <w:rStyle w:val="CommentReference"/>
        </w:rPr>
        <w:annotationRef/>
      </w:r>
      <w:r>
        <w:rPr>
          <w:rStyle w:val="CommentReference"/>
        </w:rPr>
        <w:t>You switch the orientation in the results figures</w:t>
      </w:r>
    </w:p>
  </w:comment>
  <w:comment w:id="595" w:author="Marc Johnson" w:date="2018-01-18T12:18:00Z" w:initials="MJ">
    <w:p w14:paraId="564841F1" w14:textId="514D61B2" w:rsidR="00A95685" w:rsidRDefault="00A95685">
      <w:pPr>
        <w:pStyle w:val="CommentText"/>
      </w:pPr>
      <w:r>
        <w:rPr>
          <w:rStyle w:val="CommentReference"/>
        </w:rPr>
        <w:annotationRef/>
      </w:r>
      <w:r>
        <w:t>I suggest labeling the right most population number 40 and the first pop 1, otherwise “20” is incorrect as the middle.</w:t>
      </w:r>
    </w:p>
  </w:comment>
  <w:comment w:id="602" w:author="Marc Johnson" w:date="2018-01-18T13:46:00Z" w:initials="MJ">
    <w:p w14:paraId="6D7E849A" w14:textId="699B623C" w:rsidR="00A95685" w:rsidRDefault="00A95685">
      <w:pPr>
        <w:pStyle w:val="CommentText"/>
      </w:pPr>
      <w:r>
        <w:rPr>
          <w:rStyle w:val="CommentReference"/>
        </w:rPr>
        <w:annotationRef/>
      </w:r>
      <w:r>
        <w:t>Why is this italicized? The journal won’t allow you to keep it like this.</w:t>
      </w:r>
    </w:p>
  </w:comment>
  <w:comment w:id="605" w:author="Marc Johnson" w:date="2018-01-18T13:52:00Z" w:initials="MJ">
    <w:p w14:paraId="363A1165" w14:textId="73359203" w:rsidR="00A95685" w:rsidRDefault="00A95685">
      <w:pPr>
        <w:pStyle w:val="CommentText"/>
      </w:pPr>
      <w:r>
        <w:rPr>
          <w:rStyle w:val="CommentReference"/>
        </w:rPr>
        <w:annotationRef/>
      </w:r>
      <w:r>
        <w:t>See earlier comment about “proportion of founding alleles”. This is going to be confusing to most readers. This should either be changed to number of individuals, or say somewhere very clearly that this is equivalent to the number of individuals</w:t>
      </w:r>
    </w:p>
  </w:comment>
  <w:comment w:id="607" w:author="Marc Johnson" w:date="2018-01-18T13:58:00Z" w:initials="MJ">
    <w:p w14:paraId="51AE214F" w14:textId="0B2FE9F9" w:rsidR="00A95685" w:rsidRDefault="00A95685">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A95685" w:rsidRDefault="00A95685">
      <w:pPr>
        <w:pStyle w:val="CommentText"/>
      </w:pPr>
    </w:p>
    <w:p w14:paraId="152F8B20" w14:textId="75E3746C" w:rsidR="00A95685" w:rsidRDefault="00A95685">
      <w:pPr>
        <w:pStyle w:val="CommentText"/>
      </w:pPr>
      <w:r>
        <w:t>Based on the regression slopes being positive I’m guessing you must have run the regressions with urban set to 0 and rural set to 40</w:t>
      </w:r>
    </w:p>
    <w:p w14:paraId="0CE2DAC9" w14:textId="77777777" w:rsidR="00A95685" w:rsidRDefault="00A95685">
      <w:pPr>
        <w:pStyle w:val="CommentText"/>
      </w:pPr>
    </w:p>
    <w:p w14:paraId="75EFFFD9" w14:textId="1782EA82" w:rsidR="00A95685" w:rsidRDefault="00A95685">
      <w:pPr>
        <w:pStyle w:val="CommentText"/>
      </w:pPr>
      <w:r>
        <w:t>Alternatively, you could switch the orientations of figs 2 and 3.</w:t>
      </w:r>
    </w:p>
  </w:comment>
  <w:comment w:id="609" w:author="Marc Johnson" w:date="2018-01-18T14:01:00Z" w:initials="MJ">
    <w:p w14:paraId="7F690532" w14:textId="6EDF1F12" w:rsidR="00A95685" w:rsidRDefault="00A95685">
      <w:pPr>
        <w:pStyle w:val="CommentText"/>
      </w:pPr>
      <w:r>
        <w:rPr>
          <w:rStyle w:val="CommentReference"/>
        </w:rPr>
        <w:annotationRef/>
      </w:r>
      <w:r>
        <w:t>Should this be c? Also, you should keep the y-axis consistent so these can be compared more fairly, otherwise c looks super stronger, but really the slope is much shallower</w:t>
      </w:r>
    </w:p>
  </w:comment>
  <w:comment w:id="610" w:author="Marc Johnson" w:date="2018-01-18T14:09:00Z" w:initials="MJ">
    <w:p w14:paraId="19D88168" w14:textId="69E3DBB2" w:rsidR="00A95685" w:rsidRDefault="00A95685">
      <w:pPr>
        <w:pStyle w:val="CommentText"/>
      </w:pPr>
      <w:r>
        <w:rPr>
          <w:rStyle w:val="CommentReference"/>
        </w:rPr>
        <w:annotationRef/>
      </w:r>
      <w:r>
        <w:t>Keep the y-axis the same in a and b</w:t>
      </w:r>
    </w:p>
  </w:comment>
  <w:comment w:id="611" w:author="Marc Johnson" w:date="2018-01-18T14:06:00Z" w:initials="MJ">
    <w:p w14:paraId="5B0B5595" w14:textId="51231D46" w:rsidR="00A95685" w:rsidRDefault="00A95685">
      <w:pPr>
        <w:pStyle w:val="CommentText"/>
      </w:pPr>
      <w:r>
        <w:rPr>
          <w:rStyle w:val="CommentReference"/>
        </w:rPr>
        <w:annotationRef/>
      </w:r>
      <w:r>
        <w:t>I don’t think we’ll be allowed 7 figures and 2 tables</w:t>
      </w:r>
    </w:p>
  </w:comment>
  <w:comment w:id="612" w:author="Marc Johnson" w:date="2018-01-18T14:10:00Z" w:initials="MJ">
    <w:p w14:paraId="6570260F" w14:textId="78D66B38" w:rsidR="00A95685" w:rsidRDefault="00A95685">
      <w:pPr>
        <w:pStyle w:val="CommentText"/>
      </w:pPr>
      <w:r>
        <w:rPr>
          <w:rStyle w:val="CommentReference"/>
        </w:rPr>
        <w:annotationRef/>
      </w:r>
      <w:r>
        <w:t>Is there no gradient here, or is it going in the same direction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0E889DB" w15:done="0"/>
  <w15:commentEx w15:paraId="6C58760E" w15:paraIdParent="50E889DB" w15:done="0"/>
  <w15:commentEx w15:paraId="1C25D8BA" w15:done="0"/>
  <w15:commentEx w15:paraId="2C78C22D" w15:done="0"/>
  <w15:commentEx w15:paraId="63F3AE76" w15:done="0"/>
  <w15:commentEx w15:paraId="24BAC602" w15:done="0"/>
  <w15:commentEx w15:paraId="602FD3AE" w15:done="0"/>
  <w15:commentEx w15:paraId="25D8AAAE" w15:paraIdParent="602FD3AE" w15:done="0"/>
  <w15:commentEx w15:paraId="0B4CFC2A" w15:done="0"/>
  <w15:commentEx w15:paraId="3A49A888" w15:done="0"/>
  <w15:commentEx w15:paraId="2225C946" w15:done="0"/>
  <w15:commentEx w15:paraId="7E64757B" w15:done="0"/>
  <w15:commentEx w15:paraId="4DCFE517" w15:done="0"/>
  <w15:commentEx w15:paraId="4146EF8B" w15:paraIdParent="4DCFE517" w15:done="0"/>
  <w15:commentEx w15:paraId="68C235E9" w15:done="0"/>
  <w15:commentEx w15:paraId="02B4129C" w15:done="0"/>
  <w15:commentEx w15:paraId="02414A66" w15:done="0"/>
  <w15:commentEx w15:paraId="2CCC7AD8" w15:done="0"/>
  <w15:commentEx w15:paraId="59608EAC" w15:done="0"/>
  <w15:commentEx w15:paraId="730C0D41" w15:done="0"/>
  <w15:commentEx w15:paraId="4094B4B2" w15:done="0"/>
  <w15:commentEx w15:paraId="1F0AEB52" w15:done="0"/>
  <w15:commentEx w15:paraId="71EE8235" w15:done="0"/>
  <w15:commentEx w15:paraId="6E421176" w15:done="0"/>
  <w15:commentEx w15:paraId="560B3376" w15:done="0"/>
  <w15:commentEx w15:paraId="348B508F" w15:done="0"/>
  <w15:commentEx w15:paraId="07DFDEEF" w15:done="0"/>
  <w15:commentEx w15:paraId="6E9682CC" w15:done="0"/>
  <w15:commentEx w15:paraId="0EF93F45" w15:done="0"/>
  <w15:commentEx w15:paraId="10F39FEE" w15:done="0"/>
  <w15:commentEx w15:paraId="1EC994B7" w15:done="0"/>
  <w15:commentEx w15:paraId="6C699E8A" w15:done="0"/>
  <w15:commentEx w15:paraId="1C3637F0" w15:done="0"/>
  <w15:commentEx w15:paraId="670CB65F" w15:paraIdParent="1C3637F0" w15:done="0"/>
  <w15:commentEx w15:paraId="5F76A0A3" w15:paraIdParent="1C3637F0" w15:done="0"/>
  <w15:commentEx w15:paraId="5140264A" w15:done="0"/>
  <w15:commentEx w15:paraId="39B7CB89" w15:done="0"/>
  <w15:commentEx w15:paraId="7BE6A3C5" w15:done="0"/>
  <w15:commentEx w15:paraId="6815D01A" w15:done="0"/>
  <w15:commentEx w15:paraId="1812B524" w15:done="0"/>
  <w15:commentEx w15:paraId="53093526" w15:done="0"/>
  <w15:commentEx w15:paraId="7808C4EC" w15:done="0"/>
  <w15:commentEx w15:paraId="6FB940A1" w15:paraIdParent="7808C4EC" w15:done="0"/>
  <w15:commentEx w15:paraId="23AF450F" w15:done="0"/>
  <w15:commentEx w15:paraId="15F919CF" w15:done="0"/>
  <w15:commentEx w15:paraId="105FC702" w15:done="0"/>
  <w15:commentEx w15:paraId="7D81AB37" w15:done="0"/>
  <w15:commentEx w15:paraId="0262D5A0" w15:done="0"/>
  <w15:commentEx w15:paraId="45626308" w15:done="0"/>
  <w15:commentEx w15:paraId="6A96FA06" w15:done="0"/>
  <w15:commentEx w15:paraId="6F982838" w15:done="0"/>
  <w15:commentEx w15:paraId="593AAE15" w15:paraIdParent="6F982838" w15:done="0"/>
  <w15:commentEx w15:paraId="6A7DF26F" w15:done="0"/>
  <w15:commentEx w15:paraId="42198588" w15:done="0"/>
  <w15:commentEx w15:paraId="7D9FDE96" w15:done="0"/>
  <w15:commentEx w15:paraId="7C7F50DF" w15:done="0"/>
  <w15:commentEx w15:paraId="7CCA85EE" w15:done="0"/>
  <w15:commentEx w15:paraId="6B8AB634" w15:done="0"/>
  <w15:commentEx w15:paraId="7663BE70" w15:paraIdParent="6B8AB634" w15:done="0"/>
  <w15:commentEx w15:paraId="4A2430F8" w15:done="0"/>
  <w15:commentEx w15:paraId="5431AF2C" w15:paraIdParent="4A2430F8" w15:done="0"/>
  <w15:commentEx w15:paraId="3644FF56" w15:done="0"/>
  <w15:commentEx w15:paraId="378F51D8" w15:done="0"/>
  <w15:commentEx w15:paraId="0E4FE94F" w15:done="0"/>
  <w15:commentEx w15:paraId="0E904ED0" w15:done="0"/>
  <w15:commentEx w15:paraId="3AE00E6C" w15:done="0"/>
  <w15:commentEx w15:paraId="7A5484E0" w15:done="0"/>
  <w15:commentEx w15:paraId="35F6E5A9" w15:done="0"/>
  <w15:commentEx w15:paraId="0C3E0D24" w15:done="0"/>
  <w15:commentEx w15:paraId="564841F1" w15:done="0"/>
  <w15:commentEx w15:paraId="6D7E849A" w15:done="0"/>
  <w15:commentEx w15:paraId="363A1165" w15:done="0"/>
  <w15:commentEx w15:paraId="75EFFFD9" w15:done="0"/>
  <w15:commentEx w15:paraId="7F690532" w15:done="0"/>
  <w15:commentEx w15:paraId="19D88168" w15:done="0"/>
  <w15:commentEx w15:paraId="5B0B5595" w15:done="0"/>
  <w15:commentEx w15:paraId="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C8ADB"/>
  <w16cid:commentId w16cid:paraId="50E889DB" w16cid:durableId="1E0C8ADC"/>
  <w16cid:commentId w16cid:paraId="6C58760E" w16cid:durableId="1E0C8ADD"/>
  <w16cid:commentId w16cid:paraId="1C25D8BA" w16cid:durableId="1E0C8ADE"/>
  <w16cid:commentId w16cid:paraId="2C78C22D" w16cid:durableId="1E0C8ADF"/>
  <w16cid:commentId w16cid:paraId="63F3AE76" w16cid:durableId="1E0C8AE0"/>
  <w16cid:commentId w16cid:paraId="24BAC602" w16cid:durableId="1E0C8AE1"/>
  <w16cid:commentId w16cid:paraId="602FD3AE" w16cid:durableId="1E0C8AE2"/>
  <w16cid:commentId w16cid:paraId="25D8AAAE" w16cid:durableId="1E0C8AE3"/>
  <w16cid:commentId w16cid:paraId="0B4CFC2A" w16cid:durableId="1E0C8AE4"/>
  <w16cid:commentId w16cid:paraId="3A49A888" w16cid:durableId="1E0C8AE5"/>
  <w16cid:commentId w16cid:paraId="2225C946" w16cid:durableId="1E0C8AE6"/>
  <w16cid:commentId w16cid:paraId="7E64757B" w16cid:durableId="1E0C8AE7"/>
  <w16cid:commentId w16cid:paraId="4DCFE517" w16cid:durableId="1E0C8AE8"/>
  <w16cid:commentId w16cid:paraId="4146EF8B" w16cid:durableId="1E0C8AE9"/>
  <w16cid:commentId w16cid:paraId="68C235E9" w16cid:durableId="1E0C8AEA"/>
  <w16cid:commentId w16cid:paraId="02B4129C" w16cid:durableId="1E0C8AEB"/>
  <w16cid:commentId w16cid:paraId="02414A66" w16cid:durableId="1E0C8AEC"/>
  <w16cid:commentId w16cid:paraId="2CCC7AD8" w16cid:durableId="1E0C8AED"/>
  <w16cid:commentId w16cid:paraId="59608EAC" w16cid:durableId="1E0C8AEE"/>
  <w16cid:commentId w16cid:paraId="730C0D41" w16cid:durableId="1E0C8AEF"/>
  <w16cid:commentId w16cid:paraId="4094B4B2" w16cid:durableId="1E0C8AF0"/>
  <w16cid:commentId w16cid:paraId="1F0AEB52" w16cid:durableId="1E0C8AF1"/>
  <w16cid:commentId w16cid:paraId="71EE8235" w16cid:durableId="1E0C8AF2"/>
  <w16cid:commentId w16cid:paraId="6E421176" w16cid:durableId="1E0C8AF3"/>
  <w16cid:commentId w16cid:paraId="560B3376" w16cid:durableId="1E0C8AF4"/>
  <w16cid:commentId w16cid:paraId="348B508F" w16cid:durableId="1E0C8AF5"/>
  <w16cid:commentId w16cid:paraId="07DFDEEF" w16cid:durableId="1E0C8AF6"/>
  <w16cid:commentId w16cid:paraId="6E9682CC" w16cid:durableId="1E0C8AF7"/>
  <w16cid:commentId w16cid:paraId="0EF93F45" w16cid:durableId="1E0C8AF8"/>
  <w16cid:commentId w16cid:paraId="10F39FEE" w16cid:durableId="1E0C8AF9"/>
  <w16cid:commentId w16cid:paraId="1EC994B7" w16cid:durableId="1E0C8AFA"/>
  <w16cid:commentId w16cid:paraId="6C699E8A" w16cid:durableId="1E0C8AFB"/>
  <w16cid:commentId w16cid:paraId="1C3637F0" w16cid:durableId="1E0C8AFC"/>
  <w16cid:commentId w16cid:paraId="670CB65F" w16cid:durableId="1E0C8AFD"/>
  <w16cid:commentId w16cid:paraId="5F76A0A3" w16cid:durableId="1E0C8AFE"/>
  <w16cid:commentId w16cid:paraId="5140264A" w16cid:durableId="1E0C8AFF"/>
  <w16cid:commentId w16cid:paraId="39B7CB89" w16cid:durableId="1E0C8B00"/>
  <w16cid:commentId w16cid:paraId="7BE6A3C5" w16cid:durableId="1E0C8B01"/>
  <w16cid:commentId w16cid:paraId="6815D01A" w16cid:durableId="1E0C8B02"/>
  <w16cid:commentId w16cid:paraId="1812B524" w16cid:durableId="1E0C8B03"/>
  <w16cid:commentId w16cid:paraId="53093526" w16cid:durableId="1E0C8B04"/>
  <w16cid:commentId w16cid:paraId="7808C4EC" w16cid:durableId="1E0C8B05"/>
  <w16cid:commentId w16cid:paraId="6FB940A1" w16cid:durableId="1E0C8CA3"/>
  <w16cid:commentId w16cid:paraId="23AF450F" w16cid:durableId="1E0C8B06"/>
  <w16cid:commentId w16cid:paraId="15F919CF" w16cid:durableId="1E0C8B07"/>
  <w16cid:commentId w16cid:paraId="105FC702" w16cid:durableId="1E0C8B08"/>
  <w16cid:commentId w16cid:paraId="7D81AB37" w16cid:durableId="1E1346AC"/>
  <w16cid:commentId w16cid:paraId="0262D5A0" w16cid:durableId="1E1346AD"/>
  <w16cid:commentId w16cid:paraId="45626308" w16cid:durableId="1E0C8B09"/>
  <w16cid:commentId w16cid:paraId="6A96FA06" w16cid:durableId="1E0C8B0A"/>
  <w16cid:commentId w16cid:paraId="6F982838" w16cid:durableId="1E0C8B0B"/>
  <w16cid:commentId w16cid:paraId="593AAE15" w16cid:durableId="1E1346B1"/>
  <w16cid:commentId w16cid:paraId="6A7DF26F" w16cid:durableId="1E0C8B0C"/>
  <w16cid:commentId w16cid:paraId="42198588" w16cid:durableId="1E1346B3"/>
  <w16cid:commentId w16cid:paraId="7D9FDE96" w16cid:durableId="1E1346B4"/>
  <w16cid:commentId w16cid:paraId="7C7F50DF" w16cid:durableId="1E1346B5"/>
  <w16cid:commentId w16cid:paraId="7CCA85EE" w16cid:durableId="1E0C8B0D"/>
  <w16cid:commentId w16cid:paraId="6B8AB634" w16cid:durableId="1E0C8B0E"/>
  <w16cid:commentId w16cid:paraId="7663BE70" w16cid:durableId="1E1346B8"/>
  <w16cid:commentId w16cid:paraId="4A2430F8" w16cid:durableId="1E0C8B0F"/>
  <w16cid:commentId w16cid:paraId="5431AF2C" w16cid:durableId="1E1346BA"/>
  <w16cid:commentId w16cid:paraId="3644FF56" w16cid:durableId="1E0C8B10"/>
  <w16cid:commentId w16cid:paraId="378F51D8" w16cid:durableId="1E0C8B11"/>
  <w16cid:commentId w16cid:paraId="0E4FE94F" w16cid:durableId="1E0C8B12"/>
  <w16cid:commentId w16cid:paraId="0E904ED0" w16cid:durableId="1E0C8B13"/>
  <w16cid:commentId w16cid:paraId="3AE00E6C" w16cid:durableId="1E0C8B14"/>
  <w16cid:commentId w16cid:paraId="7A5484E0" w16cid:durableId="1E0C8B15"/>
  <w16cid:commentId w16cid:paraId="35F6E5A9" w16cid:durableId="1E0C8B16"/>
  <w16cid:commentId w16cid:paraId="0C3E0D24" w16cid:durableId="1E0C8B17"/>
  <w16cid:commentId w16cid:paraId="564841F1" w16cid:durableId="1E0C8B18"/>
  <w16cid:commentId w16cid:paraId="6D7E849A" w16cid:durableId="1E0C8B19"/>
  <w16cid:commentId w16cid:paraId="363A1165" w16cid:durableId="1E0C8B1A"/>
  <w16cid:commentId w16cid:paraId="75EFFFD9" w16cid:durableId="1E0C8B1B"/>
  <w16cid:commentId w16cid:paraId="7F690532" w16cid:durableId="1E0C8B1C"/>
  <w16cid:commentId w16cid:paraId="19D88168" w16cid:durableId="1E0C8B1D"/>
  <w16cid:commentId w16cid:paraId="5B0B5595" w16cid:durableId="1E0C8B1E"/>
  <w16cid:commentId w16cid:paraId="6570260F" w16cid:durableId="1E0C8B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06858" w14:textId="77777777" w:rsidR="000E15CC" w:rsidRDefault="000E15CC">
      <w:r>
        <w:separator/>
      </w:r>
    </w:p>
  </w:endnote>
  <w:endnote w:type="continuationSeparator" w:id="0">
    <w:p w14:paraId="16335907" w14:textId="77777777" w:rsidR="000E15CC" w:rsidRDefault="000E1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A95685" w:rsidRDefault="00A95685"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A95685" w:rsidRDefault="00A956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A95685" w:rsidRDefault="00A95685"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77D5">
      <w:rPr>
        <w:rStyle w:val="PageNumber"/>
        <w:noProof/>
      </w:rPr>
      <w:t>28</w:t>
    </w:r>
    <w:r>
      <w:rPr>
        <w:rStyle w:val="PageNumber"/>
      </w:rPr>
      <w:fldChar w:fldCharType="end"/>
    </w:r>
  </w:p>
  <w:p w14:paraId="4783BAF9" w14:textId="77777777" w:rsidR="00A95685" w:rsidRDefault="00A95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0B5CF" w14:textId="77777777" w:rsidR="000E15CC" w:rsidRDefault="000E15CC">
      <w:r>
        <w:separator/>
      </w:r>
    </w:p>
  </w:footnote>
  <w:footnote w:type="continuationSeparator" w:id="0">
    <w:p w14:paraId="146FE57C" w14:textId="77777777" w:rsidR="000E15CC" w:rsidRDefault="000E15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Johnson">
    <w15:presenceInfo w15:providerId="None" w15:userId="Marc Johnson"/>
  </w15:person>
  <w15:person w15:author="James Santangelo">
    <w15:presenceInfo w15:providerId="None" w15:userId="James Santangelo"/>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357A5"/>
    <w:rsid w:val="00036664"/>
    <w:rsid w:val="00047612"/>
    <w:rsid w:val="00054EE3"/>
    <w:rsid w:val="00056C82"/>
    <w:rsid w:val="00072389"/>
    <w:rsid w:val="000B2C50"/>
    <w:rsid w:val="000C6745"/>
    <w:rsid w:val="000E15CC"/>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C78BF"/>
    <w:rsid w:val="002D3E46"/>
    <w:rsid w:val="002F5234"/>
    <w:rsid w:val="002F6284"/>
    <w:rsid w:val="00306ADE"/>
    <w:rsid w:val="00321401"/>
    <w:rsid w:val="003308BA"/>
    <w:rsid w:val="00332A41"/>
    <w:rsid w:val="00346BF9"/>
    <w:rsid w:val="003512CD"/>
    <w:rsid w:val="00353D38"/>
    <w:rsid w:val="00377791"/>
    <w:rsid w:val="0039649B"/>
    <w:rsid w:val="003970AC"/>
    <w:rsid w:val="003B5EBE"/>
    <w:rsid w:val="00405055"/>
    <w:rsid w:val="00436804"/>
    <w:rsid w:val="004406D0"/>
    <w:rsid w:val="0044259C"/>
    <w:rsid w:val="004521E2"/>
    <w:rsid w:val="00465BB6"/>
    <w:rsid w:val="004770F4"/>
    <w:rsid w:val="00480165"/>
    <w:rsid w:val="004853D4"/>
    <w:rsid w:val="004A61DF"/>
    <w:rsid w:val="004D176B"/>
    <w:rsid w:val="004D5CA4"/>
    <w:rsid w:val="004D755B"/>
    <w:rsid w:val="004F2227"/>
    <w:rsid w:val="0050190E"/>
    <w:rsid w:val="0050273E"/>
    <w:rsid w:val="00520BC4"/>
    <w:rsid w:val="005433A8"/>
    <w:rsid w:val="00550BDC"/>
    <w:rsid w:val="00557910"/>
    <w:rsid w:val="005666C4"/>
    <w:rsid w:val="00594235"/>
    <w:rsid w:val="005F6992"/>
    <w:rsid w:val="00625027"/>
    <w:rsid w:val="00643CC7"/>
    <w:rsid w:val="00655610"/>
    <w:rsid w:val="00655BB1"/>
    <w:rsid w:val="00664759"/>
    <w:rsid w:val="006653AE"/>
    <w:rsid w:val="006937D2"/>
    <w:rsid w:val="00695730"/>
    <w:rsid w:val="006B2E94"/>
    <w:rsid w:val="006C381B"/>
    <w:rsid w:val="006C54A7"/>
    <w:rsid w:val="006E7A34"/>
    <w:rsid w:val="007078B1"/>
    <w:rsid w:val="0072287E"/>
    <w:rsid w:val="00752A5E"/>
    <w:rsid w:val="00753B7F"/>
    <w:rsid w:val="007D4EEA"/>
    <w:rsid w:val="007E262F"/>
    <w:rsid w:val="007F3C93"/>
    <w:rsid w:val="008054DC"/>
    <w:rsid w:val="00806E20"/>
    <w:rsid w:val="0081167C"/>
    <w:rsid w:val="00827DCD"/>
    <w:rsid w:val="008313B4"/>
    <w:rsid w:val="00855046"/>
    <w:rsid w:val="008653B9"/>
    <w:rsid w:val="00872AA9"/>
    <w:rsid w:val="00885D91"/>
    <w:rsid w:val="00890EFD"/>
    <w:rsid w:val="008D4447"/>
    <w:rsid w:val="008D7D0A"/>
    <w:rsid w:val="009130DF"/>
    <w:rsid w:val="00930750"/>
    <w:rsid w:val="00971DAE"/>
    <w:rsid w:val="00993BF2"/>
    <w:rsid w:val="00993D47"/>
    <w:rsid w:val="009A063B"/>
    <w:rsid w:val="009A2CD2"/>
    <w:rsid w:val="009A6339"/>
    <w:rsid w:val="009B7797"/>
    <w:rsid w:val="009E7701"/>
    <w:rsid w:val="009F7957"/>
    <w:rsid w:val="00A156A2"/>
    <w:rsid w:val="00A26F5F"/>
    <w:rsid w:val="00A33512"/>
    <w:rsid w:val="00A53CDE"/>
    <w:rsid w:val="00A9094C"/>
    <w:rsid w:val="00A95685"/>
    <w:rsid w:val="00AA4F85"/>
    <w:rsid w:val="00AB3D7F"/>
    <w:rsid w:val="00AD3965"/>
    <w:rsid w:val="00AD564B"/>
    <w:rsid w:val="00AD63B7"/>
    <w:rsid w:val="00AE4232"/>
    <w:rsid w:val="00AF4FE0"/>
    <w:rsid w:val="00B00A07"/>
    <w:rsid w:val="00B01856"/>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645FA"/>
    <w:rsid w:val="00C65BD6"/>
    <w:rsid w:val="00C6602C"/>
    <w:rsid w:val="00C74B5A"/>
    <w:rsid w:val="00C977D5"/>
    <w:rsid w:val="00CB6EA9"/>
    <w:rsid w:val="00CD2BA7"/>
    <w:rsid w:val="00CD5C48"/>
    <w:rsid w:val="00D030A9"/>
    <w:rsid w:val="00D17B26"/>
    <w:rsid w:val="00D46EF9"/>
    <w:rsid w:val="00D51BE9"/>
    <w:rsid w:val="00DB51FE"/>
    <w:rsid w:val="00DB77A7"/>
    <w:rsid w:val="00DC5993"/>
    <w:rsid w:val="00DD1F6F"/>
    <w:rsid w:val="00DD5AC2"/>
    <w:rsid w:val="00DE7539"/>
    <w:rsid w:val="00DF2266"/>
    <w:rsid w:val="00E03818"/>
    <w:rsid w:val="00E12846"/>
    <w:rsid w:val="00E27AE2"/>
    <w:rsid w:val="00E40FE9"/>
    <w:rsid w:val="00E63F48"/>
    <w:rsid w:val="00E71AFF"/>
    <w:rsid w:val="00E73CF0"/>
    <w:rsid w:val="00E81DD0"/>
    <w:rsid w:val="00E97E1C"/>
    <w:rsid w:val="00EA01BB"/>
    <w:rsid w:val="00EA584F"/>
    <w:rsid w:val="00EB17AA"/>
    <w:rsid w:val="00EC4594"/>
    <w:rsid w:val="00ED0BF7"/>
    <w:rsid w:val="00ED1B9F"/>
    <w:rsid w:val="00ED2EDA"/>
    <w:rsid w:val="00EE0034"/>
    <w:rsid w:val="00EF1820"/>
    <w:rsid w:val="00EF7216"/>
    <w:rsid w:val="00F104D9"/>
    <w:rsid w:val="00F53E83"/>
    <w:rsid w:val="00F54E7B"/>
    <w:rsid w:val="00F663CD"/>
    <w:rsid w:val="00F756B4"/>
    <w:rsid w:val="00F864A1"/>
    <w:rsid w:val="00F91F07"/>
    <w:rsid w:val="00F96AA1"/>
    <w:rsid w:val="00FB2818"/>
    <w:rsid w:val="00FE002C"/>
    <w:rsid w:val="00FE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641C8A-C6C7-8E4A-8300-0F030921D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42127</Words>
  <Characters>240129</Characters>
  <Application>Microsoft Office Word</Application>
  <DocSecurity>0</DocSecurity>
  <Lines>2001</Lines>
  <Paragraphs>563</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281693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2018-01-24T22:57:00Z</dcterms:created>
  <dcterms:modified xsi:type="dcterms:W3CDTF">2018-01-24T22:57:00Z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