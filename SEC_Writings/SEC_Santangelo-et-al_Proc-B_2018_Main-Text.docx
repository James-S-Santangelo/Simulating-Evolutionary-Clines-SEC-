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39EBCC7A" w:rsidR="002F5234" w:rsidRPr="00F47CA8" w:rsidRDefault="00695730" w:rsidP="004D755B">
      <w:pPr>
        <w:spacing w:line="480" w:lineRule="auto"/>
        <w:rPr>
          <w:rFonts w:ascii="Times New Roman" w:hAnsi="Times New Roman" w:cs="Times New Roman"/>
          <w:b/>
          <w:sz w:val="32"/>
          <w:szCs w:val="32"/>
        </w:rPr>
      </w:pPr>
      <w:r w:rsidRPr="00F47CA8">
        <w:rPr>
          <w:rFonts w:ascii="Times New Roman" w:hAnsi="Times New Roman" w:cs="Times New Roman"/>
          <w:b/>
          <w:sz w:val="32"/>
          <w:szCs w:val="32"/>
        </w:rPr>
        <w:t>Urban spandrels: The role</w:t>
      </w:r>
      <w:r w:rsidR="004D755B" w:rsidRPr="00F47CA8">
        <w:rPr>
          <w:rFonts w:ascii="Times New Roman" w:hAnsi="Times New Roman" w:cs="Times New Roman"/>
          <w:b/>
          <w:sz w:val="32"/>
          <w:szCs w:val="32"/>
        </w:rPr>
        <w:t>s</w:t>
      </w:r>
      <w:r w:rsidRPr="00F47CA8">
        <w:rPr>
          <w:rFonts w:ascii="Times New Roman" w:hAnsi="Times New Roman" w:cs="Times New Roman"/>
          <w:b/>
          <w:sz w:val="32"/>
          <w:szCs w:val="32"/>
        </w:rPr>
        <w:t xml:space="preserve"> of genetic drift, natural selection and gene flow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5214595" w:rsidR="00695730" w:rsidRPr="00353D38" w:rsidRDefault="00695730" w:rsidP="004D755B">
      <w:pPr>
        <w:spacing w:line="480" w:lineRule="auto"/>
        <w:rPr>
          <w:rFonts w:ascii="Times New Roman" w:hAnsi="Times New Roman" w:cs="Times New Roman"/>
          <w:vertAlign w:val="superscript"/>
        </w:rPr>
      </w:pPr>
      <w:r w:rsidRPr="00353D38">
        <w:rPr>
          <w:rFonts w:ascii="Times New Roman" w:hAnsi="Times New Roman" w:cs="Times New Roman"/>
        </w:rPr>
        <w:t xml:space="preserve">James S. </w:t>
      </w:r>
      <w:proofErr w:type="spellStart"/>
      <w:r w:rsidRPr="00353D38">
        <w:rPr>
          <w:rFonts w:ascii="Times New Roman" w:hAnsi="Times New Roman" w:cs="Times New Roman"/>
        </w:rPr>
        <w:t>Santangelo</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Marc T. J. </w:t>
      </w:r>
      <w:proofErr w:type="spellStart"/>
      <w:r w:rsidRPr="00353D38">
        <w:rPr>
          <w:rFonts w:ascii="Times New Roman" w:hAnsi="Times New Roman" w:cs="Times New Roman"/>
        </w:rPr>
        <w:t>Johnson</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and </w:t>
      </w:r>
      <w:commentRangeStart w:id="0"/>
      <w:r w:rsidRPr="00353D38">
        <w:rPr>
          <w:rFonts w:ascii="Times New Roman" w:hAnsi="Times New Roman" w:cs="Times New Roman"/>
        </w:rPr>
        <w:t xml:space="preserve">Rob W. </w:t>
      </w:r>
      <w:proofErr w:type="spellStart"/>
      <w:r w:rsidRPr="00353D38">
        <w:rPr>
          <w:rFonts w:ascii="Times New Roman" w:hAnsi="Times New Roman" w:cs="Times New Roman"/>
        </w:rPr>
        <w:t>Ness</w:t>
      </w:r>
      <w:commentRangeEnd w:id="0"/>
      <w:r w:rsidRPr="00353D38">
        <w:rPr>
          <w:rStyle w:val="CommentReference"/>
          <w:rFonts w:ascii="Times New Roman" w:hAnsi="Times New Roman" w:cs="Times New Roman"/>
          <w:sz w:val="24"/>
          <w:szCs w:val="24"/>
        </w:rPr>
        <w:commentReference w:id="0"/>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1</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Biology, University of Toronto Mississauga, Mississauga, Ontario, Canada, L5L </w:t>
      </w:r>
      <w:proofErr w:type="spellStart"/>
      <w:r w:rsidR="00695730" w:rsidRPr="00F47CA8">
        <w:rPr>
          <w:rFonts w:ascii="Times New Roman" w:hAnsi="Times New Roman" w:cs="Times New Roman"/>
        </w:rPr>
        <w:t>1C6</w:t>
      </w:r>
      <w:proofErr w:type="spellEnd"/>
    </w:p>
    <w:p w14:paraId="3E553862" w14:textId="2877329C"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2</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w:t>
      </w:r>
      <w:r w:rsidR="007078B1" w:rsidRPr="00F47CA8">
        <w:rPr>
          <w:rFonts w:ascii="Times New Roman" w:hAnsi="Times New Roman" w:cs="Times New Roman"/>
        </w:rPr>
        <w:t xml:space="preserve">Ecology </w:t>
      </w:r>
      <w:r w:rsidR="00695730" w:rsidRPr="00F47CA8">
        <w:rPr>
          <w:rFonts w:ascii="Times New Roman" w:hAnsi="Times New Roman" w:cs="Times New Roman"/>
        </w:rPr>
        <w:t xml:space="preserve">and Evolutionary Biology, University of Toronto, Toronto, Ontario, Canada, M5S </w:t>
      </w:r>
      <w:proofErr w:type="spellStart"/>
      <w:r w:rsidR="00695730" w:rsidRPr="00F47CA8">
        <w:rPr>
          <w:rFonts w:ascii="Times New Roman" w:hAnsi="Times New Roman" w:cs="Times New Roman"/>
        </w:rPr>
        <w:t>3B2</w:t>
      </w:r>
      <w:proofErr w:type="spellEnd"/>
    </w:p>
    <w:p w14:paraId="233775B9" w14:textId="57ADD655" w:rsidR="00C46889"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3</w:t>
      </w:r>
      <w:r w:rsidRPr="00F47CA8">
        <w:rPr>
          <w:rFonts w:ascii="Times New Roman" w:hAnsi="Times New Roman" w:cs="Times New Roman"/>
        </w:rPr>
        <w:t>Centre</w:t>
      </w:r>
      <w:proofErr w:type="spellEnd"/>
      <w:r w:rsidRPr="00F47CA8">
        <w:rPr>
          <w:rFonts w:ascii="Times New Roman" w:hAnsi="Times New Roman" w:cs="Times New Roman"/>
        </w:rPr>
        <w:t xml:space="preserve"> for Urban Environments, University of Toronto Mississauga, Mississauga, Ontario, Canada L5L </w:t>
      </w:r>
      <w:proofErr w:type="spellStart"/>
      <w:r w:rsidRPr="00F47CA8">
        <w:rPr>
          <w:rFonts w:ascii="Times New Roman" w:hAnsi="Times New Roman" w:cs="Times New Roman"/>
        </w:rPr>
        <w:t>1C6</w:t>
      </w:r>
      <w:proofErr w:type="spellEnd"/>
    </w:p>
    <w:p w14:paraId="6660E3E9" w14:textId="77777777" w:rsidR="00695730" w:rsidRPr="00353D38" w:rsidRDefault="00695730" w:rsidP="004D755B">
      <w:pPr>
        <w:spacing w:line="480" w:lineRule="auto"/>
        <w:rPr>
          <w:rFonts w:ascii="Times New Roman" w:hAnsi="Times New Roman" w:cs="Times New Roman"/>
        </w:rPr>
      </w:pPr>
    </w:p>
    <w:p w14:paraId="0DE32626" w14:textId="7FDD4291" w:rsidR="00C46889" w:rsidRPr="00F47CA8" w:rsidRDefault="00C46889" w:rsidP="004D755B">
      <w:pPr>
        <w:spacing w:line="480" w:lineRule="auto"/>
        <w:rPr>
          <w:rFonts w:ascii="Times New Roman" w:hAnsi="Times New Roman" w:cs="Times New Roman"/>
          <w:b/>
        </w:rPr>
      </w:pPr>
      <w:r w:rsidRPr="00F47CA8">
        <w:rPr>
          <w:rFonts w:ascii="Times New Roman" w:hAnsi="Times New Roman" w:cs="Times New Roman"/>
          <w:b/>
        </w:rPr>
        <w:t>Author for correspondence</w:t>
      </w:r>
      <w:r w:rsidR="004406D0" w:rsidRPr="00F47CA8">
        <w:rPr>
          <w:rFonts w:ascii="Times New Roman" w:hAnsi="Times New Roman" w:cs="Times New Roman"/>
          <w:b/>
        </w:rPr>
        <w:t>:</w:t>
      </w:r>
    </w:p>
    <w:p w14:paraId="49465A06" w14:textId="77777777" w:rsidR="00C46889" w:rsidRDefault="00C46889" w:rsidP="004D755B">
      <w:pPr>
        <w:spacing w:line="480" w:lineRule="auto"/>
        <w:rPr>
          <w:rFonts w:ascii="Times New Roman" w:hAnsi="Times New Roman" w:cs="Times New Roman"/>
        </w:rPr>
      </w:pPr>
      <w:r>
        <w:rPr>
          <w:rFonts w:ascii="Times New Roman" w:hAnsi="Times New Roman" w:cs="Times New Roman"/>
        </w:rPr>
        <w:t>James S. Santangelo</w:t>
      </w:r>
    </w:p>
    <w:p w14:paraId="2E145975" w14:textId="664FA1D8" w:rsidR="00695730" w:rsidRDefault="00C46889" w:rsidP="004D755B">
      <w:pPr>
        <w:spacing w:line="480" w:lineRule="auto"/>
        <w:rPr>
          <w:rStyle w:val="Hyperlink"/>
          <w:rFonts w:ascii="Times New Roman" w:hAnsi="Times New Roman" w:cs="Times New Roman"/>
        </w:rPr>
      </w:pPr>
      <w:r>
        <w:rPr>
          <w:rFonts w:ascii="Times New Roman" w:hAnsi="Times New Roman" w:cs="Times New Roman"/>
        </w:rPr>
        <w:t>e-mail</w:t>
      </w:r>
      <w:r w:rsidR="00695730" w:rsidRPr="00353D38">
        <w:rPr>
          <w:rFonts w:ascii="Times New Roman" w:hAnsi="Times New Roman" w:cs="Times New Roman"/>
        </w:rPr>
        <w:t xml:space="preserve">: </w:t>
      </w:r>
      <w:hyperlink r:id="rId11"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commentRangeStart w:id="1"/>
      <w:r w:rsidRPr="00353D38">
        <w:rPr>
          <w:rFonts w:ascii="Times New Roman" w:hAnsi="Times New Roman" w:cs="Times New Roman"/>
          <w:b/>
        </w:rPr>
        <w:lastRenderedPageBreak/>
        <w:t>Abstract</w:t>
      </w:r>
      <w:commentRangeEnd w:id="1"/>
      <w:r w:rsidR="00FF57DA">
        <w:rPr>
          <w:rStyle w:val="CommentReference"/>
        </w:rPr>
        <w:commentReference w:id="1"/>
      </w:r>
    </w:p>
    <w:p w14:paraId="0B984689" w14:textId="77777777" w:rsidR="00695730" w:rsidRPr="00353D38" w:rsidRDefault="00695730">
      <w:pPr>
        <w:rPr>
          <w:rFonts w:ascii="Times New Roman" w:hAnsi="Times New Roman" w:cs="Times New Roman"/>
          <w:b/>
        </w:rPr>
      </w:pPr>
    </w:p>
    <w:p w14:paraId="0F2D1481" w14:textId="7F7FCBBD" w:rsidR="00332A41" w:rsidRPr="00F218BC" w:rsidRDefault="00B42BA8" w:rsidP="00332A41">
      <w:pPr>
        <w:spacing w:line="48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rPr>
        <w:t xml:space="preserve">The study of evolution in urban environments </w:t>
      </w:r>
      <w:r w:rsidR="002C78BF">
        <w:rPr>
          <w:rFonts w:ascii="Times New Roman" w:eastAsia="Times New Roman" w:hAnsi="Times New Roman" w:cs="Times New Roman"/>
          <w:color w:val="000000" w:themeColor="text1"/>
        </w:rPr>
        <w:t>offers the opportunity to study the role of</w:t>
      </w:r>
      <w:r>
        <w:rPr>
          <w:rFonts w:ascii="Times New Roman" w:eastAsia="Times New Roman" w:hAnsi="Times New Roman" w:cs="Times New Roman"/>
          <w:color w:val="000000" w:themeColor="text1"/>
        </w:rPr>
        <w:t xml:space="preserve"> adaptive and non-adaptive evolutionary processes</w:t>
      </w:r>
      <w:r w:rsidR="002C78BF">
        <w:rPr>
          <w:rFonts w:ascii="Times New Roman" w:eastAsia="Times New Roman" w:hAnsi="Times New Roman" w:cs="Times New Roman"/>
          <w:color w:val="000000" w:themeColor="text1"/>
        </w:rPr>
        <w:t xml:space="preserve"> on an unprecedented scale</w:t>
      </w:r>
      <w:r>
        <w:rPr>
          <w:rFonts w:ascii="Times New Roman" w:eastAsia="Times New Roman" w:hAnsi="Times New Roman" w:cs="Times New Roman"/>
          <w:color w:val="000000" w:themeColor="text1"/>
        </w:rPr>
        <w:t>.</w:t>
      </w:r>
      <w:r w:rsidR="00A9689E">
        <w:rPr>
          <w:rFonts w:ascii="Times New Roman" w:eastAsia="Times New Roman" w:hAnsi="Times New Roman" w:cs="Times New Roman"/>
          <w:color w:val="000000" w:themeColor="text1"/>
        </w:rPr>
        <w:t xml:space="preserve"> </w:t>
      </w:r>
      <w:r w:rsidR="00A9689E" w:rsidRPr="007E56B0">
        <w:rPr>
          <w:rFonts w:ascii="Times New Roman" w:hAnsi="Times New Roman" w:cs="Times New Roman"/>
        </w:rPr>
        <w:t>In this paper, we build off of recent empirical work identifying the presence of parallel urban-rural clines in the frequency of hydrogen cyanide (HCN) across eastern North American cities</w:t>
      </w:r>
      <w:r w:rsidR="00A9689E">
        <w:rPr>
          <w:rFonts w:ascii="Times New Roman" w:hAnsi="Times New Roman" w:cs="Times New Roman"/>
        </w:rPr>
        <w:t>. While</w:t>
      </w:r>
      <w:r w:rsidR="00A9689E">
        <w:rPr>
          <w:rFonts w:ascii="Times New Roman" w:eastAsia="Times New Roman" w:hAnsi="Times New Roman" w:cs="Times New Roman"/>
          <w:color w:val="000000" w:themeColor="text1"/>
        </w:rPr>
        <w:t xml:space="preserve"> t</w:t>
      </w:r>
      <w:r w:rsidR="00332A41" w:rsidRPr="00F218BC">
        <w:rPr>
          <w:rFonts w:ascii="Times New Roman" w:eastAsia="Times New Roman" w:hAnsi="Times New Roman" w:cs="Times New Roman"/>
          <w:color w:val="000000" w:themeColor="text1"/>
        </w:rPr>
        <w:t>he presence of multiple independent clines in the same direction (i.e. parallel clines) is often considered strong evidence for t</w:t>
      </w:r>
      <w:r w:rsidR="00A9689E">
        <w:rPr>
          <w:rFonts w:ascii="Times New Roman" w:eastAsia="Times New Roman" w:hAnsi="Times New Roman" w:cs="Times New Roman"/>
          <w:color w:val="000000" w:themeColor="text1"/>
        </w:rPr>
        <w:t xml:space="preserve">he role of natural selection, non-adaptive </w:t>
      </w:r>
      <w:r w:rsidR="00D27A78">
        <w:rPr>
          <w:rFonts w:ascii="Times New Roman" w:eastAsia="Times New Roman" w:hAnsi="Times New Roman" w:cs="Times New Roman"/>
          <w:color w:val="000000" w:themeColor="text1"/>
        </w:rPr>
        <w:t>can also generate clines and this may be more likely when traits have a non-additive genetic basis due to epistasis</w:t>
      </w:r>
      <w:r w:rsidR="00332A41" w:rsidRPr="00F218BC">
        <w:rPr>
          <w:rFonts w:ascii="Times New Roman" w:eastAsia="Times New Roman" w:hAnsi="Times New Roman" w:cs="Times New Roman"/>
          <w:color w:val="000000" w:themeColor="text1"/>
        </w:rPr>
        <w:t>. In this paper, we use spatially-explicit</w:t>
      </w:r>
      <w:r w:rsidR="00C46889">
        <w:rPr>
          <w:rFonts w:ascii="Times New Roman" w:eastAsia="Times New Roman" w:hAnsi="Times New Roman" w:cs="Times New Roman"/>
          <w:color w:val="000000" w:themeColor="text1"/>
        </w:rPr>
        <w:t xml:space="preserve"> </w:t>
      </w:r>
      <w:r w:rsidR="00332A41" w:rsidRPr="00F218BC">
        <w:rPr>
          <w:rFonts w:ascii="Times New Roman" w:eastAsia="Times New Roman" w:hAnsi="Times New Roman" w:cs="Times New Roman"/>
          <w:color w:val="000000" w:themeColor="text1"/>
        </w:rPr>
        <w:t xml:space="preserve">simulations modelled according to the </w:t>
      </w:r>
      <w:proofErr w:type="spellStart"/>
      <w:r w:rsidR="00332A41" w:rsidRPr="00F218BC">
        <w:rPr>
          <w:rFonts w:ascii="Times New Roman" w:eastAsia="Times New Roman" w:hAnsi="Times New Roman" w:cs="Times New Roman"/>
          <w:color w:val="000000" w:themeColor="text1"/>
        </w:rPr>
        <w:t>cyanogenesis</w:t>
      </w:r>
      <w:proofErr w:type="spellEnd"/>
      <w:r w:rsidR="00332A41" w:rsidRPr="00F218BC">
        <w:rPr>
          <w:rFonts w:ascii="Times New Roman" w:eastAsia="Times New Roman" w:hAnsi="Times New Roman" w:cs="Times New Roman"/>
          <w:color w:val="000000" w:themeColor="text1"/>
        </w:rPr>
        <w:t xml:space="preserve"> </w:t>
      </w:r>
      <w:r w:rsidR="0050273E">
        <w:rPr>
          <w:rFonts w:ascii="Times New Roman" w:eastAsia="Times New Roman" w:hAnsi="Times New Roman" w:cs="Times New Roman"/>
          <w:color w:val="000000" w:themeColor="text1"/>
        </w:rPr>
        <w:t xml:space="preserve">(HCN) </w:t>
      </w:r>
      <w:r w:rsidR="00332A41" w:rsidRPr="00F218BC">
        <w:rPr>
          <w:rFonts w:ascii="Times New Roman" w:eastAsia="Times New Roman" w:hAnsi="Times New Roman" w:cs="Times New Roman"/>
          <w:color w:val="000000" w:themeColor="text1"/>
        </w:rPr>
        <w:t>polymorphism in white clover (</w:t>
      </w:r>
      <w:proofErr w:type="spellStart"/>
      <w:r w:rsidR="00332A41" w:rsidRPr="00F218BC">
        <w:rPr>
          <w:rFonts w:ascii="Times New Roman" w:eastAsia="Times New Roman" w:hAnsi="Times New Roman" w:cs="Times New Roman"/>
          <w:i/>
          <w:iCs/>
          <w:color w:val="000000" w:themeColor="text1"/>
        </w:rPr>
        <w:t>Trifolium</w:t>
      </w:r>
      <w:proofErr w:type="spellEnd"/>
      <w:r w:rsidR="00332A41" w:rsidRPr="00F218BC">
        <w:rPr>
          <w:rFonts w:ascii="Times New Roman" w:eastAsia="Times New Roman" w:hAnsi="Times New Roman" w:cs="Times New Roman"/>
          <w:i/>
          <w:iCs/>
          <w:color w:val="000000" w:themeColor="text1"/>
        </w:rPr>
        <w:t xml:space="preserve"> </w:t>
      </w:r>
      <w:proofErr w:type="spellStart"/>
      <w:r w:rsidR="00332A41" w:rsidRPr="00F218BC">
        <w:rPr>
          <w:rFonts w:ascii="Times New Roman" w:eastAsia="Times New Roman" w:hAnsi="Times New Roman" w:cs="Times New Roman"/>
          <w:i/>
          <w:iCs/>
          <w:color w:val="000000" w:themeColor="text1"/>
        </w:rPr>
        <w:t>repens</w:t>
      </w:r>
      <w:proofErr w:type="spellEnd"/>
      <w:r w:rsidR="00332A41" w:rsidRPr="00F218BC">
        <w:rPr>
          <w:rFonts w:ascii="Times New Roman" w:eastAsia="Times New Roman" w:hAnsi="Times New Roman" w:cs="Times New Roman"/>
          <w:color w:val="000000" w:themeColor="text1"/>
        </w:rPr>
        <w:t xml:space="preserve">) to examine the formation of phenotypic clines </w:t>
      </w:r>
      <w:r w:rsidR="00C46889">
        <w:rPr>
          <w:rFonts w:ascii="Times New Roman" w:eastAsia="Times New Roman" w:hAnsi="Times New Roman" w:cs="Times New Roman"/>
          <w:color w:val="000000" w:themeColor="text1"/>
        </w:rPr>
        <w:t xml:space="preserve">along urbanization gradients </w:t>
      </w:r>
      <w:r w:rsidR="00332A41" w:rsidRPr="00F218BC">
        <w:rPr>
          <w:rFonts w:ascii="Times New Roman" w:eastAsia="Times New Roman" w:hAnsi="Times New Roman" w:cs="Times New Roman"/>
          <w:color w:val="000000" w:themeColor="text1"/>
        </w:rPr>
        <w:t xml:space="preserve">under varying levels of drift, gene flow and selection. HCN results from an </w:t>
      </w:r>
      <w:r w:rsidR="00332A41">
        <w:rPr>
          <w:rFonts w:ascii="Times New Roman" w:eastAsia="Times New Roman" w:hAnsi="Times New Roman" w:cs="Times New Roman"/>
          <w:color w:val="000000" w:themeColor="text1"/>
        </w:rPr>
        <w:t xml:space="preserve">epistatic </w:t>
      </w:r>
      <w:r w:rsidR="00332A41" w:rsidRPr="00F218BC">
        <w:rPr>
          <w:rFonts w:ascii="Times New Roman" w:eastAsia="Times New Roman" w:hAnsi="Times New Roman" w:cs="Times New Roman"/>
          <w:color w:val="000000" w:themeColor="text1"/>
        </w:rPr>
        <w:t>interaction between two Mendelian-inherited loci. Our results demonstrate that the genetic architecture of this trait makes natural populations particularly susceptible to decreases in HCN frequencies via drift.</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We</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show that gradients in the strength of drift</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across a landscape resulted in phenotypic clines with</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lower frequencies</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of HCN in strongly drifting populations. We demonstrate that stochastic changes in allele frequency can have the appearance of deterministic changes in the phenotype and we argue that our result extends</w:t>
      </w:r>
      <w:r w:rsidR="00332A41" w:rsidRPr="00AB7222">
        <w:rPr>
          <w:rFonts w:ascii="Times New Roman" w:eastAsia="Times New Roman" w:hAnsi="Times New Roman" w:cs="Times New Roman"/>
          <w:color w:val="000000" w:themeColor="text1"/>
        </w:rPr>
        <w:t xml:space="preserve"> </w:t>
      </w:r>
      <w:r w:rsidR="00332A41" w:rsidRPr="00F218BC">
        <w:rPr>
          <w:rFonts w:ascii="Times New Roman" w:eastAsia="Times New Roman" w:hAnsi="Times New Roman" w:cs="Times New Roman"/>
          <w:color w:val="000000" w:themeColor="text1"/>
        </w:rPr>
        <w:t xml:space="preserve">to many phenotypes that are controlled by multiple genes. </w:t>
      </w:r>
      <w:r w:rsidR="00D27A78">
        <w:rPr>
          <w:rFonts w:ascii="Times New Roman" w:eastAsia="Times New Roman" w:hAnsi="Times New Roman" w:cs="Times New Roman"/>
          <w:color w:val="000000" w:themeColor="text1"/>
        </w:rPr>
        <w:t>We suggest that studies of phenotypic change in urban populations—where drift is likely to be particularly strong—take explicit consideration of the genetic archit</w:t>
      </w:r>
      <w:r w:rsidR="00FF57DA">
        <w:rPr>
          <w:rFonts w:ascii="Times New Roman" w:eastAsia="Times New Roman" w:hAnsi="Times New Roman" w:cs="Times New Roman"/>
          <w:color w:val="000000" w:themeColor="text1"/>
        </w:rPr>
        <w:t xml:space="preserve">ecture underlying focal traits prior to invoking selection’s role in </w:t>
      </w:r>
      <w:proofErr w:type="spellStart"/>
      <w:r w:rsidR="00FF57DA">
        <w:rPr>
          <w:rFonts w:ascii="Times New Roman" w:eastAsia="Times New Roman" w:hAnsi="Times New Roman" w:cs="Times New Roman"/>
          <w:color w:val="000000" w:themeColor="text1"/>
        </w:rPr>
        <w:t>geneting</w:t>
      </w:r>
      <w:proofErr w:type="spellEnd"/>
      <w:r w:rsidR="00FF57DA">
        <w:rPr>
          <w:rFonts w:ascii="Times New Roman" w:eastAsia="Times New Roman" w:hAnsi="Times New Roman" w:cs="Times New Roman"/>
          <w:color w:val="000000" w:themeColor="text1"/>
        </w:rPr>
        <w:t xml:space="preserve"> adaptive differentiation. </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4B7CF969" w:rsidR="00695730" w:rsidRPr="006C54A7" w:rsidRDefault="00695730">
      <w:pPr>
        <w:rPr>
          <w:rFonts w:ascii="Times New Roman" w:hAnsi="Times New Roman" w:cs="Times New Roman"/>
        </w:rPr>
      </w:pPr>
      <w:commentRangeStart w:id="2"/>
      <w:r w:rsidRPr="00353D38">
        <w:rPr>
          <w:rFonts w:ascii="Times New Roman" w:hAnsi="Times New Roman" w:cs="Times New Roman"/>
          <w:b/>
        </w:rPr>
        <w:t>Keywords</w:t>
      </w:r>
      <w:commentRangeEnd w:id="2"/>
      <w:r w:rsidR="00116984">
        <w:rPr>
          <w:rStyle w:val="CommentReference"/>
        </w:rPr>
        <w:commentReference w:id="2"/>
      </w:r>
      <w:r w:rsidRPr="00353D38">
        <w:rPr>
          <w:rFonts w:ascii="Times New Roman" w:hAnsi="Times New Roman" w:cs="Times New Roman"/>
          <w:b/>
        </w:rPr>
        <w:t>:</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6C54A7">
        <w:rPr>
          <w:rFonts w:ascii="Times New Roman" w:hAnsi="Times New Roman" w:cs="Times New Roman"/>
        </w:rPr>
        <w:t xml:space="preserve">Epistasis; </w:t>
      </w:r>
      <w:r w:rsidR="004D755B">
        <w:rPr>
          <w:rFonts w:ascii="Times New Roman" w:hAnsi="Times New Roman" w:cs="Times New Roman"/>
        </w:rPr>
        <w:t xml:space="preserve">Multi-locus; Stochastic; </w:t>
      </w:r>
    </w:p>
    <w:p w14:paraId="6E5AE846" w14:textId="1A5ADEE2"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r w:rsidRPr="00353D38">
        <w:rPr>
          <w:rFonts w:ascii="Times New Roman" w:hAnsi="Times New Roman" w:cs="Times New Roman"/>
          <w:b/>
        </w:rPr>
        <w:lastRenderedPageBreak/>
        <w:t>Introduction</w:t>
      </w:r>
    </w:p>
    <w:p w14:paraId="4A25C6B3" w14:textId="5E9A48C3"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phenotype over a geographical area </w:t>
      </w:r>
      <w:r w:rsidRPr="00353D38">
        <w:rPr>
          <w:rFonts w:ascii="Times New Roman" w:hAnsi="Times New Roman" w:cs="Times New Roman"/>
        </w:rPr>
        <w:fldChar w:fldCharType="begin" w:fldLock="1"/>
      </w:r>
      <w:r w:rsidR="000A63E6">
        <w:rPr>
          <w:rFonts w:ascii="Times New Roman" w:hAnsi="Times New Roman" w:cs="Times New Roman"/>
        </w:rPr>
        <w:instrText>ADDIN CSL_CITATION { "citationItems" : [ { "id" : "ITEM-1", "itemData" : { "ISBN" : "0067-8546", "PMID" : "5367", "author" : [ { "dropping-particle" : "", "family" : "Huxley", "given" : "J. S.", "non-dropping-particle" : "", "parse-names" : false, "suffix" : "" } ], "container-title" : "Bijdragen tot de Dierkunde", "id" : "ITEM-1", "issued" : { "date-parts" : [ [ "1939" ] ] }, "page" : "491-520", "title" : "Clines: an auxiliary method in taxonomy", "type" : "article-journal", "volume" : "27" }, "uris" : [ "http://www.mendeley.com/documents/?uuid=19a0de00-2577-47fe-82f9-1c6401504378" ] }, { "id" : "ITEM-2",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"ITEM-2", "issue" : "3587", "issued" : { "date-parts" : [ [ "1938" ] ] }, "page" : "219-220", "title" : "Clines: an auxiliary taxonomic principle", "type" : "article-journal", "volume" : "142" }, "uris" : [ "http://www.mendeley.com/documents/?uuid=a15e0aec-d105-409d-aa81-b49fbeedc57a" ] } ], "mendeley" : { "formattedCitation" : "[1,2]", "plainTextFormattedCitation" : "[1,2]", "previouslyFormattedCitation" : "[1,2]" }, "properties" : {  }, "schema" : "https://github.com/citation-style-language/schema/raw/master/csl-citation.json" }</w:instrText>
      </w:r>
      <w:r w:rsidRPr="00353D38">
        <w:rPr>
          <w:rFonts w:ascii="Times New Roman" w:hAnsi="Times New Roman" w:cs="Times New Roman"/>
        </w:rPr>
        <w:fldChar w:fldCharType="separate"/>
      </w:r>
      <w:r w:rsidR="000A63E6" w:rsidRPr="000A63E6">
        <w:rPr>
          <w:rFonts w:ascii="Times New Roman" w:hAnsi="Times New Roman" w:cs="Times New Roman"/>
          <w:noProof/>
        </w:rPr>
        <w:t>[1,2]</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000A63E6">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"[3]", "plainTextFormattedCitation" : "[3]", "previouslyFormattedCitation" : "[3]" }, "properties" : {  }, "schema" : "https://github.com/citation-style-language/schema/raw/master/csl-citation.json" }</w:instrText>
      </w:r>
      <w:r w:rsidRPr="00353D38">
        <w:rPr>
          <w:rFonts w:ascii="Times New Roman" w:hAnsi="Times New Roman" w:cs="Times New Roman"/>
        </w:rPr>
        <w:fldChar w:fldCharType="separate"/>
      </w:r>
      <w:r w:rsidR="000A63E6" w:rsidRPr="000A63E6">
        <w:rPr>
          <w:rFonts w:ascii="Times New Roman" w:hAnsi="Times New Roman" w:cs="Times New Roman"/>
          <w:noProof/>
        </w:rPr>
        <w:t>[3]</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natural selection, genetic drift, and </w:t>
      </w:r>
      <w:r w:rsidR="008F3750">
        <w:rPr>
          <w:rFonts w:ascii="Times New Roman" w:hAnsi="Times New Roman" w:cs="Times New Roman"/>
        </w:rPr>
        <w:t>gene flow</w:t>
      </w:r>
      <w:r w:rsidRPr="00353D38">
        <w:rPr>
          <w:rFonts w:ascii="Times New Roman" w:hAnsi="Times New Roman" w:cs="Times New Roman"/>
        </w:rPr>
        <w:t xml:space="preserve"> across an environmental gradient </w:t>
      </w:r>
      <w:r w:rsidRPr="00353D38">
        <w:rPr>
          <w:rFonts w:ascii="Times New Roman" w:hAnsi="Times New Roman" w:cs="Times New Roman"/>
        </w:rPr>
        <w:fldChar w:fldCharType="begin" w:fldLock="1"/>
      </w:r>
      <w:r w:rsidR="000A63E6">
        <w:rPr>
          <w:rFonts w:ascii="Times New Roman" w:hAnsi="Times New Roman" w:cs="Times New Roman"/>
        </w:rPr>
        <w:instrText>ADDIN CSL_CITATION { "citationItems" : [ { "id" : "ITEM-1",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"ITEM-1", "issue" : "1", "issued" : { "date-parts" : [ [ "1975" ] ] }, "page" : "191-207", "title" : "Genetic drift in clines which are maintained by migration and natural selection", "type" : "article-journal", "volume" : "81" }, "uris" : [ "http://www.mendeley.com/documents/?uuid=bfdba763-8890-4bce-81c0-8ab773a2494a" ] }, { "id" : "ITEM-2", "itemData" : { "DOI" : "10.1073/pnas.0803785105", "ISBN" : "1621216217", "ISSN" : "1091-6490", "PMID" : "18854412", "abstract" : "Historical datasets documenting changes to gene frequency clines are extremely rare but provide a powerful means of assessing the strength and relative roles of natural selection and gene flow. In 19th century Britain, blackening of the environment by the coal-fired manufacturing industry gave rise to a steep cline in the frequency of the black (carbonaria) morph of the peppered moth (Biston betularia) across northwest England and north Wales. The carbonaria morph has declined across the region following 1960s legislation to improve air quality, but the cline had not been comprehensively described since the early 1970s. We have quantified changes to the cline as of 2002, equivalent to an interval of 30 generations, and find that a cline still exists but that it is much shallower and shifted eastward. Joint estimation of the dominant fitness cost of carbonaria and dispersal parameters consistent with the observed cline change indicate that selection against carbonaria is very strong across the landscape (s approximately 0.2), and that dispersal is much greater than previously assumed. The high dispersal estimate is further supported by the weak pattern of genetic isolation by distance at microsatellite loci, and it implies that in addition to adult dispersal, wind-dispersed first instar larvae also contribute to lifetime dispersal. The historical perspective afforded by this study of cline reversal provides new insight into the factors contributing to gene frequency change in this species, and it serves to illustrate that, even under conditions of high dispersal and strong reverse selection acting against it, complete erosion of an established cline requires many generations.", "author" : [ { "dropping-particle" : "", "family" : "Saccheri", "given" : "Ilik J", "non-dropping-particle" : "", "parse-names" : false, "suffix" : "" }, { "dropping-particle" : "", "family" : "Rousset", "given" : "Fran\u00e7ois", "non-dropping-particle" : "", "parse-names" : false, "suffix" : "" }, { "dropping-particle" : "", "family" : "Watts", "given" : "Phillip C", "non-dropping-particle" : "", "parse-names" : false, "suffix" : "" }, { "dropping-particle" : "", "family" : "Brakefield", "given" : "Paul M", "non-dropping-particle" : "", "parse-names" : false, "suffix" : "" }, { "dropping-particle" : "", "family" : "Cook", "given" : "Laurence M", "non-dropping-particle" : "", "parse-names" : false, "suffix" : "" } ], "container-title" : "Proceedings of the National Academy of Sciences of the United States of America", "id" : "ITEM-2", "issue" : "42", "issued" : { "date-parts" : [ [ "2008" ] ] }, "page" : "16212-16217", "title" : "Selection and gene flow on a diminishing cline of melanic peppered moths.", "type" : "article-journal", "volume" : "105" }, "uris" : [ "http://www.mendeley.com/documents/?uuid=2bbec692-7d98-494f-95b9-1314749b2f05" ] }, { "id" : "ITEM-3",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"ITEM-3", "issue" : "3", "issued" : { "date-parts" : [ [ "1948" ] ] }, "page" : "277-284", "title" : "The theory of a cline", "type" : "article-journal", "volume" : "48" }, "uris" : [ "http://www.mendeley.com/documents/?uuid=668ea84f-5209-41d2-8cde-4843963de770" ] }, { "id" : "ITEM-4", "itemData" : { "DOI" : "10.1007/s10144-014-0474-x", "ISSN" : "14383896", "abstract" : "A continuous spatial gradient in visible traits, which is called a cline, is a natural model system for quantifying the effects of selection and stochastic factors and their relative importance. Geographic clines in phenotypic traits also provide key insights into the evolutionary forces that lead to allopatric speciation in nature. Thus, the underlying mechanisms for establishing clines and their evolutionary consequences remain key topics in evolutionary biology. However, few experimental studies have confirmed the underlying mechanisms of geographic clines in morph/allele frequencies, probably because of the lack of understanding of the theoretical basis of geographic clines in polymorphisms and/or suitable comprehensive tests. Thus, I present a general review of the underlying mechanisms for establishing geographic clines in polymorphisms. I also provide a case study using the female dimorphic damselfly Ischnura senegalensis to illustrate a strategy that confirms the underlying mechanisms of geographic clines in morph frequencies. This review may help to address geographic clines in other polymorphic systems, as well as contribute to a comprehensive understanding of geographic clines in quantitative traits, and thus, their evolutionary consequences in nature.", "author" : [ { "dropping-particle" : "", "family" : "Takahashi", "given" : "Yuma", "non-dropping-particle" : "", "parse-names" : false, "suffix" : "" } ], "container-title" : "Population Ecology", "id" : "ITEM-4", "issue" : "2", "issued" : { "date-parts" : [ [ "2015" ] ] }, "page" : "355-362", "publisher" : "Springer Japan", "title" : "Mechanisms and tests for geographic clines in genetic polymorphisms", "type" : "article-journal", "volume" : "57" }, "uris" : [ "http://www.mendeley.com/documents/?uuid=da77c415-6534-48f3-a82d-c9ebd0a2b9f7" ] } ], "mendeley" : { "formattedCitation" : "[4\u20137]", "plainTextFormattedCitation" : "[4\u20137]", "previouslyFormattedCitation" : "[4\u20137]" }, "properties" : {  }, "schema" : "https://github.com/citation-style-language/schema/raw/master/csl-citation.json" }</w:instrText>
      </w:r>
      <w:r w:rsidRPr="00353D38">
        <w:rPr>
          <w:rFonts w:ascii="Times New Roman" w:hAnsi="Times New Roman" w:cs="Times New Roman"/>
        </w:rPr>
        <w:fldChar w:fldCharType="separate"/>
      </w:r>
      <w:r w:rsidR="000A63E6" w:rsidRPr="000A63E6">
        <w:rPr>
          <w:rFonts w:ascii="Times New Roman" w:hAnsi="Times New Roman" w:cs="Times New Roman"/>
          <w:noProof/>
        </w:rPr>
        <w:t>[4–7]</w:t>
      </w:r>
      <w:r w:rsidRPr="00353D38">
        <w:rPr>
          <w:rFonts w:ascii="Times New Roman" w:hAnsi="Times New Roman" w:cs="Times New Roman"/>
        </w:rPr>
        <w:fldChar w:fldCharType="end"/>
      </w:r>
      <w:r w:rsidRPr="00353D38">
        <w:rPr>
          <w:rFonts w:ascii="Times New Roman" w:hAnsi="Times New Roman" w:cs="Times New Roman"/>
        </w:rPr>
        <w:t xml:space="preserve">. The multiple evolutionary mechanisms structuring clines has prompted their continued use by evolutionary biologists seeking to explore the relative contributions of non-adaptive and adaptive evolutionary processes in structuring patterns of genetic and phenotypic diversity and differentiation within </w:t>
      </w:r>
      <w:r w:rsidR="00E40FE9">
        <w:rPr>
          <w:rFonts w:ascii="Times New Roman" w:hAnsi="Times New Roman" w:cs="Times New Roman"/>
        </w:rPr>
        <w:t xml:space="preserve">and between </w:t>
      </w:r>
      <w:r w:rsidRPr="00353D38">
        <w:rPr>
          <w:rFonts w:ascii="Times New Roman" w:hAnsi="Times New Roman" w:cs="Times New Roman"/>
        </w:rPr>
        <w:t xml:space="preserve">populations. </w:t>
      </w:r>
    </w:p>
    <w:p w14:paraId="2644964C" w14:textId="2AB34C87"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While clines are often interpreted as strong evidence of adaptive evolution, non-adaptive processes (e.g. genetic drift and gene flow) may also generate </w:t>
      </w:r>
      <w:r w:rsidR="00E40FE9">
        <w:rPr>
          <w:rFonts w:ascii="Times New Roman" w:hAnsi="Times New Roman" w:cs="Times New Roman"/>
        </w:rPr>
        <w:t>correlations</w:t>
      </w:r>
      <w:r w:rsidR="00E40FE9" w:rsidRPr="00353D38">
        <w:rPr>
          <w:rFonts w:ascii="Times New Roman" w:hAnsi="Times New Roman" w:cs="Times New Roman"/>
        </w:rPr>
        <w:t xml:space="preserve"> </w:t>
      </w:r>
      <w:r w:rsidRPr="00353D38">
        <w:rPr>
          <w:rFonts w:ascii="Times New Roman" w:hAnsi="Times New Roman" w:cs="Times New Roman"/>
        </w:rPr>
        <w:t xml:space="preserve">between morph frequencies and environmental gradients. For example, local genetic drift in combination with spatially restricted gene flow (i.e. isolation by distance, </w:t>
      </w:r>
      <w:r w:rsidR="00DC6D5C">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"[8]", "plainTextFormattedCitation" : "[8]", "previouslyFormattedCitation" : "[8]" }, "properties" : {  }, "schema" : "https://github.com/citation-style-language/schema/raw/master/csl-citation.json" }</w:instrText>
      </w:r>
      <w:r w:rsidR="00DC6D5C">
        <w:rPr>
          <w:rFonts w:ascii="Times New Roman" w:hAnsi="Times New Roman" w:cs="Times New Roman"/>
        </w:rPr>
        <w:fldChar w:fldCharType="separate"/>
      </w:r>
      <w:r w:rsidR="00DC6D5C" w:rsidRPr="00DC6D5C">
        <w:rPr>
          <w:rFonts w:ascii="Times New Roman" w:hAnsi="Times New Roman" w:cs="Times New Roman"/>
          <w:noProof/>
        </w:rPr>
        <w:t>[8]</w:t>
      </w:r>
      <w:r w:rsidR="00DC6D5C">
        <w:rPr>
          <w:rFonts w:ascii="Times New Roman" w:hAnsi="Times New Roman" w:cs="Times New Roman"/>
        </w:rPr>
        <w:fldChar w:fldCharType="end"/>
      </w:r>
      <w:r w:rsidRPr="00353D38">
        <w:rPr>
          <w:rFonts w:ascii="Times New Roman" w:hAnsi="Times New Roman" w:cs="Times New Roman"/>
        </w:rPr>
        <w:t xml:space="preserve">) can generate clines </w:t>
      </w:r>
      <w:r w:rsidR="002C78BF">
        <w:rPr>
          <w:rFonts w:ascii="Times New Roman" w:hAnsi="Times New Roman" w:cs="Times New Roman"/>
        </w:rPr>
        <w:t>in allele frequencies at a single locus</w:t>
      </w:r>
      <w:r w:rsidR="00DC6D5C">
        <w:rPr>
          <w:rFonts w:ascii="Times New Roman" w:hAnsi="Times New Roman" w:cs="Times New Roman"/>
        </w:rPr>
        <w:t xml:space="preserve"> </w:t>
      </w:r>
      <w:r w:rsidR="00DC6D5C">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"[9]", "plainTextFormattedCitation" : "[9]", "previouslyFormattedCitation" : "[9]" }, "properties" : {  }, "schema" : "https://github.com/citation-style-language/schema/raw/master/csl-citation.json" }</w:instrText>
      </w:r>
      <w:r w:rsidR="00DC6D5C">
        <w:rPr>
          <w:rFonts w:ascii="Times New Roman" w:hAnsi="Times New Roman" w:cs="Times New Roman"/>
        </w:rPr>
        <w:fldChar w:fldCharType="separate"/>
      </w:r>
      <w:r w:rsidR="00DC6D5C" w:rsidRPr="00DC6D5C">
        <w:rPr>
          <w:rFonts w:ascii="Times New Roman" w:hAnsi="Times New Roman" w:cs="Times New Roman"/>
          <w:noProof/>
        </w:rPr>
        <w:t>[9]</w:t>
      </w:r>
      <w:r w:rsidR="00DC6D5C">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quantitative traits </w:t>
      </w:r>
      <w:r w:rsidR="00E40FE9">
        <w:rPr>
          <w:rFonts w:ascii="Times New Roman" w:hAnsi="Times New Roman" w:cs="Times New Roman"/>
        </w:rPr>
        <w:t xml:space="preserve">controlled by multiple loci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"[10]", "manualFormatting" : "[10]", "plainTextFormattedCitation" : "[10]", "previouslyFormattedCitation" : "[10]" }, "properties" : {  }, "schema" : "https://github.com/citation-style-language/schema/raw/master/csl-citation.json" }</w:instrText>
      </w:r>
      <w:r w:rsidRPr="00353D38">
        <w:rPr>
          <w:rFonts w:ascii="Times New Roman" w:hAnsi="Times New Roman" w:cs="Times New Roman"/>
        </w:rPr>
        <w:fldChar w:fldCharType="separate"/>
      </w:r>
      <w:r w:rsidR="00DC6D5C">
        <w:rPr>
          <w:rFonts w:ascii="Times New Roman" w:hAnsi="Times New Roman" w:cs="Times New Roman"/>
          <w:noProof/>
        </w:rPr>
        <w:t>[10</w:t>
      </w:r>
      <w:r w:rsidR="00DC6D5C" w:rsidRPr="00DC6D5C">
        <w:rPr>
          <w:rFonts w:ascii="Times New Roman" w:hAnsi="Times New Roman" w:cs="Times New Roman"/>
          <w:noProof/>
        </w:rPr>
        <w:t>]</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"[11]", "manualFormatting" : "[11]", "plainTextFormattedCitation" : "[11]", "previouslyFormattedCitation" : "[11]" }, "properties" : {  }, "schema" : "https://github.com/citation-style-language/schema/raw/master/csl-citation.json" }</w:instrText>
      </w:r>
      <w:r w:rsidRPr="00353D38">
        <w:rPr>
          <w:rFonts w:ascii="Times New Roman" w:hAnsi="Times New Roman" w:cs="Times New Roman"/>
        </w:rPr>
        <w:fldChar w:fldCharType="separate"/>
      </w:r>
      <w:r w:rsidR="00DC6D5C">
        <w:rPr>
          <w:rFonts w:ascii="Times New Roman" w:hAnsi="Times New Roman" w:cs="Times New Roman"/>
          <w:noProof/>
        </w:rPr>
        <w:t>[11</w:t>
      </w:r>
      <w:r w:rsidR="00DC6D5C" w:rsidRPr="00DC6D5C">
        <w:rPr>
          <w:rFonts w:ascii="Times New Roman" w:hAnsi="Times New Roman" w:cs="Times New Roman"/>
          <w:noProof/>
        </w:rPr>
        <w:t>]</w:t>
      </w:r>
      <w:r w:rsidRPr="00353D38">
        <w:rPr>
          <w:rFonts w:ascii="Times New Roman" w:hAnsi="Times New Roman" w:cs="Times New Roman"/>
        </w:rPr>
        <w:fldChar w:fldCharType="end"/>
      </w:r>
      <w:r w:rsidRPr="00353D38">
        <w:rPr>
          <w:rFonts w:ascii="Times New Roman" w:hAnsi="Times New Roman" w:cs="Times New Roman"/>
        </w:rPr>
        <w:t>. Disentangling the relative importance of stochastic and deterministic forces in the formation of clines is thus essential prior to invoking the role of selection in generating differentiation among populations.</w:t>
      </w:r>
    </w:p>
    <w:p w14:paraId="3046B036" w14:textId="4FAA9391"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A corollary of the formation of single-locus or </w:t>
      </w:r>
      <w:r w:rsidR="004770F4">
        <w:rPr>
          <w:rFonts w:ascii="Times New Roman" w:hAnsi="Times New Roman" w:cs="Times New Roman"/>
        </w:rPr>
        <w:t>quantitative</w:t>
      </w:r>
      <w:r w:rsidR="004770F4" w:rsidRPr="00353D38">
        <w:rPr>
          <w:rFonts w:ascii="Times New Roman" w:hAnsi="Times New Roman" w:cs="Times New Roman"/>
        </w:rPr>
        <w:t xml:space="preserve"> </w:t>
      </w:r>
      <w:r w:rsidRPr="00353D38">
        <w:rPr>
          <w:rFonts w:ascii="Times New Roman" w:hAnsi="Times New Roman" w:cs="Times New Roman"/>
        </w:rPr>
        <w:t xml:space="preserve">trait clines via neutral processes is that </w:t>
      </w:r>
      <w:commentRangeStart w:id="3"/>
      <w:commentRangeStart w:id="4"/>
      <w:r w:rsidRPr="00353D38">
        <w:rPr>
          <w:rFonts w:ascii="Times New Roman" w:hAnsi="Times New Roman" w:cs="Times New Roman"/>
        </w:rPr>
        <w:t xml:space="preserve">clines in </w:t>
      </w:r>
      <w:r w:rsidR="004770F4">
        <w:rPr>
          <w:rFonts w:ascii="Times New Roman" w:hAnsi="Times New Roman" w:cs="Times New Roman"/>
        </w:rPr>
        <w:t>either</w:t>
      </w:r>
      <w:r w:rsidR="004770F4" w:rsidRPr="00353D38">
        <w:rPr>
          <w:rFonts w:ascii="Times New Roman" w:hAnsi="Times New Roman" w:cs="Times New Roman"/>
        </w:rPr>
        <w:t xml:space="preserve"> </w:t>
      </w:r>
      <w:r w:rsidRPr="00353D38">
        <w:rPr>
          <w:rFonts w:ascii="Times New Roman" w:hAnsi="Times New Roman" w:cs="Times New Roman"/>
        </w:rPr>
        <w:t xml:space="preserve">direction should occur in </w:t>
      </w:r>
      <w:r w:rsidR="004770F4">
        <w:rPr>
          <w:rFonts w:ascii="Times New Roman" w:hAnsi="Times New Roman" w:cs="Times New Roman"/>
        </w:rPr>
        <w:t xml:space="preserve">direct </w:t>
      </w:r>
      <w:r w:rsidRPr="00353D38">
        <w:rPr>
          <w:rFonts w:ascii="Times New Roman" w:hAnsi="Times New Roman" w:cs="Times New Roman"/>
        </w:rPr>
        <w:t>proportion to the initial frequency of underlying alleles</w:t>
      </w:r>
      <w:commentRangeEnd w:id="3"/>
      <w:r w:rsidR="004770F4">
        <w:rPr>
          <w:rStyle w:val="CommentReference"/>
        </w:rPr>
        <w:commentReference w:id="3"/>
      </w:r>
      <w:commentRangeEnd w:id="4"/>
      <w:r w:rsidR="00ED5C27">
        <w:rPr>
          <w:rStyle w:val="CommentReference"/>
        </w:rPr>
        <w:commentReference w:id="4"/>
      </w:r>
      <w:r w:rsidRPr="00353D38">
        <w:rPr>
          <w:rFonts w:ascii="Times New Roman" w:hAnsi="Times New Roman" w:cs="Times New Roman"/>
        </w:rPr>
        <w:t xml:space="preserve">. </w:t>
      </w:r>
      <w:r w:rsidR="00467E90">
        <w:rPr>
          <w:rFonts w:ascii="Times New Roman" w:hAnsi="Times New Roman" w:cs="Times New Roman"/>
        </w:rPr>
        <w:t xml:space="preserve">For example, if the initial frequency of underlying alleles is 0.5, then each locus is equally likely to drift upward as it is to drift downward, resulting in no </w:t>
      </w:r>
      <w:proofErr w:type="spellStart"/>
      <w:r w:rsidR="00467E90">
        <w:rPr>
          <w:rFonts w:ascii="Times New Roman" w:hAnsi="Times New Roman" w:cs="Times New Roman"/>
        </w:rPr>
        <w:t>consistant</w:t>
      </w:r>
      <w:proofErr w:type="spellEnd"/>
      <w:r w:rsidR="00467E90">
        <w:rPr>
          <w:rFonts w:ascii="Times New Roman" w:hAnsi="Times New Roman" w:cs="Times New Roman"/>
        </w:rPr>
        <w:t xml:space="preserve"> change in </w:t>
      </w:r>
      <w:proofErr w:type="spellStart"/>
      <w:r w:rsidR="00467E90">
        <w:rPr>
          <w:rFonts w:ascii="Times New Roman" w:hAnsi="Times New Roman" w:cs="Times New Roman"/>
        </w:rPr>
        <w:t>allel</w:t>
      </w:r>
      <w:proofErr w:type="spellEnd"/>
      <w:r w:rsidR="00467E90">
        <w:rPr>
          <w:rFonts w:ascii="Times New Roman" w:hAnsi="Times New Roman" w:cs="Times New Roman"/>
        </w:rPr>
        <w:t xml:space="preserve"> frequency when averaged across all clines. </w:t>
      </w:r>
      <w:r w:rsidRPr="00353D38">
        <w:rPr>
          <w:rFonts w:ascii="Times New Roman" w:hAnsi="Times New Roman" w:cs="Times New Roman"/>
        </w:rPr>
        <w:t xml:space="preserve">Thus, the presence of multiple independent clines in the same direction (i.e. parallel clines) is strong evidence for the role of natural </w:t>
      </w:r>
      <w:r w:rsidRPr="00353D38">
        <w:rPr>
          <w:rFonts w:ascii="Times New Roman" w:hAnsi="Times New Roman" w:cs="Times New Roman"/>
        </w:rPr>
        <w:lastRenderedPageBreak/>
        <w:t xml:space="preserve">selection, as putative adaptations are unlikely to evolve repeatedly via stochastic forces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"[12]", "plainTextFormattedCitation" : "[12]", "previouslyFormattedCitation" : "[12]"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[12]</w:t>
      </w:r>
      <w:r w:rsidRPr="00353D38">
        <w:rPr>
          <w:rFonts w:ascii="Times New Roman" w:hAnsi="Times New Roman" w:cs="Times New Roman"/>
        </w:rPr>
        <w:fldChar w:fldCharType="end"/>
      </w:r>
      <w:r w:rsidRPr="00353D38">
        <w:rPr>
          <w:rFonts w:ascii="Times New Roman" w:hAnsi="Times New Roman" w:cs="Times New Roman"/>
        </w:rPr>
        <w:t>. However, when traits have a non-additive genetic basis</w:t>
      </w:r>
      <w:r w:rsidR="00890EFD">
        <w:rPr>
          <w:rFonts w:ascii="Times New Roman" w:hAnsi="Times New Roman" w:cs="Times New Roman"/>
        </w:rPr>
        <w:t xml:space="preserve">, such as with </w:t>
      </w:r>
      <w:r w:rsidRPr="00353D38">
        <w:rPr>
          <w:rFonts w:ascii="Times New Roman" w:hAnsi="Times New Roman" w:cs="Times New Roman"/>
        </w:rPr>
        <w:t xml:space="preserve">epistasis, clines may occur more frequently in a particular direction because stochastic changes in allele frequencies at one locus may have a disproportionate effect on phenotype frequencies. For example, stochastic forces have caused the repeated loss of the Mendelian inherited, </w:t>
      </w:r>
      <w:proofErr w:type="spellStart"/>
      <w:r w:rsidRPr="00353D38">
        <w:rPr>
          <w:rFonts w:ascii="Times New Roman" w:hAnsi="Times New Roman" w:cs="Times New Roman"/>
        </w:rPr>
        <w:t>epistatically</w:t>
      </w:r>
      <w:proofErr w:type="spellEnd"/>
      <w:r w:rsidRPr="00353D38">
        <w:rPr>
          <w:rFonts w:ascii="Times New Roman" w:hAnsi="Times New Roman" w:cs="Times New Roman"/>
        </w:rPr>
        <w:t xml:space="preserve"> determined short-style (S) morph from </w:t>
      </w:r>
      <w:proofErr w:type="spellStart"/>
      <w:r w:rsidRPr="00353D38">
        <w:rPr>
          <w:rFonts w:ascii="Times New Roman" w:hAnsi="Times New Roman" w:cs="Times New Roman"/>
        </w:rPr>
        <w:t>tristylous</w:t>
      </w:r>
      <w:proofErr w:type="spellEnd"/>
      <w:r w:rsidRPr="00353D38">
        <w:rPr>
          <w:rFonts w:ascii="Times New Roman" w:hAnsi="Times New Roman" w:cs="Times New Roman"/>
        </w:rPr>
        <w:t xml:space="preserve"> populations of </w:t>
      </w:r>
      <w:proofErr w:type="spellStart"/>
      <w:r w:rsidRPr="00353D38">
        <w:rPr>
          <w:rFonts w:ascii="Times New Roman" w:hAnsi="Times New Roman" w:cs="Times New Roman"/>
          <w:i/>
        </w:rPr>
        <w:t>Eichhornia</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paniculata</w:t>
      </w:r>
      <w:proofErr w:type="spellEnd"/>
      <w:r w:rsidRPr="00353D38">
        <w:rPr>
          <w:rFonts w:ascii="Times New Roman" w:hAnsi="Times New Roman" w:cs="Times New Roman"/>
        </w:rPr>
        <w:t xml:space="preserve"> in North-eastern Brazil, Jamaica, and Cuba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"ITEM-1",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"id" : "ITEM-2", "itemData" : { "author" : [ { "dropping-particle" : "", "family" : "Husband", "given" : "Brian C", "non-dropping-particle" : "", "parse-names" : false, "suffix" : "" }, { "dropping-particle" : "", "family" : "Barrett", "given" : "Spencer C H", "non-dropping-particle" : "", "parse-names" : false, "suffix" : "" } ], "container-title" : "Evolution", "id" : "ITEM-2", "issue" : "6", "issued" : { "date-parts" : [ [ "1992" ] ] }, "page" : "1875-1890", "title" : "Effective population size and genetic drift in tristylous &lt;i&gt;Eichhornia paniculata&lt;/i&gt;", "type" : "article-journal", "volume" : "46" }, "uris" : [ "http://www.mendeley.com/documents/?uuid=09f586f6-6496-48aa-90b1-47ca9d3cc583" ] }, { "id" : "ITEM-3",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"ITEM-3",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"ITEM-4",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"ITEM-4", "issued" : { "date-parts" : [ [ "2009" ] ] }, "page" : "546-556", "title" : "Evolutionary pathways to self- fertilization in a tristylous plant species", "type" : "article-journal", "volume" : "183" }, "uris" : [ "http://www.mendeley.com/documents/?uuid=be216862-03b0-4bcb-941f-d998118ed9c6" ] }, { "id" : "ITEM-5", "itemData" : { "ISSN" : "0265-072X", "abstract" : "'In their manner of fertilization a more remarkable case than can, perhaps, be found in any other plant or animal. Three plainly different forms occur: each of these is an hermaphrod.ite, each is distinct in its female organs from the other two forms, and each is furnished with two sets of stamens or males differing from each other in appearance and function. In short, nature has ordained a most complex marriage-arrangement, namely a triple union between three hermaphrodites' (Charles Darwin 1865: 169, describing tristylous Lythrum species.)", "author" : [ { "dropping-particle" : "", "family" : "Barrett", "given" : "Spencer C H", "non-dropping-particle" : "", "parse-names" : false, "suffix" : "" } ], "container-title" : "Oxford Surveys in Evolutionary Biology", "id" : "ITEM-5", "issued" : { "date-parts" : [ [ "1993" ] ] }, "page" : "283-326", "title" : "The evolutionary biology of tristyly", "type" : "chapter" }, "uris" : [ "http://www.mendeley.com/documents/?uuid=a5e0ac1d-145b-41b0-a379-c9c52cb8c3b0" ] } ], "mendeley" : { "formattedCitation" : "[13\u201317]", "plainTextFormattedCitation" : "[13\u201317]", "previouslyFormattedCitation" : "[13\u201317]"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[13–17]</w:t>
      </w:r>
      <w:r w:rsidRPr="00353D38">
        <w:rPr>
          <w:rFonts w:ascii="Times New Roman" w:hAnsi="Times New Roman" w:cs="Times New Roman"/>
        </w:rPr>
        <w:fldChar w:fldCharType="end"/>
      </w:r>
      <w:r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r w:rsidRPr="00353D38">
        <w:rPr>
          <w:rFonts w:ascii="Times New Roman" w:hAnsi="Times New Roman" w:cs="Times New Roman"/>
        </w:rPr>
        <w:t>clines</w:t>
      </w:r>
      <w:r w:rsidR="00F96AA1">
        <w:rPr>
          <w:rFonts w:ascii="Times New Roman" w:hAnsi="Times New Roman" w:cs="Times New Roman"/>
        </w:rPr>
        <w:t>, or stronger clines,</w:t>
      </w:r>
      <w:r w:rsidRPr="00353D38">
        <w:rPr>
          <w:rFonts w:ascii="Times New Roman" w:hAnsi="Times New Roman" w:cs="Times New Roman"/>
        </w:rPr>
        <w:t xml:space="preserve"> than would be expected </w:t>
      </w:r>
      <w:r w:rsidR="00BB3566">
        <w:rPr>
          <w:rFonts w:ascii="Times New Roman" w:hAnsi="Times New Roman" w:cs="Times New Roman"/>
        </w:rPr>
        <w:t>by</w:t>
      </w:r>
      <w:r w:rsidR="00BB3566" w:rsidRPr="00353D38">
        <w:rPr>
          <w:rFonts w:ascii="Times New Roman" w:hAnsi="Times New Roman" w:cs="Times New Roman"/>
        </w:rPr>
        <w:t xml:space="preserve"> </w:t>
      </w:r>
      <w:r w:rsidRPr="00353D38">
        <w:rPr>
          <w:rFonts w:ascii="Times New Roman" w:hAnsi="Times New Roman" w:cs="Times New Roman"/>
        </w:rPr>
        <w:t>the effects of drift</w:t>
      </w:r>
      <w:r w:rsidR="00BB3566">
        <w:rPr>
          <w:rFonts w:ascii="Times New Roman" w:hAnsi="Times New Roman" w:cs="Times New Roman"/>
        </w:rPr>
        <w:t xml:space="preserve"> alone</w:t>
      </w:r>
      <w:r w:rsidRPr="00353D38">
        <w:rPr>
          <w:rFonts w:ascii="Times New Roman" w:hAnsi="Times New Roman" w:cs="Times New Roman"/>
        </w:rPr>
        <w:t xml:space="preserve">. </w:t>
      </w:r>
      <w:r w:rsidRPr="0072287E">
        <w:rPr>
          <w:rFonts w:ascii="Times New Roman" w:hAnsi="Times New Roman" w:cs="Times New Roman"/>
        </w:rPr>
        <w:t xml:space="preserve">Studies exploring </w:t>
      </w:r>
      <w:r w:rsidR="0072287E">
        <w:rPr>
          <w:rFonts w:ascii="Times New Roman" w:hAnsi="Times New Roman" w:cs="Times New Roman"/>
        </w:rPr>
        <w:t>genetic and phenotypic evolution</w:t>
      </w:r>
      <w:r w:rsidRPr="0072287E">
        <w:rPr>
          <w:rFonts w:ascii="Times New Roman" w:hAnsi="Times New Roman" w:cs="Times New Roman"/>
        </w:rPr>
        <w:t xml:space="preserve"> across replicate</w:t>
      </w:r>
      <w:r w:rsidR="0072287E">
        <w:rPr>
          <w:rFonts w:ascii="Times New Roman" w:hAnsi="Times New Roman" w:cs="Times New Roman"/>
        </w:rPr>
        <w:t xml:space="preserve">d environmental </w:t>
      </w:r>
      <w:r w:rsidRPr="0072287E">
        <w:rPr>
          <w:rFonts w:ascii="Times New Roman" w:hAnsi="Times New Roman" w:cs="Times New Roman"/>
        </w:rPr>
        <w:t>gradients</w:t>
      </w:r>
      <w:r w:rsidR="0072287E">
        <w:rPr>
          <w:rFonts w:ascii="Times New Roman" w:hAnsi="Times New Roman" w:cs="Times New Roman"/>
        </w:rPr>
        <w:t>,</w:t>
      </w:r>
      <w:r w:rsidRPr="0072287E">
        <w:rPr>
          <w:rFonts w:ascii="Times New Roman" w:hAnsi="Times New Roman" w:cs="Times New Roman"/>
        </w:rPr>
        <w:t xml:space="preserve"> </w:t>
      </w:r>
      <w:r w:rsidR="0072287E">
        <w:rPr>
          <w:rFonts w:ascii="Times New Roman" w:hAnsi="Times New Roman" w:cs="Times New Roman"/>
        </w:rPr>
        <w:t xml:space="preserve">while </w:t>
      </w:r>
      <w:r w:rsidRPr="0072287E">
        <w:rPr>
          <w:rFonts w:ascii="Times New Roman" w:hAnsi="Times New Roman" w:cs="Times New Roman"/>
        </w:rPr>
        <w:t>considerin</w:t>
      </w:r>
      <w:r w:rsidR="0072287E">
        <w:rPr>
          <w:rFonts w:ascii="Times New Roman" w:hAnsi="Times New Roman" w:cs="Times New Roman"/>
        </w:rPr>
        <w:t>g</w:t>
      </w:r>
      <w:r w:rsidRPr="0072287E">
        <w:rPr>
          <w:rFonts w:ascii="Times New Roman" w:hAnsi="Times New Roman" w:cs="Times New Roman"/>
        </w:rPr>
        <w:t xml:space="preserve"> the genetic architecture of the trait</w:t>
      </w:r>
      <w:r w:rsidR="0072287E">
        <w:rPr>
          <w:rFonts w:ascii="Times New Roman" w:hAnsi="Times New Roman" w:cs="Times New Roman"/>
        </w:rPr>
        <w:t xml:space="preserve"> </w:t>
      </w:r>
      <w:r w:rsidRPr="0072287E">
        <w:rPr>
          <w:rFonts w:ascii="Times New Roman" w:hAnsi="Times New Roman" w:cs="Times New Roman"/>
        </w:rPr>
        <w:t>in question</w:t>
      </w:r>
      <w:r w:rsidR="0072287E">
        <w:rPr>
          <w:rFonts w:ascii="Times New Roman" w:hAnsi="Times New Roman" w:cs="Times New Roman"/>
        </w:rPr>
        <w:t>,</w:t>
      </w:r>
      <w:r w:rsidRPr="0072287E">
        <w:rPr>
          <w:rFonts w:ascii="Times New Roman" w:hAnsi="Times New Roman" w:cs="Times New Roman"/>
        </w:rPr>
        <w:t xml:space="preserve"> would provide the strongest test of the relative contribution</w:t>
      </w:r>
      <w:r w:rsidR="0072287E">
        <w:rPr>
          <w:rFonts w:ascii="Times New Roman" w:hAnsi="Times New Roman" w:cs="Times New Roman"/>
        </w:rPr>
        <w:t>s</w:t>
      </w:r>
      <w:r w:rsidRPr="0072287E">
        <w:rPr>
          <w:rFonts w:ascii="Times New Roman" w:hAnsi="Times New Roman" w:cs="Times New Roman"/>
        </w:rPr>
        <w:t xml:space="preserve"> of drift, selection, and</w:t>
      </w:r>
      <w:r w:rsidRPr="00353D38">
        <w:rPr>
          <w:rFonts w:ascii="Times New Roman" w:hAnsi="Times New Roman" w:cs="Times New Roman"/>
        </w:rPr>
        <w:t xml:space="preserve"> gene flow in the formation of parallel clines.</w:t>
      </w:r>
    </w:p>
    <w:p w14:paraId="22E2CFDA" w14:textId="1D72CE72" w:rsidR="00695730" w:rsidRPr="00353D38" w:rsidRDefault="00695730" w:rsidP="00695730">
      <w:pPr>
        <w:spacing w:line="480" w:lineRule="auto"/>
        <w:ind w:firstLine="360"/>
        <w:rPr>
          <w:rFonts w:ascii="Times New Roman" w:hAnsi="Times New Roman" w:cs="Times New Roman"/>
        </w:rPr>
      </w:pPr>
      <w:commentRangeStart w:id="5"/>
      <w:commentRangeStart w:id="6"/>
      <w:r w:rsidRPr="00353D38">
        <w:rPr>
          <w:rFonts w:ascii="Times New Roman" w:hAnsi="Times New Roman" w:cs="Times New Roman"/>
        </w:rPr>
        <w:t>Urbanization</w:t>
      </w:r>
      <w:commentRangeEnd w:id="5"/>
      <w:r w:rsidRPr="00353D38">
        <w:rPr>
          <w:rStyle w:val="CommentReference"/>
          <w:rFonts w:ascii="Times New Roman" w:hAnsi="Times New Roman" w:cs="Times New Roman"/>
          <w:sz w:val="24"/>
          <w:szCs w:val="24"/>
        </w:rPr>
        <w:commentReference w:id="5"/>
      </w:r>
      <w:commentRangeEnd w:id="6"/>
      <w:r w:rsidRPr="00353D38">
        <w:rPr>
          <w:rStyle w:val="CommentReference"/>
          <w:rFonts w:ascii="Times New Roman" w:hAnsi="Times New Roman" w:cs="Times New Roman"/>
          <w:sz w:val="24"/>
          <w:szCs w:val="24"/>
        </w:rPr>
        <w:commentReference w:id="6"/>
      </w:r>
      <w:r w:rsidRPr="00353D38">
        <w:rPr>
          <w:rFonts w:ascii="Times New Roman" w:hAnsi="Times New Roman" w:cs="Times New Roman"/>
        </w:rPr>
        <w:t xml:space="preserve"> is one of the most widespread human disturbances on earth and it provides an excellent large-scale replicated system to </w:t>
      </w:r>
      <w:r w:rsidR="000B2C50">
        <w:rPr>
          <w:rFonts w:ascii="Times New Roman" w:hAnsi="Times New Roman" w:cs="Times New Roman"/>
        </w:rPr>
        <w:t>understand</w:t>
      </w:r>
      <w:r w:rsidR="000B2C50" w:rsidRPr="00353D38">
        <w:rPr>
          <w:rFonts w:ascii="Times New Roman" w:hAnsi="Times New Roman" w:cs="Times New Roman"/>
        </w:rPr>
        <w:t xml:space="preserve"> </w:t>
      </w:r>
      <w:r w:rsidRPr="00353D38">
        <w:rPr>
          <w:rFonts w:ascii="Times New Roman" w:hAnsi="Times New Roman" w:cs="Times New Roman"/>
        </w:rPr>
        <w:t xml:space="preserve">how adaptive and non-adaptive evolutionary processes contribute to the formation of parallel clines. Urban environments continue to expand across the globe and are a leading cause of species extinction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"10.1146/annurev-environ-100809-125336", "ISBN" : "1543-5938 1545-2050", "ISSN" : "1543-5938", "abstract" : "Contemporary urbanization differs from historical patterns of urban growth in terms of scale, rate, location, form, and function. This re- view discusses the characteristics of contemporary urbanization and the roles of urban planning, governance, agglomeration, and globalization forces in driving and shaping the relationship between urbanization and the environment. We highlight recent research on urbanization and global change in the context of sustainability as well as opportu- nities for bundling urban development efforts, climate mitigation, and adaptation strategies to create synergies to transition to sustainability. We conclude with an analysis of global greenhouse gas emissions un- der different scenarios of future urbanization growth and discuss their implications. 167", "author" : [ { "dropping-particle" : "", "family" : "Seto", "given" : "Karen C", "non-dropping-particle" : "", "parse-names" : false, "suffix" : "" }, { "dropping-particle" : "", "family" : "S\u00e1nchez-Rodr\u00edguez", "given" : "Roberto", "non-dropping-particle" : "", "parse-names" : false, "suffix" : "" }, { "dropping-particle" : "", "family" : "Fragkias", "given" : "Michail", "non-dropping-particle" : "", "parse-names" : false, "suffix" : "" } ], "container-title" : "Annual Review of Environment and Resources", "id" : "ITEM-1", "issued" : { "date-parts" : [ [ "2010" ] ] }, "page" : "167-194", "title" : "The new geography of contemporary urbanization and the environment", "type" : "article-journal", "volume" : "35" }, "uris" : [ "http://www.mendeley.com/documents/?uuid=16391303-f42f-45fa-addb-6801195dfb97" ] }, { "id" : "ITEM-2",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"ITEM-2", "issue" : "3", "issued" : { "date-parts" : [ [ "2006" ] ] }, "page" : "247-260", "title" : "Urbanization as a major cause of biotic homogenization", "type" : "article-journal", "volume" : "127" }, "uris" : [ "http://www.mendeley.com/documents/?uuid=51dbb637-3c0a-4f26-8f7c-45e2ffbb57af" ] } ], "mendeley" : { "formattedCitation" : "[18,19]", "plainTextFormattedCitation" : "[18,19]", "previouslyFormattedCitation" : "[18,19]"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[18,19]</w:t>
      </w:r>
      <w:r w:rsidRPr="00353D38">
        <w:rPr>
          <w:rFonts w:ascii="Times New Roman" w:hAnsi="Times New Roman" w:cs="Times New Roman"/>
        </w:rPr>
        <w:fldChar w:fldCharType="end"/>
      </w:r>
      <w:r w:rsidRPr="00353D38">
        <w:rPr>
          <w:rFonts w:ascii="Times New Roman" w:hAnsi="Times New Roman" w:cs="Times New Roman"/>
        </w:rPr>
        <w:t>, stimulating research into how they alter the evolutionary processes that enable species to persist under these drastically altered environment</w:t>
      </w:r>
      <w:r w:rsidR="000B2C50">
        <w:rPr>
          <w:rFonts w:ascii="Times New Roman" w:hAnsi="Times New Roman" w:cs="Times New Roman"/>
        </w:rPr>
        <w:t>s</w:t>
      </w:r>
      <w:r w:rsidRPr="00353D38">
        <w:rPr>
          <w:rFonts w:ascii="Times New Roman" w:hAnsi="Times New Roman" w:cs="Times New Roman"/>
        </w:rPr>
        <w:t>. The widespread fragmentation associated with urbanization has resulted in gradients in the strength of genetic drift and gene flow. For example, urban fragmentation has reduced genetic diversity among urban populations of white-footed mice (</w:t>
      </w:r>
      <w:proofErr w:type="spellStart"/>
      <w:r w:rsidRPr="00353D38">
        <w:rPr>
          <w:rFonts w:ascii="Times New Roman" w:hAnsi="Times New Roman" w:cs="Times New Roman"/>
          <w:i/>
        </w:rPr>
        <w:t>Peromyscus</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leucopus</w:t>
      </w:r>
      <w:proofErr w:type="spellEnd"/>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"10.1111/j.1365-294X.2012.05476.x", "ISBN" : "0962-1083", "ISSN" : "09621083", "PMID" : "22320856", "abstract" : "In this study, I examine the influence of urban canopy cover on gene flow between 15 white-footed mouse (Peromyscus leucopus) populations in New York City parklands. Parks in the urban core are often highly fragmented, leading to rapid genetic differentiation of relatively nonvagile species. However, a diverse array of 'green' spaces may provide dispersal corridors through 'grey' urban infrastructure. I identify urban landscape features that promote genetic connectivity in an urban environment and compare the success of two different landscape connectivity approaches at explaining gene flow. Gene flow was associated with 'effective distances' between populations that were calculated based on per cent tree canopy cover using two different approaches: (i) isolation by effective distance (IED) that calculates the single best pathway to minimize passage through high-resistance (i.e. low canopy cover) areas, and (ii) isolation by resistance (IBR), an implementation of circuit theory that identifies all low-resistance paths through the landscape. IBR, but not IED, models were significantly associated with three measures of gene flow (Nm from F(ST) , BayesAss+ and Migrate-n) after factoring out the influence of isolation by distance using partial Mantel tests. Predicted corridors for gene flow between city parks were largely narrow, linear parklands or vegetated spaces that are not managed for wildlife, such as cemeteries and roadway medians. These results have implications for understanding the impacts of urbanization trends on native wildlife, as well as for urban reforestation efforts that aim to improve urban ecosystem processes.", "author" : [ { "dropping-particle" : "", "family" : "Munshi-South", "given" : "Jason", "non-dropping-particle" : "", "parse-names" : false, "suffix" : "" } ], "container-title" : "Molecular Ecology", "id" : "ITEM-2", "issue" : "6", "issued" : { "date-parts" : [ [ "2012" ] ] }, "page" : "1360-1378", "title" : "Urban landscape genetics: Canopy cover predicts gene flow between white-footed mouse (&lt;i&gt;Peromyscus leucopus&lt;/i&gt;) populations in New York City", "type" : "article-journal", "volume" : "21" }, "uris" : [ "http://www.mendeley.com/documents/?uuid=59b705f8-d5ea-48f1-b0aa-45455fdee979" ] }, { "id" : "ITEM-3",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"ITEM-3",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"mendeley" : { "formattedCitation" : "[20\u201322]", "plainTextFormattedCitation" : "[20\u201322]", "previouslyFormattedCitation" : "[20\u201322]"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[20–22]</w:t>
      </w:r>
      <w:r w:rsidRPr="00353D38">
        <w:rPr>
          <w:rFonts w:ascii="Times New Roman" w:hAnsi="Times New Roman" w:cs="Times New Roman"/>
        </w:rPr>
        <w:fldChar w:fldCharType="end"/>
      </w:r>
      <w:r w:rsidR="0039649B">
        <w:rPr>
          <w:rFonts w:ascii="Times New Roman" w:hAnsi="Times New Roman" w:cs="Times New Roman"/>
        </w:rPr>
        <w:t>,</w:t>
      </w:r>
      <w:r w:rsidRPr="00353D38">
        <w:rPr>
          <w:rFonts w:ascii="Times New Roman" w:hAnsi="Times New Roman" w:cs="Times New Roman"/>
        </w:rPr>
        <w:t xml:space="preserve"> and fire salamanders (</w:t>
      </w:r>
      <w:proofErr w:type="spellStart"/>
      <w:r w:rsidRPr="00353D38">
        <w:rPr>
          <w:rFonts w:ascii="Times New Roman" w:hAnsi="Times New Roman" w:cs="Times New Roman"/>
          <w:i/>
        </w:rPr>
        <w:t>Salamandra</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lastRenderedPageBreak/>
        <w:t>salamandra</w:t>
      </w:r>
      <w:proofErr w:type="spellEnd"/>
      <w:r w:rsidRPr="00353D38">
        <w:rPr>
          <w:rFonts w:ascii="Times New Roman" w:hAnsi="Times New Roman" w:cs="Times New Roman"/>
        </w:rPr>
        <w:t xml:space="preserve">) in Oviedo, Spain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"[23]",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[23]</w:t>
      </w:r>
      <w:r w:rsidRPr="00353D38">
        <w:rPr>
          <w:rFonts w:ascii="Times New Roman" w:hAnsi="Times New Roman" w:cs="Times New Roman"/>
        </w:rPr>
        <w:fldChar w:fldCharType="end"/>
      </w:r>
      <w:r w:rsidR="00BB3566">
        <w:rPr>
          <w:rFonts w:ascii="Times New Roman" w:hAnsi="Times New Roman" w:cs="Times New Roman"/>
        </w:rPr>
        <w:t>,</w:t>
      </w:r>
      <w:r w:rsidRPr="00353D38">
        <w:rPr>
          <w:rFonts w:ascii="Times New Roman" w:hAnsi="Times New Roman" w:cs="Times New Roman"/>
        </w:rPr>
        <w:t xml:space="preserve"> due to increased genetic drift and reduced gene flow among urban populations. While the influence of urbanization on non-adaptive evolutionary processes is well-studied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"[24]", "plainTextFormattedCitation" : "[24]", "previouslyFormattedCitation" : "[24]"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[24]</w:t>
      </w:r>
      <w:r w:rsidRPr="00353D38">
        <w:rPr>
          <w:rFonts w:ascii="Times New Roman" w:hAnsi="Times New Roman" w:cs="Times New Roman"/>
        </w:rPr>
        <w:fldChar w:fldCharType="end"/>
      </w:r>
      <w:r w:rsidRPr="00353D38">
        <w:rPr>
          <w:rFonts w:ascii="Times New Roman" w:hAnsi="Times New Roman" w:cs="Times New Roman"/>
        </w:rPr>
        <w:t xml:space="preserve">, evidence is emerging that urban environments alter natural selection and species adaptation. </w:t>
      </w:r>
      <w:r w:rsidR="00C1315B">
        <w:rPr>
          <w:rFonts w:ascii="Times New Roman" w:hAnsi="Times New Roman" w:cs="Times New Roman"/>
        </w:rPr>
        <w:t>Despite these advances, t</w:t>
      </w:r>
      <w:r w:rsidR="0039649B">
        <w:rPr>
          <w:rFonts w:ascii="Times New Roman" w:hAnsi="Times New Roman" w:cs="Times New Roman"/>
        </w:rPr>
        <w:t xml:space="preserve">he relative roles of selection, drift and gene flow in affecting the evolution of populations in urban environments </w:t>
      </w:r>
      <w:r w:rsidR="002506BF">
        <w:rPr>
          <w:rFonts w:ascii="Times New Roman" w:hAnsi="Times New Roman" w:cs="Times New Roman"/>
        </w:rPr>
        <w:t>is presently</w:t>
      </w:r>
      <w:r w:rsidR="0039649B">
        <w:rPr>
          <w:rFonts w:ascii="Times New Roman" w:hAnsi="Times New Roman" w:cs="Times New Roman"/>
        </w:rPr>
        <w:t xml:space="preserve"> unknown.</w:t>
      </w:r>
    </w:p>
    <w:p w14:paraId="724C9591" w14:textId="1EE72B6F"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 environments are associated with variation in </w:t>
      </w:r>
      <w:r w:rsidR="00BB3566">
        <w:rPr>
          <w:rFonts w:ascii="Times New Roman" w:hAnsi="Times New Roman" w:cs="Times New Roman"/>
        </w:rPr>
        <w:t xml:space="preserve">numerous </w:t>
      </w:r>
      <w:r w:rsidRPr="00353D38">
        <w:rPr>
          <w:rFonts w:ascii="Times New Roman" w:hAnsi="Times New Roman" w:cs="Times New Roman"/>
        </w:rPr>
        <w:t xml:space="preserve">biotic and abiotic factors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"id" : "ITEM-2", "itemData" : { "DOI" : "10.3732/ajb.1500386", "PMID" : "26620097", "author" : [ { "dropping-particle" : "", "family" : "Johnson", "given" : "Marc T J", "non-dropping-particle" : "", "parse-names" : false, "suffix" : "" }, { "dropping-particle" : "", "family" : "Thompson", "given" : "Ken A", "non-dropping-particle" : "", "parse-names" : false, "suffix" : "" }, { "dropping-particle" : "", "family" : "Saini", "given" : "Hargurdeep S", "non-dropping-particle" : "", "parse-names" : false, "suffix" : "" } ], "container-title" : "American journal of botany", "id" : "ITEM-2", "issue" : "12", "issued" : { "date-parts" : [ [ "2015", "12" ] ] }, "page" : "1951-1953", "title" : "Plant evolution in the urban jungle.", "type" : "article-journal", "volume" : "102" }, "uris" : [ "http://www.mendeley.com/documents/?uuid=97583974-e522-4d72-8507-b3fe503f22a5" ] } ], "mendeley" : { "formattedCitation" : "[19,25]", "plainTextFormattedCitation" : "[19,25]", "previouslyFormattedCitation" : "[19,25]"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[19,25]</w:t>
      </w:r>
      <w:r w:rsidRPr="00353D38">
        <w:rPr>
          <w:rFonts w:ascii="Times New Roman" w:hAnsi="Times New Roman" w:cs="Times New Roman"/>
        </w:rPr>
        <w:fldChar w:fldCharType="end"/>
      </w:r>
      <w:r w:rsidRPr="00353D38">
        <w:rPr>
          <w:rFonts w:ascii="Times New Roman" w:hAnsi="Times New Roman" w:cs="Times New Roman"/>
        </w:rPr>
        <w:t xml:space="preserve">, many of which </w:t>
      </w:r>
      <w:r w:rsidR="00110B09">
        <w:rPr>
          <w:rFonts w:ascii="Times New Roman" w:hAnsi="Times New Roman" w:cs="Times New Roman"/>
        </w:rPr>
        <w:t>may be</w:t>
      </w:r>
      <w:r w:rsidRPr="00353D38">
        <w:rPr>
          <w:rFonts w:ascii="Times New Roman" w:hAnsi="Times New Roman" w:cs="Times New Roman"/>
        </w:rPr>
        <w:t xml:space="preserve"> </w:t>
      </w:r>
      <w:r w:rsidR="00110B09">
        <w:rPr>
          <w:rFonts w:ascii="Times New Roman" w:hAnsi="Times New Roman" w:cs="Times New Roman"/>
        </w:rPr>
        <w:t xml:space="preserve">potent </w:t>
      </w:r>
      <w:r w:rsidRPr="00353D38">
        <w:rPr>
          <w:rFonts w:ascii="Times New Roman" w:hAnsi="Times New Roman" w:cs="Times New Roman"/>
        </w:rPr>
        <w:t xml:space="preserve">agents of selection </w:t>
      </w:r>
      <w:r w:rsidR="00110B09">
        <w:rPr>
          <w:rFonts w:ascii="Times New Roman" w:hAnsi="Times New Roman" w:cs="Times New Roman"/>
        </w:rPr>
        <w:t>on urban-dwelling</w:t>
      </w:r>
      <w:r w:rsidRPr="00353D38">
        <w:rPr>
          <w:rFonts w:ascii="Times New Roman" w:hAnsi="Times New Roman" w:cs="Times New Roman"/>
        </w:rPr>
        <w:t xml:space="preserve"> taxa. For example, selection associated with urbanization has driven parallel evolution of pollution resistance in </w:t>
      </w:r>
      <w:r w:rsidR="00110B09">
        <w:rPr>
          <w:rFonts w:ascii="Times New Roman" w:hAnsi="Times New Roman" w:cs="Times New Roman"/>
        </w:rPr>
        <w:t xml:space="preserve">the </w:t>
      </w:r>
      <w:r w:rsidRPr="00353D38">
        <w:rPr>
          <w:rFonts w:ascii="Times New Roman" w:hAnsi="Times New Roman" w:cs="Times New Roman"/>
        </w:rPr>
        <w:t>Atlantic Killifish (</w:t>
      </w:r>
      <w:proofErr w:type="spellStart"/>
      <w:r w:rsidRPr="00353D38">
        <w:rPr>
          <w:rFonts w:ascii="Times New Roman" w:hAnsi="Times New Roman" w:cs="Times New Roman"/>
          <w:i/>
        </w:rPr>
        <w:t>Fundulus</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heteroclitus</w:t>
      </w:r>
      <w:proofErr w:type="spellEnd"/>
      <w:r w:rsidRPr="00353D38">
        <w:rPr>
          <w:rFonts w:ascii="Times New Roman" w:hAnsi="Times New Roman" w:cs="Times New Roman"/>
        </w:rPr>
        <w:t xml:space="preser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"[26]", "plainTextFormattedCitation" : "[26]", "previouslyFormattedCitation" : "[26]"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[26]</w:t>
      </w:r>
      <w:r w:rsidRPr="00353D38">
        <w:rPr>
          <w:rFonts w:ascii="Times New Roman" w:hAnsi="Times New Roman" w:cs="Times New Roman"/>
        </w:rPr>
        <w:fldChar w:fldCharType="end"/>
      </w:r>
      <w:r w:rsidR="00110B09">
        <w:rPr>
          <w:rFonts w:ascii="Times New Roman" w:hAnsi="Times New Roman" w:cs="Times New Roman"/>
        </w:rPr>
        <w:t>,</w:t>
      </w:r>
      <w:r w:rsidRPr="00353D38">
        <w:rPr>
          <w:rFonts w:ascii="Times New Roman" w:hAnsi="Times New Roman" w:cs="Times New Roman"/>
        </w:rPr>
        <w:t xml:space="preserve"> and greater thermal tolerance in </w:t>
      </w:r>
      <w:r w:rsidR="00110B09">
        <w:rPr>
          <w:rFonts w:ascii="Times New Roman" w:hAnsi="Times New Roman" w:cs="Times New Roman"/>
        </w:rPr>
        <w:t xml:space="preserve">the </w:t>
      </w:r>
      <w:r w:rsidRPr="00353D38">
        <w:rPr>
          <w:rFonts w:ascii="Times New Roman" w:hAnsi="Times New Roman" w:cs="Times New Roman"/>
        </w:rPr>
        <w:t>Acorn ant  (</w:t>
      </w:r>
      <w:proofErr w:type="spellStart"/>
      <w:r w:rsidRPr="00353D38">
        <w:rPr>
          <w:rFonts w:ascii="Times New Roman" w:hAnsi="Times New Roman" w:cs="Times New Roman"/>
          <w:i/>
        </w:rPr>
        <w:t>Temnothorax</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curvispinosus</w:t>
      </w:r>
      <w:proofErr w:type="spellEnd"/>
      <w:r w:rsidRPr="00353D38">
        <w:rPr>
          <w:rFonts w:ascii="Times New Roman" w:hAnsi="Times New Roman" w:cs="Times New Roman"/>
        </w:rPr>
        <w:t xml:space="preserve">) populations across multiple cities in the United States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"10.1093/biolinnean/blw047", "ISSN" : "0024-4066", "author" : [ { "dropping-particle" : "", "family" : "Diamond", "given" : "Sarah E", "non-dropping-particle" : "", "parse-names" : false, "suffix" : "" }, { "dropping-particle" : "", "family" : "Chick", "given" : "Lacy", "non-dropping-particle" : "", "parse-names" : false, "suffix" : "" }, { "dropping-particle" : "", "family" : "Perez", "given" : "A B E", "non-dropping-particle" : "", "parse-names" : false, "suffix" : "" }, { "dropping-particle" : "", "family" : "Strickler", "given" : "Stephanie A", "non-dropping-particle" : "", "parse-names" : false, "suffix" : "" }, { "dropping-particle" : "", "family" : "Martin", "given" : "Ryan A", "non-dropping-particle" : "", "parse-names" : false, "suffix" : "" } ], "container-title" : "Biological Journal of the Linnean Society", "id" : "ITEM-1", "issued" : { "date-parts" : [ [ "2017" ] ] }, "page" : "248-257", "title" : "Rapid evolution of ant thermal tolerance across an urban-rural temperature cline", "type" : "article-journal", "volume" : "121" }, "uris" : [ "http://www.mendeley.com/documents/?uuid=45aca313-6492-464a-8165-9fb21296fdd8" ] }, { "id" : "ITEM-2",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"ITEM-2", "issued" : { "date-parts" : [ [ "2018" ] ] }, "title" : "Parallel evolution of thermal limits and sub-lethal performance in acorn ants\u2014a test across multiple cities", "type" : "article-journal" }, "uris" : [ "http://www.mendeley.com/documents/?uuid=3a7d151e-f835-4e64-8ba2-605483a6d6bb" ] } ], "mendeley" : { "formattedCitation" : "[27,28]", "plainTextFormattedCitation" : "[27,28]", "previouslyFormattedCitation" : "[27,28]"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[27,28]</w:t>
      </w:r>
      <w:r w:rsidRPr="00353D38">
        <w:rPr>
          <w:rFonts w:ascii="Times New Roman" w:hAnsi="Times New Roman" w:cs="Times New Roman"/>
        </w:rPr>
        <w:fldChar w:fldCharType="end"/>
      </w:r>
      <w:r w:rsidRPr="00353D38">
        <w:rPr>
          <w:rFonts w:ascii="Times New Roman" w:hAnsi="Times New Roman" w:cs="Times New Roman"/>
        </w:rPr>
        <w:t xml:space="preserve">. Recently, Thompson </w:t>
      </w:r>
      <w:r w:rsidRPr="00353D38">
        <w:rPr>
          <w:rFonts w:ascii="Times New Roman" w:hAnsi="Times New Roman" w:cs="Times New Roman"/>
          <w:i/>
        </w:rPr>
        <w:t xml:space="preserve">et al. </w:t>
      </w:r>
      <w:r w:rsidRPr="00353D38">
        <w:rPr>
          <w:rFonts w:ascii="Times New Roman" w:hAnsi="Times New Roman" w:cs="Times New Roman"/>
        </w:rPr>
        <w:t xml:space="preserve">(2016) identified parallel urban-rural clines in the frequency of plants producing hydrogen cyanide (i.e.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HCN)—a potent </w:t>
      </w:r>
      <w:proofErr w:type="spellStart"/>
      <w:r w:rsidRPr="00353D38">
        <w:rPr>
          <w:rFonts w:ascii="Times New Roman" w:hAnsi="Times New Roman" w:cs="Times New Roman"/>
        </w:rPr>
        <w:t>antiherbivore</w:t>
      </w:r>
      <w:proofErr w:type="spellEnd"/>
      <w:r w:rsidRPr="00353D38">
        <w:rPr>
          <w:rFonts w:ascii="Times New Roman" w:hAnsi="Times New Roman" w:cs="Times New Roman"/>
        </w:rPr>
        <w:t xml:space="preserve"> defence—in populations of white clover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[29]</w:t>
      </w:r>
      <w:r w:rsidRPr="00353D38">
        <w:rPr>
          <w:rFonts w:ascii="Times New Roman" w:hAnsi="Times New Roman" w:cs="Times New Roman"/>
        </w:rPr>
        <w:fldChar w:fldCharType="end"/>
      </w:r>
      <w:r w:rsidRPr="00353D38">
        <w:rPr>
          <w:rFonts w:ascii="Times New Roman" w:hAnsi="Times New Roman" w:cs="Times New Roman"/>
        </w:rPr>
        <w:t xml:space="preserve">. While the authors identified lower winter surface temperatures in urban populations as a putative selective agent structuring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they did not consider the alternative hypothesis that these clines could be caused by genetic drift. In this study, we use the </w:t>
      </w:r>
      <w:r w:rsidR="00C1315B">
        <w:rPr>
          <w:rFonts w:ascii="Times New Roman" w:hAnsi="Times New Roman" w:cs="Times New Roman"/>
        </w:rPr>
        <w:t>HCN</w:t>
      </w:r>
      <w:r w:rsidR="00C1315B" w:rsidRPr="00353D38">
        <w:rPr>
          <w:rFonts w:ascii="Times New Roman" w:hAnsi="Times New Roman" w:cs="Times New Roman"/>
        </w:rPr>
        <w:t xml:space="preserve"> </w:t>
      </w:r>
      <w:r w:rsidRPr="00353D38">
        <w:rPr>
          <w:rFonts w:ascii="Times New Roman" w:hAnsi="Times New Roman" w:cs="Times New Roman"/>
        </w:rPr>
        <w:t>polymorphism in white clove as a model for exploring the conditions under which non-adaptive (e.g. genetic drift, gene flow) and adaptive (e.g. selection) processes can generate repeated clines in phenotypes with</w:t>
      </w:r>
      <w:r w:rsidR="00C1315B">
        <w:rPr>
          <w:rFonts w:ascii="Times New Roman" w:hAnsi="Times New Roman" w:cs="Times New Roman"/>
        </w:rPr>
        <w:t xml:space="preserve"> an </w:t>
      </w:r>
      <w:proofErr w:type="gramStart"/>
      <w:r w:rsidR="00C1315B">
        <w:rPr>
          <w:rFonts w:ascii="Times New Roman" w:hAnsi="Times New Roman" w:cs="Times New Roman"/>
        </w:rPr>
        <w:t xml:space="preserve">epistatic </w:t>
      </w:r>
      <w:r w:rsidRPr="00353D38">
        <w:rPr>
          <w:rFonts w:ascii="Times New Roman" w:hAnsi="Times New Roman" w:cs="Times New Roman"/>
        </w:rPr>
        <w:t xml:space="preserve"> genetic</w:t>
      </w:r>
      <w:proofErr w:type="gramEnd"/>
      <w:r w:rsidRPr="00353D38">
        <w:rPr>
          <w:rFonts w:ascii="Times New Roman" w:hAnsi="Times New Roman" w:cs="Times New Roman"/>
        </w:rPr>
        <w:t xml:space="preserve"> basis. </w:t>
      </w:r>
    </w:p>
    <w:p w14:paraId="7F12BE6E" w14:textId="25C86C1D"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White clover is native to Eurasia </w:t>
      </w:r>
      <w:r w:rsidR="000C6745">
        <w:rPr>
          <w:rFonts w:ascii="Times New Roman" w:hAnsi="Times New Roman" w:cs="Times New Roman"/>
        </w:rPr>
        <w:t>and</w:t>
      </w:r>
      <w:r w:rsidR="000C6745" w:rsidRPr="00353D38">
        <w:rPr>
          <w:rFonts w:ascii="Times New Roman" w:hAnsi="Times New Roman" w:cs="Times New Roman"/>
        </w:rPr>
        <w:t xml:space="preserve"> </w:t>
      </w:r>
      <w:r w:rsidRPr="00353D38">
        <w:rPr>
          <w:rFonts w:ascii="Times New Roman" w:hAnsi="Times New Roman" w:cs="Times New Roman"/>
        </w:rPr>
        <w:t xml:space="preserve">has been intentionally introduced into temperate regions worldwide due to its importance in agriculture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"id" : "ITEM-2", "itemData" : { "DOI" : "10.1080/01426390306531", "abstract" : "... 3900 Nuuk, Greenland. E-mail: thkj@ilisimatusarfik.gl 0142-6397 Print/1469-9710 Online/03/010041-09 \u00a9 2003 Landscape Research Group Ltd. DOI: 10.1080 / 0142639032000042770 Page 2. 42 T. Kj\u00e6rgaard land. Some were ...", "author" : [ { "dropping-particle" : "", "family" : "Kj\u00e6rgaard", "given" : "T", "non-dropping-particle" : "", "parse-names" : false, "suffix" : "" } ], "container-title" : "Landscape Research", "id" : "ITEM-2", "issue" : "1", "issued" : { "date-parts" : [ [ "2003" ] ] }, "page" : "41-49", "title" : "A plant that changed the world: the rise and fall of clover 1000-2000", "type" : "article-journal", "volume" : "28" }, "uris" : [ "http://www.mendeley.com/documents/?uuid=801a7357-0896-48bb-a8f4-139c5d25c668" ] } ], "mendeley" : { "formattedCitation" : "[30,31]", "plainTextFormattedCitation" : "[30,31]", "previouslyFormattedCitation" : "[30,31]"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[30,31]</w:t>
      </w:r>
      <w:r w:rsidRPr="00353D38">
        <w:rPr>
          <w:rFonts w:ascii="Times New Roman" w:hAnsi="Times New Roman" w:cs="Times New Roman"/>
        </w:rPr>
        <w:fldChar w:fldCharType="end"/>
      </w:r>
      <w:r w:rsidRPr="00353D38">
        <w:rPr>
          <w:rFonts w:ascii="Times New Roman" w:hAnsi="Times New Roman" w:cs="Times New Roman"/>
        </w:rPr>
        <w:t>. White clover and the cyanogenic polymorphism have a long-history of study among evolutionary biologists</w:t>
      </w:r>
      <w:r w:rsidR="00520BC4">
        <w:rPr>
          <w:rFonts w:ascii="Times New Roman" w:hAnsi="Times New Roman" w:cs="Times New Roman"/>
        </w:rPr>
        <w:t xml:space="preserve">, which has resulted in </w:t>
      </w:r>
      <w:r w:rsidR="00520BC4">
        <w:rPr>
          <w:rFonts w:ascii="Times New Roman" w:hAnsi="Times New Roman" w:cs="Times New Roman"/>
        </w:rPr>
        <w:lastRenderedPageBreak/>
        <w:t>the identification of</w:t>
      </w:r>
      <w:r w:rsidRPr="00353D38">
        <w:rPr>
          <w:rFonts w:ascii="Times New Roman" w:hAnsi="Times New Roman" w:cs="Times New Roman"/>
        </w:rPr>
        <w:t xml:space="preserve"> latitudinal, longitudinal and altitudinal clines in </w:t>
      </w:r>
      <w:r w:rsidR="00520BC4">
        <w:rPr>
          <w:rFonts w:ascii="Times New Roman" w:hAnsi="Times New Roman" w:cs="Times New Roman"/>
        </w:rPr>
        <w:t>HCN</w:t>
      </w:r>
      <w:r w:rsidR="00520BC4" w:rsidRPr="00353D38">
        <w:rPr>
          <w:rFonts w:ascii="Times New Roman" w:hAnsi="Times New Roman" w:cs="Times New Roman"/>
        </w:rPr>
        <w:t xml:space="preserve"> </w:t>
      </w:r>
      <w:r w:rsidR="00520BC4">
        <w:rPr>
          <w:rFonts w:ascii="Times New Roman" w:hAnsi="Times New Roman" w:cs="Times New Roman"/>
        </w:rPr>
        <w:t xml:space="preserve">being </w:t>
      </w:r>
      <w:r w:rsidRPr="00353D38">
        <w:rPr>
          <w:rFonts w:ascii="Times New Roman" w:hAnsi="Times New Roman" w:cs="Times New Roman"/>
        </w:rPr>
        <w:t xml:space="preserve">reported in clover’s native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"10.1038/hdy.1954.5", "ISBN" : "0018-067X", "ISSN" : "0018-067X", "author" : [ { "dropping-particle" : "", "family" : "Daday", "given" : "Hunor", "non-dropping-particle" : "", "parse-names" : false, "suffix" : "" } ], "container-title" : "Heredity", "id" : "ITEM-1", "issue" : "1940", "issued" : { "date-parts" : [ [ "1954" ] ] }, "page" : "61-78", "title" : "Gene frequencies in wild populations of &lt;i&gt;Trifolium repens&lt;/i&gt; I. Distribution by latitude", "type" : "article-journal", "volume" : "8" }, "uris" : [ "http://www.mendeley.com/documents/?uuid=7452fddd-1b42-4252-bd04-b12039f31384"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"ITEM-3", "issue" : "2", "issued" : { "date-parts" : [ [ "1976" ] ] }, "page" : "291-293", "title" : "The relationship between altitude and cyanogenesis in white clover (&lt;i&gt;Trifolium repens&lt;/i&gt;, L.)", "type" : "article-journal", "volume" : "37" }, "uris" : [ "http://www.mendeley.com/documents/?uuid=d9d18103-0b62-4489-989d-9fac35aa831f" ] } ], "mendeley" : { "formattedCitation" : "[32\u201334]", "plainTextFormattedCitation" : "[32\u201334]", "previouslyFormattedCitation" : "[32\u201334]"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[32–34]</w:t>
      </w:r>
      <w:r w:rsidRPr="00353D38">
        <w:rPr>
          <w:rFonts w:ascii="Times New Roman" w:hAnsi="Times New Roman" w:cs="Times New Roman"/>
        </w:rPr>
        <w:fldChar w:fldCharType="end"/>
      </w:r>
      <w:r w:rsidRPr="00353D38">
        <w:rPr>
          <w:rFonts w:ascii="Times New Roman" w:hAnsi="Times New Roman" w:cs="Times New Roman"/>
        </w:rPr>
        <w:t xml:space="preserve"> and non-native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"[35\u201337]", "plainTextFormattedCitation" : "[35\u201337]", "previouslyFormattedCitation" : "[35\u201337]"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[35–37]</w:t>
      </w:r>
      <w:r w:rsidRPr="00353D38">
        <w:rPr>
          <w:rFonts w:ascii="Times New Roman" w:hAnsi="Times New Roman" w:cs="Times New Roman"/>
        </w:rPr>
        <w:fldChar w:fldCharType="end"/>
      </w:r>
      <w:r w:rsidRPr="00353D38">
        <w:rPr>
          <w:rFonts w:ascii="Times New Roman" w:hAnsi="Times New Roman" w:cs="Times New Roman"/>
        </w:rPr>
        <w:t xml:space="preserve"> ranges, with higher frequencies of HCN </w:t>
      </w:r>
      <w:r w:rsidR="00520BC4">
        <w:rPr>
          <w:rFonts w:ascii="Times New Roman" w:hAnsi="Times New Roman" w:cs="Times New Roman"/>
        </w:rPr>
        <w:t>consistently found</w:t>
      </w:r>
      <w:r w:rsidR="00520BC4" w:rsidRPr="00353D38">
        <w:rPr>
          <w:rFonts w:ascii="Times New Roman" w:hAnsi="Times New Roman" w:cs="Times New Roman"/>
        </w:rPr>
        <w:t xml:space="preserve"> </w:t>
      </w:r>
      <w:r w:rsidRPr="00353D38">
        <w:rPr>
          <w:rFonts w:ascii="Times New Roman" w:hAnsi="Times New Roman" w:cs="Times New Roman"/>
        </w:rPr>
        <w:t xml:space="preserve">in populations from warmer (e.g. lower elevation and further south)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"mendeley" : { "formattedCitation" : "[38]", "plainTextFormattedCitation" : "[38]", "previouslyFormattedCitation" : "[38]"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[38]</w:t>
      </w:r>
      <w:r w:rsidRPr="00353D38">
        <w:rPr>
          <w:rFonts w:ascii="Times New Roman" w:hAnsi="Times New Roman" w:cs="Times New Roman"/>
        </w:rPr>
        <w:fldChar w:fldCharType="end"/>
      </w:r>
      <w:r w:rsidRPr="00353D38">
        <w:rPr>
          <w:rFonts w:ascii="Times New Roman" w:hAnsi="Times New Roman" w:cs="Times New Roman"/>
        </w:rPr>
        <w:t xml:space="preserve"> and drier environments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"ITEM-1",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"[39]", "plainTextFormattedCitation" : "[39]", "previouslyFormattedCitation" : "[39]"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[39]</w:t>
      </w:r>
      <w:r w:rsidRPr="00353D38">
        <w:rPr>
          <w:rFonts w:ascii="Times New Roman" w:hAnsi="Times New Roman" w:cs="Times New Roman"/>
        </w:rPr>
        <w:fldChar w:fldCharType="end"/>
      </w:r>
      <w:r w:rsidRPr="00353D38">
        <w:rPr>
          <w:rFonts w:ascii="Times New Roman" w:hAnsi="Times New Roman" w:cs="Times New Roman"/>
        </w:rPr>
        <w:t>. HCN is controlled by two independently segregating Mendelian loci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plants require a dominant allele at both loci to produce HCN. As such, this trait exhibits </w:t>
      </w:r>
      <w:commentRangeStart w:id="7"/>
      <w:commentRangeStart w:id="8"/>
      <w:r w:rsidRPr="00353D38">
        <w:rPr>
          <w:rFonts w:ascii="Times New Roman" w:hAnsi="Times New Roman" w:cs="Times New Roman"/>
        </w:rPr>
        <w:t xml:space="preserve">duplicate </w:t>
      </w:r>
      <w:commentRangeEnd w:id="7"/>
      <w:r w:rsidR="00520BC4">
        <w:rPr>
          <w:rStyle w:val="CommentReference"/>
        </w:rPr>
        <w:commentReference w:id="7"/>
      </w:r>
      <w:commentRangeEnd w:id="8"/>
      <w:r w:rsidR="008F3750">
        <w:rPr>
          <w:rStyle w:val="CommentReference"/>
        </w:rPr>
        <w:commentReference w:id="8"/>
      </w:r>
      <w:r w:rsidRPr="00353D38">
        <w:rPr>
          <w:rFonts w:ascii="Times New Roman" w:hAnsi="Times New Roman" w:cs="Times New Roman"/>
        </w:rPr>
        <w:t xml:space="preserve">recessive epistasis </w:t>
      </w:r>
      <w:r w:rsidR="00DC6D5C">
        <w:rPr>
          <w:rFonts w:ascii="Times New Roman" w:hAnsi="Times New Roman" w:cs="Times New Roman"/>
        </w:rPr>
        <w:t xml:space="preserve">(i.e. complimentary epistasis,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"[40]", "plainTextFormattedCitation" : "[40]", "previouslyFormattedCitation" : "[40]"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[40]</w:t>
      </w:r>
      <w:r w:rsidRPr="00353D38">
        <w:rPr>
          <w:rFonts w:ascii="Times New Roman" w:hAnsi="Times New Roman" w:cs="Times New Roman"/>
        </w:rPr>
        <w:fldChar w:fldCharType="end"/>
      </w:r>
      <w:r w:rsidR="00DC6D5C">
        <w:rPr>
          <w:rFonts w:ascii="Times New Roman" w:hAnsi="Times New Roman" w:cs="Times New Roman"/>
        </w:rPr>
        <w:t>)</w:t>
      </w:r>
      <w:r w:rsidRPr="00353D38">
        <w:rPr>
          <w:rFonts w:ascii="Times New Roman" w:hAnsi="Times New Roman" w:cs="Times New Roman"/>
        </w:rPr>
        <w:t xml:space="preserve"> where </w:t>
      </w:r>
      <w:proofErr w:type="spellStart"/>
      <w:r w:rsidRPr="00353D38">
        <w:rPr>
          <w:rFonts w:ascii="Times New Roman" w:hAnsi="Times New Roman" w:cs="Times New Roman"/>
        </w:rPr>
        <w:t>recessivity</w:t>
      </w:r>
      <w:proofErr w:type="spellEnd"/>
      <w:r w:rsidRPr="00353D38">
        <w:rPr>
          <w:rFonts w:ascii="Times New Roman" w:hAnsi="Times New Roman" w:cs="Times New Roman"/>
        </w:rPr>
        <w:t xml:space="preserve"> at either locus (or both) results in individuals lacking HCN (i.e.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HCN–). This genetic architecture has important consequences for how stochastic changes in allele frequencies are expected to affect the frequency of HCN: the frequency of HCN can only increase via drift if the frequency of the dominant alleles at both loci drift upward (</w:t>
      </w:r>
      <w:r w:rsidR="00F663CD">
        <w:rPr>
          <w:rFonts w:ascii="Times New Roman" w:hAnsi="Times New Roman" w:cs="Times New Roman"/>
        </w:rPr>
        <w:t>figure 1</w:t>
      </w:r>
      <w:r w:rsidRPr="00353D38">
        <w:rPr>
          <w:rFonts w:ascii="Times New Roman" w:hAnsi="Times New Roman" w:cs="Times New Roman"/>
        </w:rPr>
        <w:t xml:space="preserve">). Any other combination of frequency changes in the dominant alleles result in decreases in the frequency of HCN, making populations especially susceptible to </w:t>
      </w:r>
      <w:r w:rsidR="00520BC4">
        <w:rPr>
          <w:rFonts w:ascii="Times New Roman" w:hAnsi="Times New Roman" w:cs="Times New Roman"/>
        </w:rPr>
        <w:t xml:space="preserve">a </w:t>
      </w:r>
      <w:r w:rsidRPr="00353D38">
        <w:rPr>
          <w:rFonts w:ascii="Times New Roman" w:hAnsi="Times New Roman" w:cs="Times New Roman"/>
        </w:rPr>
        <w:t xml:space="preserve">loss of HCN via drift. </w:t>
      </w:r>
    </w:p>
    <w:p w14:paraId="0D206B63" w14:textId="2CCA9691" w:rsidR="0069573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In this paper, we develop a series of spatially-explicit, agent-based simulations to </w:t>
      </w:r>
      <w:r w:rsidR="00E63F48">
        <w:rPr>
          <w:rFonts w:ascii="Times New Roman" w:hAnsi="Times New Roman" w:cs="Times New Roman"/>
        </w:rPr>
        <w:t xml:space="preserve">assess </w:t>
      </w:r>
      <w:r w:rsidR="00E81DD0">
        <w:rPr>
          <w:rFonts w:ascii="Times New Roman" w:hAnsi="Times New Roman" w:cs="Times New Roman"/>
        </w:rPr>
        <w:t xml:space="preserve">the </w:t>
      </w:r>
      <w:r w:rsidR="00E81DD0" w:rsidRPr="00D33208">
        <w:rPr>
          <w:rFonts w:ascii="Times New Roman" w:hAnsi="Times New Roman" w:cs="Times New Roman"/>
        </w:rPr>
        <w:t xml:space="preserve">formation of spatial clines in HCN under varying levels of genetic drift, selection and </w:t>
      </w:r>
      <w:r w:rsidR="008F3750" w:rsidRPr="00D33208">
        <w:rPr>
          <w:rFonts w:ascii="Times New Roman" w:hAnsi="Times New Roman" w:cs="Times New Roman"/>
        </w:rPr>
        <w:t>gene flow</w:t>
      </w:r>
      <w:r w:rsidR="00E81DD0" w:rsidRPr="00D33208">
        <w:rPr>
          <w:rFonts w:ascii="Times New Roman" w:hAnsi="Times New Roman" w:cs="Times New Roman"/>
        </w:rPr>
        <w:t xml:space="preserve">. </w:t>
      </w:r>
      <w:r w:rsidR="00E63F48" w:rsidRPr="00D33208">
        <w:rPr>
          <w:rFonts w:ascii="Times New Roman" w:hAnsi="Times New Roman" w:cs="Times New Roman"/>
        </w:rPr>
        <w:t xml:space="preserve">We address the following specific questions: (1) </w:t>
      </w:r>
      <w:r w:rsidR="00520BC4" w:rsidRPr="00D33208">
        <w:rPr>
          <w:rFonts w:ascii="Times New Roman" w:hAnsi="Times New Roman" w:cs="Times New Roman"/>
        </w:rPr>
        <w:t xml:space="preserve">Can </w:t>
      </w:r>
      <w:r w:rsidR="00E63F48" w:rsidRPr="00D33208">
        <w:rPr>
          <w:rFonts w:ascii="Times New Roman" w:hAnsi="Times New Roman" w:cs="Times New Roman"/>
        </w:rPr>
        <w:t xml:space="preserve">genetic drift influence the formation of spatial clines in HCN? (2) </w:t>
      </w:r>
      <w:r w:rsidR="00D33208" w:rsidRPr="00D33208">
        <w:rPr>
          <w:rFonts w:ascii="Times New Roman" w:hAnsi="Times New Roman" w:cs="Times New Roman"/>
        </w:rPr>
        <w:t xml:space="preserve">How does selection affect the occurrence and strength of </w:t>
      </w:r>
      <w:proofErr w:type="spellStart"/>
      <w:r w:rsidR="00D33208" w:rsidRPr="00D33208">
        <w:rPr>
          <w:rFonts w:ascii="Times New Roman" w:hAnsi="Times New Roman" w:cs="Times New Roman"/>
        </w:rPr>
        <w:t>of</w:t>
      </w:r>
      <w:proofErr w:type="spellEnd"/>
      <w:r w:rsidR="00D33208" w:rsidRPr="00D33208">
        <w:rPr>
          <w:rFonts w:ascii="Times New Roman" w:hAnsi="Times New Roman" w:cs="Times New Roman"/>
        </w:rPr>
        <w:t xml:space="preserve"> spatial clines in HCN?</w:t>
      </w:r>
      <w:r w:rsidR="00E63F48" w:rsidRPr="00D33208">
        <w:rPr>
          <w:rFonts w:ascii="Times New Roman" w:hAnsi="Times New Roman" w:cs="Times New Roman"/>
        </w:rPr>
        <w:t xml:space="preserve"> (3) What</w:t>
      </w:r>
      <w:r w:rsidR="00E63F48">
        <w:rPr>
          <w:rFonts w:ascii="Times New Roman" w:hAnsi="Times New Roman" w:cs="Times New Roman"/>
        </w:rPr>
        <w:t xml:space="preserve"> are the interactive effects of genetic drift and selection in the formation of clines in HCN? In all simulations used to address the questions above, we </w:t>
      </w:r>
      <w:r w:rsidR="00520BC4">
        <w:rPr>
          <w:rFonts w:ascii="Times New Roman" w:hAnsi="Times New Roman" w:cs="Times New Roman"/>
        </w:rPr>
        <w:t xml:space="preserve">manipulated </w:t>
      </w:r>
      <w:r w:rsidR="00D33208">
        <w:rPr>
          <w:rFonts w:ascii="Times New Roman" w:hAnsi="Times New Roman" w:cs="Times New Roman"/>
        </w:rPr>
        <w:t>levels of gene flow</w:t>
      </w:r>
      <w:r w:rsidR="00520BC4">
        <w:rPr>
          <w:rFonts w:ascii="Times New Roman" w:hAnsi="Times New Roman" w:cs="Times New Roman"/>
        </w:rPr>
        <w:t xml:space="preserve"> </w:t>
      </w:r>
      <w:r w:rsidR="00E63F48">
        <w:rPr>
          <w:rFonts w:ascii="Times New Roman" w:hAnsi="Times New Roman" w:cs="Times New Roman"/>
        </w:rPr>
        <w:t>to examine th</w:t>
      </w:r>
      <w:r w:rsidR="003970AC">
        <w:rPr>
          <w:rFonts w:ascii="Times New Roman" w:hAnsi="Times New Roman" w:cs="Times New Roman"/>
        </w:rPr>
        <w:t xml:space="preserve">e </w:t>
      </w:r>
      <w:r w:rsidR="008F3750">
        <w:rPr>
          <w:rFonts w:ascii="Times New Roman" w:hAnsi="Times New Roman" w:cs="Times New Roman"/>
        </w:rPr>
        <w:t xml:space="preserve">homogenizing </w:t>
      </w:r>
      <w:r w:rsidR="003970AC">
        <w:rPr>
          <w:rFonts w:ascii="Times New Roman" w:hAnsi="Times New Roman" w:cs="Times New Roman"/>
        </w:rPr>
        <w:t>effects of gene flow on cline</w:t>
      </w:r>
      <w:r w:rsidR="00E63F48">
        <w:rPr>
          <w:rFonts w:ascii="Times New Roman" w:hAnsi="Times New Roman" w:cs="Times New Roman"/>
        </w:rPr>
        <w:t xml:space="preserve"> formation. </w:t>
      </w:r>
      <w:commentRangeStart w:id="9"/>
      <w:r w:rsidRPr="00353D38">
        <w:rPr>
          <w:rFonts w:ascii="Times New Roman" w:hAnsi="Times New Roman" w:cs="Times New Roman"/>
        </w:rPr>
        <w:t>Our results show that stochastic changes in allele frequency can have the appearance of deterministic changes in the phenotype and we argue that this result extends beyond HCN to many phenotypes that are controlled by multiple genes.</w:t>
      </w:r>
      <w:commentRangeEnd w:id="9"/>
      <w:r w:rsidR="00520BC4">
        <w:rPr>
          <w:rStyle w:val="CommentReference"/>
        </w:rPr>
        <w:commentReference w:id="9"/>
      </w:r>
    </w:p>
    <w:p w14:paraId="096E8FB2" w14:textId="77777777" w:rsidR="00E63F48" w:rsidRPr="00353D38" w:rsidRDefault="00E63F48" w:rsidP="00695730">
      <w:pPr>
        <w:spacing w:line="480" w:lineRule="auto"/>
        <w:ind w:firstLine="360"/>
        <w:rPr>
          <w:rFonts w:ascii="Times New Roman" w:hAnsi="Times New Roman" w:cs="Times New Roman"/>
        </w:rPr>
      </w:pPr>
    </w:p>
    <w:p w14:paraId="2FC47E52" w14:textId="77777777"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lastRenderedPageBreak/>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26832843" w14:textId="0A7EC10B" w:rsidR="00AD564B" w:rsidRDefault="00695730" w:rsidP="003970AC">
      <w:pPr>
        <w:spacing w:line="480" w:lineRule="auto"/>
        <w:rPr>
          <w:rFonts w:ascii="Times New Roman" w:hAnsi="Times New Roman" w:cs="Times New Roman"/>
        </w:rPr>
      </w:pPr>
      <w:r w:rsidRPr="00353D38">
        <w:rPr>
          <w:rFonts w:ascii="Times New Roman" w:hAnsi="Times New Roman" w:cs="Times New Roman"/>
        </w:rPr>
        <w:t xml:space="preserve">To examine the formation of spatial clines in HCN, we created a series of spatially-explicit simulations in Python 2.7 to track the frequency of HCN within populations through time and across space. We represented a transect from urban to rural habitats as a one-dimensional, linear matrix with 40 cells, consistent with the number of populations sampled across cities by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"manualFormatting" : "Thompson et al. (2016)",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Pr="00353D38">
        <w:rPr>
          <w:rFonts w:ascii="Times New Roman" w:hAnsi="Times New Roman" w:cs="Times New Roman"/>
        </w:rPr>
        <w:t xml:space="preserve">, where each cell (hereafter patch) represents a patch of suitable habitat that can support a population of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DF2266" w:rsidRPr="00353D38">
        <w:rPr>
          <w:rFonts w:ascii="Times New Roman" w:hAnsi="Times New Roman" w:cs="Times New Roman"/>
        </w:rPr>
        <w:t>Table 1</w:t>
      </w:r>
      <w:r w:rsidRPr="00353D38">
        <w:rPr>
          <w:rFonts w:ascii="Times New Roman" w:hAnsi="Times New Roman" w:cs="Times New Roman"/>
        </w:rPr>
        <w:t xml:space="preserve">). The order of events in the simulations are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w:t>
      </w:r>
      <w:r w:rsidR="008F3750">
        <w:rPr>
          <w:rFonts w:ascii="Times New Roman" w:hAnsi="Times New Roman" w:cs="Times New Roman"/>
        </w:rPr>
        <w:t>gene flow</w:t>
      </w:r>
      <w:r w:rsidRPr="00353D38">
        <w:rPr>
          <w:rFonts w:ascii="Times New Roman" w:hAnsi="Times New Roman" w:cs="Times New Roman"/>
        </w:rPr>
        <w:t xml:space="preserve">, </w:t>
      </w:r>
      <w:r w:rsidR="002F6284">
        <w:rPr>
          <w:rFonts w:ascii="Times New Roman" w:hAnsi="Times New Roman" w:cs="Times New Roman"/>
        </w:rPr>
        <w:t xml:space="preserve">and </w:t>
      </w:r>
      <w:r w:rsidRPr="00353D38">
        <w:rPr>
          <w:rFonts w:ascii="Times New Roman" w:hAnsi="Times New Roman" w:cs="Times New Roman"/>
        </w:rPr>
        <w:t>(4) colonization (</w:t>
      </w:r>
      <w:r w:rsidR="00EE0034">
        <w:rPr>
          <w:rFonts w:ascii="Times New Roman" w:hAnsi="Times New Roman" w:cs="Times New Roman"/>
        </w:rPr>
        <w:t xml:space="preserve">figure </w:t>
      </w:r>
      <w:proofErr w:type="spellStart"/>
      <w:r w:rsidR="00EE0034">
        <w:rPr>
          <w:rFonts w:ascii="Times New Roman" w:hAnsi="Times New Roman" w:cs="Times New Roman"/>
        </w:rPr>
        <w:t>2c</w:t>
      </w:r>
      <w:proofErr w:type="spellEnd"/>
      <w:r w:rsidRPr="00353D38">
        <w:rPr>
          <w:rFonts w:ascii="Times New Roman" w:hAnsi="Times New Roman" w:cs="Times New Roman"/>
        </w:rPr>
        <w:t xml:space="preserve">). </w:t>
      </w:r>
      <w:r w:rsidR="00EC4594">
        <w:rPr>
          <w:rFonts w:ascii="Times New Roman" w:hAnsi="Times New Roman" w:cs="Times New Roman"/>
        </w:rPr>
        <w:t xml:space="preserve">We simulated a total of eight </w:t>
      </w:r>
      <w:r w:rsidR="000F0387">
        <w:rPr>
          <w:rFonts w:ascii="Times New Roman" w:hAnsi="Times New Roman" w:cs="Times New Roman"/>
        </w:rPr>
        <w:t>biologically informed scenarios</w:t>
      </w:r>
      <w:r w:rsidRPr="00353D38">
        <w:rPr>
          <w:rFonts w:ascii="Times New Roman" w:hAnsi="Times New Roman" w:cs="Times New Roman"/>
        </w:rPr>
        <w:t xml:space="preserve"> (</w:t>
      </w:r>
      <w:r w:rsidR="00DF2266" w:rsidRPr="00353D38">
        <w:rPr>
          <w:rFonts w:ascii="Times New Roman" w:hAnsi="Times New Roman" w:cs="Times New Roman"/>
        </w:rPr>
        <w:t>Table 2</w:t>
      </w:r>
      <w:r w:rsidRPr="00353D38">
        <w:rPr>
          <w:rFonts w:ascii="Times New Roman" w:hAnsi="Times New Roman" w:cs="Times New Roman"/>
        </w:rPr>
        <w:t xml:space="preserve">): </w:t>
      </w:r>
      <w:r w:rsidR="002371A8">
        <w:rPr>
          <w:rFonts w:ascii="Times New Roman" w:hAnsi="Times New Roman" w:cs="Times New Roman"/>
        </w:rPr>
        <w:t>six</w:t>
      </w:r>
      <w:r w:rsidRPr="00353D38">
        <w:rPr>
          <w:rFonts w:ascii="Times New Roman" w:hAnsi="Times New Roman" w:cs="Times New Roman"/>
        </w:rPr>
        <w:t xml:space="preserve"> </w:t>
      </w:r>
      <w:r w:rsidR="004A61DF">
        <w:rPr>
          <w:rFonts w:ascii="Times New Roman" w:hAnsi="Times New Roman" w:cs="Times New Roman"/>
        </w:rPr>
        <w:t>that</w:t>
      </w:r>
      <w:r w:rsidR="004A61DF" w:rsidRPr="00353D38">
        <w:rPr>
          <w:rFonts w:ascii="Times New Roman" w:hAnsi="Times New Roman" w:cs="Times New Roman"/>
        </w:rPr>
        <w:t xml:space="preserve"> </w:t>
      </w:r>
      <w:r w:rsidRPr="00353D38">
        <w:rPr>
          <w:rFonts w:ascii="Times New Roman" w:hAnsi="Times New Roman" w:cs="Times New Roman"/>
        </w:rPr>
        <w:t xml:space="preserve">explore the effects of drift, </w:t>
      </w:r>
      <w:r w:rsidR="008F3750">
        <w:rPr>
          <w:rFonts w:ascii="Times New Roman" w:hAnsi="Times New Roman" w:cs="Times New Roman"/>
        </w:rPr>
        <w:t>gene flow</w:t>
      </w:r>
      <w:r w:rsidRPr="00353D38">
        <w:rPr>
          <w:rFonts w:ascii="Times New Roman" w:hAnsi="Times New Roman" w:cs="Times New Roman"/>
        </w:rPr>
        <w:t xml:space="preserve">, and selection on the formation of phenotypic </w:t>
      </w:r>
      <w:r w:rsidR="000F0387">
        <w:rPr>
          <w:rFonts w:ascii="Times New Roman" w:hAnsi="Times New Roman" w:cs="Times New Roman"/>
        </w:rPr>
        <w:t xml:space="preserve">and genetic </w:t>
      </w:r>
      <w:r w:rsidRPr="00353D38">
        <w:rPr>
          <w:rFonts w:ascii="Times New Roman" w:hAnsi="Times New Roman" w:cs="Times New Roman"/>
        </w:rPr>
        <w:t xml:space="preserve">clines in </w:t>
      </w:r>
      <w:proofErr w:type="spellStart"/>
      <w:r w:rsidRPr="00353D38">
        <w:rPr>
          <w:rFonts w:ascii="Times New Roman" w:hAnsi="Times New Roman" w:cs="Times New Roman"/>
        </w:rPr>
        <w:t>cyanogenesis</w:t>
      </w:r>
      <w:proofErr w:type="spellEnd"/>
      <w:r w:rsidR="004A61DF">
        <w:rPr>
          <w:rFonts w:ascii="Times New Roman" w:hAnsi="Times New Roman" w:cs="Times New Roman"/>
        </w:rPr>
        <w:t>, and</w:t>
      </w:r>
      <w:r w:rsidRPr="00353D38">
        <w:rPr>
          <w:rFonts w:ascii="Times New Roman" w:hAnsi="Times New Roman" w:cs="Times New Roman"/>
        </w:rPr>
        <w:t xml:space="preserve"> two </w:t>
      </w:r>
      <w:r w:rsidR="004A61DF">
        <w:rPr>
          <w:rFonts w:ascii="Times New Roman" w:hAnsi="Times New Roman" w:cs="Times New Roman"/>
        </w:rPr>
        <w:t xml:space="preserve">that </w:t>
      </w:r>
      <w:r w:rsidRPr="00353D38">
        <w:rPr>
          <w:rFonts w:ascii="Times New Roman" w:hAnsi="Times New Roman" w:cs="Times New Roman"/>
        </w:rPr>
        <w:t xml:space="preserve">examine </w:t>
      </w:r>
      <w:r w:rsidR="004A61DF">
        <w:rPr>
          <w:rFonts w:ascii="Times New Roman" w:hAnsi="Times New Roman" w:cs="Times New Roman"/>
        </w:rPr>
        <w:t xml:space="preserve">the </w:t>
      </w:r>
      <w:r w:rsidRPr="00353D38">
        <w:rPr>
          <w:rFonts w:ascii="Times New Roman" w:hAnsi="Times New Roman" w:cs="Times New Roman"/>
        </w:rPr>
        <w:t xml:space="preserve">effects of drift and initial allele frequencies on clines. </w:t>
      </w:r>
      <w:r w:rsidR="000F0387">
        <w:rPr>
          <w:rFonts w:ascii="Times New Roman" w:hAnsi="Times New Roman" w:cs="Times New Roman"/>
        </w:rPr>
        <w:t xml:space="preserve">We focus our results on cases where the initial frequency of dominant alleles was 0.5, which resulted in the strongest clines, and consider the effects of initial allele frequency in the electronic supplementary material (text </w:t>
      </w:r>
      <w:proofErr w:type="spellStart"/>
      <w:r w:rsidR="000F0387">
        <w:rPr>
          <w:rFonts w:ascii="Times New Roman" w:hAnsi="Times New Roman" w:cs="Times New Roman"/>
        </w:rPr>
        <w:t>S1</w:t>
      </w:r>
      <w:proofErr w:type="spellEnd"/>
      <w:r w:rsidR="00CE561F">
        <w:rPr>
          <w:rFonts w:ascii="Times New Roman" w:hAnsi="Times New Roman" w:cs="Times New Roman"/>
        </w:rPr>
        <w:t xml:space="preserve">, figure </w:t>
      </w:r>
      <w:proofErr w:type="spellStart"/>
      <w:r w:rsidR="00CE561F">
        <w:rPr>
          <w:rFonts w:ascii="Times New Roman" w:hAnsi="Times New Roman" w:cs="Times New Roman"/>
        </w:rPr>
        <w:t>S1</w:t>
      </w:r>
      <w:proofErr w:type="spellEnd"/>
      <w:proofErr w:type="gramStart"/>
      <w:r w:rsidR="000F0387">
        <w:rPr>
          <w:rFonts w:ascii="Times New Roman" w:hAnsi="Times New Roman" w:cs="Times New Roman"/>
        </w:rPr>
        <w:t>).</w:t>
      </w:r>
      <w:r w:rsidR="00FC1F6A">
        <w:rPr>
          <w:rFonts w:ascii="Times New Roman" w:hAnsi="Times New Roman" w:cs="Times New Roman"/>
        </w:rPr>
        <w:t>We</w:t>
      </w:r>
      <w:proofErr w:type="gramEnd"/>
      <w:r w:rsidR="00FC1F6A">
        <w:rPr>
          <w:rFonts w:ascii="Times New Roman" w:hAnsi="Times New Roman" w:cs="Times New Roman"/>
        </w:rPr>
        <w:t xml:space="preserve"> </w:t>
      </w:r>
      <w:r w:rsidR="00C65BD6">
        <w:rPr>
          <w:rFonts w:ascii="Times New Roman" w:hAnsi="Times New Roman" w:cs="Times New Roman"/>
        </w:rPr>
        <w:t>sta</w:t>
      </w:r>
      <w:r w:rsidR="004D5CA4">
        <w:rPr>
          <w:rFonts w:ascii="Times New Roman" w:hAnsi="Times New Roman" w:cs="Times New Roman"/>
        </w:rPr>
        <w:t>r</w:t>
      </w:r>
      <w:r w:rsidR="00C65BD6">
        <w:rPr>
          <w:rFonts w:ascii="Times New Roman" w:hAnsi="Times New Roman" w:cs="Times New Roman"/>
        </w:rPr>
        <w:t>ted by</w:t>
      </w:r>
      <w:r w:rsidR="00AD564B">
        <w:rPr>
          <w:rFonts w:ascii="Times New Roman" w:hAnsi="Times New Roman" w:cs="Times New Roman"/>
        </w:rPr>
        <w:t xml:space="preserve"> 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w:t>
      </w:r>
      <w:proofErr w:type="spellStart"/>
      <w:r w:rsidR="00AD564B">
        <w:rPr>
          <w:rFonts w:ascii="Times New Roman" w:hAnsi="Times New Roman" w:cs="Times New Roman"/>
        </w:rPr>
        <w:t>cyanogenesis</w:t>
      </w:r>
      <w:proofErr w:type="spellEnd"/>
      <w:r w:rsidR="00AD564B">
        <w:rPr>
          <w:rFonts w:ascii="Times New Roman" w:hAnsi="Times New Roman" w:cs="Times New Roman"/>
        </w:rPr>
        <w:t xml:space="preserve"> clines in the absence of selection. </w:t>
      </w:r>
      <w:r w:rsidR="003970AC">
        <w:rPr>
          <w:rFonts w:ascii="Times New Roman" w:hAnsi="Times New Roman" w:cs="Times New Roman"/>
        </w:rPr>
        <w:t>We manipulated drift in two ways: (1) By imposing a gradient in the carrying capacity of populations across the landscape</w:t>
      </w:r>
      <w:r w:rsidR="00C65BD6">
        <w:rPr>
          <w:rFonts w:ascii="Times New Roman" w:hAnsi="Times New Roman" w:cs="Times New Roman"/>
        </w:rPr>
        <w:t>,</w:t>
      </w:r>
      <w:r w:rsidR="003970AC">
        <w:rPr>
          <w:rFonts w:ascii="Times New Roman" w:hAnsi="Times New Roman" w:cs="Times New Roman"/>
        </w:rPr>
        <w:t xml:space="preserve"> and (2) through serial founder events. Both scenarios were simulated independently and are described below. </w:t>
      </w:r>
    </w:p>
    <w:p w14:paraId="7A9024CE" w14:textId="77777777" w:rsidR="003970AC" w:rsidRPr="00AD564B" w:rsidRDefault="003970AC" w:rsidP="00695730">
      <w:pPr>
        <w:spacing w:line="360" w:lineRule="auto"/>
        <w:rPr>
          <w:rFonts w:ascii="Times New Roman" w:hAnsi="Times New Roman" w:cs="Times New Roman"/>
        </w:rPr>
      </w:pPr>
    </w:p>
    <w:p w14:paraId="1555F24D" w14:textId="63D02426" w:rsidR="00695730" w:rsidRPr="00AD564B" w:rsidRDefault="00695730" w:rsidP="00000BA7">
      <w:pPr>
        <w:spacing w:line="360" w:lineRule="auto"/>
        <w:outlineLvl w:val="0"/>
        <w:rPr>
          <w:rFonts w:ascii="Times New Roman" w:hAnsi="Times New Roman" w:cs="Times New Roman"/>
          <w:u w:val="single"/>
        </w:rPr>
      </w:pPr>
      <w:r w:rsidRPr="00AD564B">
        <w:rPr>
          <w:rFonts w:ascii="Times New Roman" w:hAnsi="Times New Roman" w:cs="Times New Roman"/>
          <w:u w:val="single"/>
        </w:rPr>
        <w:t xml:space="preserve">Drift scenario 1: Gradient in </w:t>
      </w:r>
      <w:r w:rsidR="00245592">
        <w:rPr>
          <w:rFonts w:ascii="Times New Roman" w:hAnsi="Times New Roman" w:cs="Times New Roman"/>
          <w:u w:val="single"/>
        </w:rPr>
        <w:t>carrying capacity</w:t>
      </w:r>
      <w:r w:rsidR="00C2777D" w:rsidRPr="00AD564B">
        <w:rPr>
          <w:rFonts w:ascii="Times New Roman" w:hAnsi="Times New Roman" w:cs="Times New Roman"/>
          <w:u w:val="single"/>
        </w:rPr>
        <w:t xml:space="preserve"> across the landscape</w:t>
      </w:r>
    </w:p>
    <w:p w14:paraId="1D3D3862" w14:textId="14A49679" w:rsidR="00695730" w:rsidRDefault="00695730" w:rsidP="00353D38">
      <w:pPr>
        <w:spacing w:line="480" w:lineRule="auto"/>
        <w:rPr>
          <w:rFonts w:ascii="Times New Roman" w:hAnsi="Times New Roman" w:cs="Times New Roman"/>
        </w:rPr>
      </w:pPr>
      <w:r w:rsidRPr="00353D38">
        <w:rPr>
          <w:rFonts w:ascii="Times New Roman" w:hAnsi="Times New Roman" w:cs="Times New Roman"/>
        </w:rPr>
        <w:lastRenderedPageBreak/>
        <w:t>The first scenario 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xml:space="preserve">) of populations across the </w:t>
      </w:r>
      <w:r w:rsidR="00FF57DA">
        <w:rPr>
          <w:rFonts w:ascii="Times New Roman" w:hAnsi="Times New Roman" w:cs="Times New Roman"/>
        </w:rPr>
        <w:t>landscape</w:t>
      </w:r>
      <w:r w:rsidRPr="00353D38">
        <w:rPr>
          <w:rFonts w:ascii="Times New Roman" w:hAnsi="Times New Roman" w:cs="Times New Roman"/>
        </w:rPr>
        <w:t>,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2</w:t>
      </w:r>
      <w:r w:rsidR="00EE0034" w:rsidRPr="00EE0034">
        <w:rPr>
          <w:rFonts w:ascii="Times New Roman" w:hAnsi="Times New Roman" w:cs="Times New Roman"/>
          <w:i/>
        </w:rPr>
        <w:t>a</w:t>
      </w:r>
      <w:proofErr w:type="spellEnd"/>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agent-based simulations exploring the effects of drift, gene flow, and selection on patterns of local adaptation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"[41]", "plainTextFormattedCitation" : "[41]", "previouslyFormattedCitation" : "[41]"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[41]</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greatest in </w:t>
      </w:r>
      <w:r w:rsidRPr="00FC1F6A">
        <w:rPr>
          <w:rFonts w:ascii="Times New Roman" w:hAnsi="Times New Roman" w:cs="Times New Roman"/>
        </w:rPr>
        <w:t xml:space="preserve">rural populations (maximum </w:t>
      </w:r>
      <w:r w:rsidRPr="00FC1F6A">
        <w:rPr>
          <w:rFonts w:ascii="Times New Roman" w:hAnsi="Times New Roman" w:cs="Times New Roman"/>
          <w:i/>
        </w:rPr>
        <w:t>N</w:t>
      </w:r>
      <w:r w:rsidRPr="00FC1F6A">
        <w:rPr>
          <w:rFonts w:ascii="Times New Roman" w:hAnsi="Times New Roman" w:cs="Times New Roman"/>
        </w:rPr>
        <w:t xml:space="preserve"> = 1000) and decline</w:t>
      </w:r>
      <w:r w:rsidR="00C65BD6" w:rsidRPr="00FC1F6A">
        <w:rPr>
          <w:rFonts w:ascii="Times New Roman" w:hAnsi="Times New Roman" w:cs="Times New Roman"/>
        </w:rPr>
        <w:t>s</w:t>
      </w:r>
      <w:r w:rsidRPr="00FC1F6A">
        <w:rPr>
          <w:rFonts w:ascii="Times New Roman" w:hAnsi="Times New Roman" w:cs="Times New Roman"/>
        </w:rPr>
        <w:t xml:space="preserve"> linearly with increasing urbanization (</w:t>
      </w:r>
      <w:r w:rsidR="00EE0034" w:rsidRPr="00FC1F6A">
        <w:rPr>
          <w:rFonts w:ascii="Times New Roman" w:hAnsi="Times New Roman" w:cs="Times New Roman"/>
        </w:rPr>
        <w:t xml:space="preserve">figure </w:t>
      </w:r>
      <w:proofErr w:type="spellStart"/>
      <w:r w:rsidR="00EE0034" w:rsidRPr="00FC1F6A">
        <w:rPr>
          <w:rFonts w:ascii="Times New Roman" w:hAnsi="Times New Roman" w:cs="Times New Roman"/>
        </w:rPr>
        <w:t>2</w:t>
      </w:r>
      <w:r w:rsidR="00EE0034" w:rsidRPr="00FC1F6A">
        <w:rPr>
          <w:rFonts w:ascii="Times New Roman" w:hAnsi="Times New Roman" w:cs="Times New Roman"/>
          <w:i/>
        </w:rPr>
        <w:t>a</w:t>
      </w:r>
      <w:proofErr w:type="spellEnd"/>
      <w:r w:rsidRPr="00FC1F6A">
        <w:rPr>
          <w:rFonts w:ascii="Times New Roman" w:hAnsi="Times New Roman" w:cs="Times New Roman"/>
        </w:rPr>
        <w:t xml:space="preserve">). We simulated multiple minimum urban population sizes (minimum </w:t>
      </w:r>
      <w:r w:rsidRPr="00FC1F6A">
        <w:rPr>
          <w:rFonts w:ascii="Times New Roman" w:hAnsi="Times New Roman" w:cs="Times New Roman"/>
          <w:i/>
        </w:rPr>
        <w:t xml:space="preserve">N = </w:t>
      </w:r>
      <w:r w:rsidRPr="00FC1F6A">
        <w:rPr>
          <w:rFonts w:ascii="Times New Roman" w:hAnsi="Times New Roman" w:cs="Times New Roman"/>
        </w:rPr>
        <w:t>10; 100; 500; 1000</w:t>
      </w:r>
      <w:r w:rsidR="004D5CA4" w:rsidRPr="00FC1F6A">
        <w:rPr>
          <w:rFonts w:ascii="Times New Roman" w:hAnsi="Times New Roman" w:cs="Times New Roman"/>
        </w:rPr>
        <w:t>), which</w:t>
      </w:r>
      <w:r w:rsidRPr="00FC1F6A">
        <w:rPr>
          <w:rFonts w:ascii="Times New Roman" w:hAnsi="Times New Roman" w:cs="Times New Roman"/>
        </w:rPr>
        <w:t xml:space="preserve"> </w:t>
      </w:r>
      <w:r w:rsidR="004D5CA4" w:rsidRPr="00FC1F6A">
        <w:rPr>
          <w:rFonts w:ascii="Times New Roman" w:hAnsi="Times New Roman" w:cs="Times New Roman"/>
        </w:rPr>
        <w:t xml:space="preserve">represented </w:t>
      </w:r>
      <w:r w:rsidR="00FF57DA">
        <w:rPr>
          <w:rFonts w:ascii="Times New Roman" w:hAnsi="Times New Roman" w:cs="Times New Roman"/>
        </w:rPr>
        <w:t xml:space="preserve">strong to no </w:t>
      </w:r>
      <w:r w:rsidR="00C65BD6" w:rsidRPr="00FC1F6A">
        <w:rPr>
          <w:rFonts w:ascii="Times New Roman" w:hAnsi="Times New Roman" w:cs="Times New Roman"/>
        </w:rPr>
        <w:t xml:space="preserve">gradients </w:t>
      </w:r>
      <w:r w:rsidR="00FF57DA">
        <w:rPr>
          <w:rFonts w:ascii="Times New Roman" w:hAnsi="Times New Roman" w:cs="Times New Roman"/>
        </w:rPr>
        <w:t>in drift, respectively</w:t>
      </w:r>
      <w:r w:rsidRPr="00FC1F6A">
        <w:rPr>
          <w:rFonts w:ascii="Times New Roman" w:hAnsi="Times New Roman" w:cs="Times New Roman"/>
        </w:rPr>
        <w:t xml:space="preserve">. </w:t>
      </w:r>
      <w:r w:rsidR="00FC1F6A" w:rsidRPr="00FC1F6A">
        <w:rPr>
          <w:rFonts w:ascii="Times New Roman" w:hAnsi="Times New Roman" w:cs="Times New Roman"/>
        </w:rPr>
        <w:t xml:space="preserve">All populations were started at their individual </w:t>
      </w:r>
      <w:r w:rsidR="00FC1F6A" w:rsidRPr="00FC1F6A">
        <w:rPr>
          <w:rFonts w:ascii="Times New Roman" w:hAnsi="Times New Roman" w:cs="Times New Roman"/>
          <w:i/>
        </w:rPr>
        <w:t>K</w:t>
      </w:r>
      <w:r w:rsidR="00FC1F6A" w:rsidRPr="00FC1F6A">
        <w:rPr>
          <w:rFonts w:ascii="Times New Roman" w:hAnsi="Times New Roman" w:cs="Times New Roman"/>
        </w:rPr>
        <w:t>, and they were kept at this size throughout the simulation</w:t>
      </w:r>
      <w:r w:rsidR="00FF57DA">
        <w:rPr>
          <w:rFonts w:ascii="Times New Roman" w:hAnsi="Times New Roman" w:cs="Times New Roman"/>
        </w:rPr>
        <w:t>s</w:t>
      </w:r>
      <w:r w:rsidR="00FC1F6A" w:rsidRPr="00FC1F6A">
        <w:rPr>
          <w:rFonts w:ascii="Times New Roman" w:hAnsi="Times New Roman" w:cs="Times New Roman"/>
        </w:rPr>
        <w:t>.</w:t>
      </w:r>
      <w:r w:rsidRPr="00FC1F6A">
        <w:rPr>
          <w:rFonts w:ascii="Times New Roman" w:hAnsi="Times New Roman" w:cs="Times New Roman"/>
        </w:rPr>
        <w:t xml:space="preserve"> These simulations were run for 500 non-overlapping</w:t>
      </w:r>
      <w:r w:rsidRPr="00353D38">
        <w:rPr>
          <w:rFonts w:ascii="Times New Roman" w:hAnsi="Times New Roman" w:cs="Times New Roman"/>
        </w:rPr>
        <w:t xml:space="preserve"> generations</w:t>
      </w:r>
      <w:r w:rsidR="00306ADE">
        <w:rPr>
          <w:rFonts w:ascii="Times New Roman" w:hAnsi="Times New Roman" w:cs="Times New Roman"/>
        </w:rPr>
        <w:t xml:space="preserve">. We did not include </w:t>
      </w:r>
      <w:r w:rsidR="008F3750">
        <w:rPr>
          <w:rFonts w:ascii="Times New Roman" w:hAnsi="Times New Roman" w:cs="Times New Roman"/>
        </w:rPr>
        <w:t>gene flow</w:t>
      </w:r>
      <w:r w:rsidR="00306ADE">
        <w:rPr>
          <w:rFonts w:ascii="Times New Roman" w:hAnsi="Times New Roman" w:cs="Times New Roman"/>
        </w:rPr>
        <w:t xml:space="preserve"> in these initial simulations as we sought to explore the formation of clines due to drift alone, independent of other evolutionary mechanisms.</w:t>
      </w:r>
    </w:p>
    <w:p w14:paraId="08D7A734" w14:textId="690822D8" w:rsidR="00306ADE" w:rsidRPr="00242F52" w:rsidRDefault="00306ADE" w:rsidP="00353D38">
      <w:pPr>
        <w:spacing w:line="480" w:lineRule="auto"/>
        <w:rPr>
          <w:rFonts w:ascii="Times New Roman" w:hAnsi="Times New Roman" w:cs="Times New Roman"/>
        </w:rPr>
      </w:pPr>
      <w:r>
        <w:rPr>
          <w:rFonts w:ascii="Times New Roman" w:hAnsi="Times New Roman" w:cs="Times New Roman"/>
        </w:rPr>
        <w:tab/>
        <w:t xml:space="preserve">To examine the effects of </w:t>
      </w:r>
      <w:r w:rsidR="008F3750">
        <w:rPr>
          <w:rFonts w:ascii="Times New Roman" w:hAnsi="Times New Roman" w:cs="Times New Roman"/>
        </w:rPr>
        <w:t>gene flow</w:t>
      </w:r>
      <w:r>
        <w:rPr>
          <w:rFonts w:ascii="Times New Roman" w:hAnsi="Times New Roman" w:cs="Times New Roman"/>
        </w:rPr>
        <w:t xml:space="preserve"> on </w:t>
      </w:r>
      <w:r w:rsidR="00F104D9">
        <w:rPr>
          <w:rFonts w:ascii="Times New Roman" w:hAnsi="Times New Roman" w:cs="Times New Roman"/>
        </w:rPr>
        <w:t xml:space="preserve">the formation of </w:t>
      </w:r>
      <w:r>
        <w:rPr>
          <w:rFonts w:ascii="Times New Roman" w:hAnsi="Times New Roman" w:cs="Times New Roman"/>
        </w:rPr>
        <w:t xml:space="preserve">spatial clines in HCN formed by genetic drift, we performed additional simulations under varying </w:t>
      </w:r>
      <w:r w:rsidR="00D33208">
        <w:rPr>
          <w:rFonts w:ascii="Times New Roman" w:hAnsi="Times New Roman" w:cs="Times New Roman"/>
        </w:rPr>
        <w:t>levels of gene flow</w:t>
      </w:r>
      <w:r w:rsidR="00FC1F6A">
        <w:rPr>
          <w:rFonts w:ascii="Times New Roman" w:hAnsi="Times New Roman" w:cs="Times New Roman"/>
        </w:rPr>
        <w:t xml:space="preserve"> (see “</w:t>
      </w:r>
      <w:r w:rsidR="00FC1F6A">
        <w:rPr>
          <w:rFonts w:ascii="Times New Roman" w:hAnsi="Times New Roman" w:cs="Times New Roman"/>
          <w:i/>
        </w:rPr>
        <w:t>Gene flow</w:t>
      </w:r>
      <w:r w:rsidR="00FC1F6A">
        <w:rPr>
          <w:rFonts w:ascii="Times New Roman" w:hAnsi="Times New Roman" w:cs="Times New Roman"/>
        </w:rPr>
        <w:t>” below for details)</w:t>
      </w:r>
      <w:r>
        <w:rPr>
          <w:rFonts w:ascii="Times New Roman" w:hAnsi="Times New Roman" w:cs="Times New Roman"/>
        </w:rPr>
        <w:t xml:space="preserve">. </w:t>
      </w:r>
      <w:r w:rsidR="00855046">
        <w:rPr>
          <w:rFonts w:ascii="Times New Roman" w:hAnsi="Times New Roman" w:cs="Times New Roman"/>
        </w:rPr>
        <w:t xml:space="preserve">To provide the greatest sense of the effects of </w:t>
      </w:r>
      <w:r w:rsidR="008F3750">
        <w:rPr>
          <w:rFonts w:ascii="Times New Roman" w:hAnsi="Times New Roman" w:cs="Times New Roman"/>
        </w:rPr>
        <w:t>gene flow</w:t>
      </w:r>
      <w:r w:rsidR="00242F52">
        <w:rPr>
          <w:rFonts w:ascii="Times New Roman" w:hAnsi="Times New Roman" w:cs="Times New Roman"/>
        </w:rPr>
        <w:t>, w</w:t>
      </w:r>
      <w:r>
        <w:rPr>
          <w:rFonts w:ascii="Times New Roman" w:hAnsi="Times New Roman" w:cs="Times New Roman"/>
        </w:rPr>
        <w:t xml:space="preserve">e </w:t>
      </w:r>
      <w:r w:rsidR="00F104D9">
        <w:rPr>
          <w:rFonts w:ascii="Times New Roman" w:hAnsi="Times New Roman" w:cs="Times New Roman"/>
        </w:rPr>
        <w:t xml:space="preserve">restricted our simulations to the case of </w:t>
      </w:r>
      <w:r w:rsidR="00242F52">
        <w:rPr>
          <w:rFonts w:ascii="Times New Roman" w:hAnsi="Times New Roman" w:cs="Times New Roman"/>
        </w:rPr>
        <w:t>a strong gradient</w:t>
      </w:r>
      <w:r>
        <w:rPr>
          <w:rFonts w:ascii="Times New Roman" w:hAnsi="Times New Roman" w:cs="Times New Roman"/>
        </w:rPr>
        <w:t xml:space="preserve"> in drift (i.e. </w:t>
      </w:r>
      <w:r w:rsidR="00F104D9">
        <w:rPr>
          <w:rFonts w:ascii="Times New Roman" w:hAnsi="Times New Roman" w:cs="Times New Roman"/>
        </w:rPr>
        <w:t xml:space="preserve">maximum </w:t>
      </w:r>
      <w:r w:rsidR="00F104D9" w:rsidRPr="00FC1F6A">
        <w:rPr>
          <w:rFonts w:ascii="Times New Roman" w:hAnsi="Times New Roman" w:cs="Times New Roman"/>
          <w:i/>
        </w:rPr>
        <w:t>N</w:t>
      </w:r>
      <w:r w:rsidR="00F104D9">
        <w:rPr>
          <w:rFonts w:ascii="Times New Roman" w:hAnsi="Times New Roman" w:cs="Times New Roman"/>
        </w:rPr>
        <w:t xml:space="preserve"> = 1000, </w:t>
      </w:r>
      <w:r>
        <w:rPr>
          <w:rFonts w:ascii="Times New Roman" w:hAnsi="Times New Roman" w:cs="Times New Roman"/>
        </w:rPr>
        <w:t xml:space="preserve">minimum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which we expected to generate the strongest clines in HCN. W</w:t>
      </w:r>
      <w:r w:rsidR="00AD63B7" w:rsidRPr="00353D38">
        <w:rPr>
          <w:rFonts w:ascii="Times New Roman" w:hAnsi="Times New Roman" w:cs="Times New Roman"/>
        </w:rPr>
        <w:t xml:space="preserve">e simulated 13 </w:t>
      </w:r>
      <w:r w:rsidR="00FF57DA">
        <w:rPr>
          <w:rFonts w:ascii="Times New Roman" w:hAnsi="Times New Roman" w:cs="Times New Roman"/>
        </w:rPr>
        <w:t>levels</w:t>
      </w:r>
      <w:r w:rsidR="008F3750">
        <w:rPr>
          <w:rFonts w:ascii="Times New Roman" w:hAnsi="Times New Roman" w:cs="Times New Roman"/>
        </w:rPr>
        <w:t xml:space="preserve">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0.05; 0.1; 0.2; 0.35; 0.5, 1.0, Table 2) to explore </w:t>
      </w:r>
      <w:r w:rsidR="00F104D9">
        <w:rPr>
          <w:rFonts w:ascii="Times New Roman" w:hAnsi="Times New Roman" w:cs="Times New Roman"/>
        </w:rPr>
        <w:t>how a wide</w:t>
      </w:r>
      <w:r w:rsidR="00F104D9" w:rsidRPr="00353D38">
        <w:rPr>
          <w:rFonts w:ascii="Times New Roman" w:hAnsi="Times New Roman" w:cs="Times New Roman"/>
        </w:rPr>
        <w:t xml:space="preserve"> </w:t>
      </w:r>
      <w:r w:rsidR="00AD63B7" w:rsidRPr="00353D38">
        <w:rPr>
          <w:rFonts w:ascii="Times New Roman" w:hAnsi="Times New Roman" w:cs="Times New Roman"/>
        </w:rPr>
        <w:t xml:space="preserve">range of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F104D9">
        <w:rPr>
          <w:rFonts w:ascii="Times New Roman" w:hAnsi="Times New Roman" w:cs="Times New Roman"/>
        </w:rPr>
        <w:t>affects</w:t>
      </w:r>
      <w:r w:rsidR="00AD63B7" w:rsidRPr="00353D38">
        <w:rPr>
          <w:rFonts w:ascii="Times New Roman" w:hAnsi="Times New Roman" w:cs="Times New Roman"/>
        </w:rPr>
        <w:t xml:space="preserve"> the formation and maintenance of clines via drift. </w:t>
      </w:r>
      <w:r w:rsidR="00AD63B7">
        <w:rPr>
          <w:rFonts w:ascii="Times New Roman" w:hAnsi="Times New Roman" w:cs="Times New Roman"/>
        </w:rPr>
        <w:t>T</w:t>
      </w:r>
      <w:r w:rsidR="00AD63B7" w:rsidRPr="00353D38">
        <w:rPr>
          <w:rFonts w:ascii="Times New Roman" w:hAnsi="Times New Roman" w:cs="Times New Roman"/>
        </w:rPr>
        <w:t xml:space="preserve">hese values represent the </w:t>
      </w:r>
      <w:commentRangeStart w:id="10"/>
      <w:commentRangeStart w:id="11"/>
      <w:r w:rsidR="00AD63B7" w:rsidRPr="00353D38">
        <w:rPr>
          <w:rFonts w:ascii="Times New Roman" w:hAnsi="Times New Roman" w:cs="Times New Roman"/>
        </w:rPr>
        <w:t xml:space="preserve">maximum </w:t>
      </w:r>
      <w:commentRangeEnd w:id="10"/>
      <w:r w:rsidR="00F104D9">
        <w:rPr>
          <w:rStyle w:val="CommentReference"/>
        </w:rPr>
        <w:commentReference w:id="10"/>
      </w:r>
      <w:commentRangeEnd w:id="11"/>
      <w:r w:rsidR="00FC1F6A">
        <w:rPr>
          <w:rStyle w:val="CommentReference"/>
        </w:rPr>
        <w:commentReference w:id="11"/>
      </w:r>
      <w:r w:rsidR="00AD63B7" w:rsidRPr="00353D38">
        <w:rPr>
          <w:rFonts w:ascii="Times New Roman" w:hAnsi="Times New Roman" w:cs="Times New Roman"/>
        </w:rPr>
        <w:t xml:space="preserve">proportion of alleles exchanged between populations, which occurs among </w:t>
      </w:r>
      <w:r w:rsidR="00F104D9">
        <w:rPr>
          <w:rFonts w:ascii="Times New Roman" w:hAnsi="Times New Roman" w:cs="Times New Roman"/>
        </w:rPr>
        <w:t xml:space="preserve">immediately </w:t>
      </w:r>
      <w:r w:rsidR="00AD63B7" w:rsidRPr="00353D38">
        <w:rPr>
          <w:rFonts w:ascii="Times New Roman" w:hAnsi="Times New Roman" w:cs="Times New Roman"/>
        </w:rPr>
        <w:t>adjacent populations</w:t>
      </w:r>
      <w:r w:rsidR="00AD63B7">
        <w:rPr>
          <w:rFonts w:ascii="Times New Roman" w:hAnsi="Times New Roman" w:cs="Times New Roman"/>
        </w:rPr>
        <w:t xml:space="preserve"> (see </w:t>
      </w:r>
      <w:r w:rsidR="00752A5E">
        <w:rPr>
          <w:rFonts w:ascii="Times New Roman" w:hAnsi="Times New Roman" w:cs="Times New Roman"/>
        </w:rPr>
        <w:t>“</w:t>
      </w:r>
      <w:r w:rsidR="00D33208">
        <w:rPr>
          <w:rFonts w:ascii="Times New Roman" w:hAnsi="Times New Roman" w:cs="Times New Roman"/>
          <w:i/>
        </w:rPr>
        <w:t>Gene flow</w:t>
      </w:r>
      <w:r w:rsidR="00AD63B7">
        <w:rPr>
          <w:rFonts w:ascii="Times New Roman" w:hAnsi="Times New Roman" w:cs="Times New Roman"/>
        </w:rPr>
        <w:t>” below)</w:t>
      </w:r>
      <w:r w:rsidR="00AD63B7" w:rsidRPr="00353D38">
        <w:rPr>
          <w:rFonts w:ascii="Times New Roman" w:hAnsi="Times New Roman" w:cs="Times New Roman"/>
        </w:rPr>
        <w:t>.</w:t>
      </w:r>
    </w:p>
    <w:p w14:paraId="50A8DB39" w14:textId="77777777" w:rsidR="00695730" w:rsidRPr="00353D38" w:rsidRDefault="00695730" w:rsidP="00695730">
      <w:pPr>
        <w:spacing w:line="360" w:lineRule="auto"/>
        <w:rPr>
          <w:rFonts w:ascii="Times New Roman" w:hAnsi="Times New Roman" w:cs="Times New Roman"/>
        </w:rPr>
      </w:pPr>
    </w:p>
    <w:p w14:paraId="78EEE874" w14:textId="77777777" w:rsidR="00695730" w:rsidRPr="00AD63B7" w:rsidRDefault="00695730" w:rsidP="00000BA7">
      <w:pPr>
        <w:spacing w:line="360" w:lineRule="auto"/>
        <w:outlineLvl w:val="0"/>
        <w:rPr>
          <w:rFonts w:ascii="Times New Roman" w:hAnsi="Times New Roman" w:cs="Times New Roman"/>
          <w:u w:val="single"/>
        </w:rPr>
      </w:pPr>
      <w:r w:rsidRPr="00AD63B7">
        <w:rPr>
          <w:rFonts w:ascii="Times New Roman" w:hAnsi="Times New Roman" w:cs="Times New Roman"/>
          <w:u w:val="single"/>
        </w:rPr>
        <w:t>Drift scenario 2: Colonization and founder events</w:t>
      </w:r>
    </w:p>
    <w:p w14:paraId="6F332F1C" w14:textId="3D50629C" w:rsidR="00AD63B7" w:rsidRDefault="00695730" w:rsidP="00AD63B7">
      <w:pPr>
        <w:spacing w:line="480" w:lineRule="auto"/>
        <w:rPr>
          <w:rFonts w:ascii="Times New Roman" w:hAnsi="Times New Roman" w:cs="Times New Roman"/>
        </w:rPr>
      </w:pPr>
      <w:r w:rsidRPr="00353D38">
        <w:rPr>
          <w:rFonts w:ascii="Times New Roman" w:hAnsi="Times New Roman" w:cs="Times New Roman"/>
        </w:rPr>
        <w:t xml:space="preserve">In the second scenario, the simulations </w:t>
      </w:r>
      <w:r w:rsidR="00F104D9" w:rsidRPr="00353D38">
        <w:rPr>
          <w:rFonts w:ascii="Times New Roman" w:hAnsi="Times New Roman" w:cs="Times New Roman"/>
        </w:rPr>
        <w:t>beg</w:t>
      </w:r>
      <w:r w:rsidR="00F104D9">
        <w:rPr>
          <w:rFonts w:ascii="Times New Roman" w:hAnsi="Times New Roman" w:cs="Times New Roman"/>
        </w:rPr>
        <w:t>a</w:t>
      </w:r>
      <w:r w:rsidR="00F104D9" w:rsidRPr="00353D38">
        <w:rPr>
          <w:rFonts w:ascii="Times New Roman" w:hAnsi="Times New Roman" w:cs="Times New Roman"/>
        </w:rPr>
        <w:t xml:space="preserve">n </w:t>
      </w:r>
      <w:r w:rsidRPr="00353D38">
        <w:rPr>
          <w:rFonts w:ascii="Times New Roman" w:hAnsi="Times New Roman" w:cs="Times New Roman"/>
        </w:rPr>
        <w:t xml:space="preserve">with a single rural population at carrying capacity and adjacent patches </w:t>
      </w:r>
      <w:r w:rsidR="00F104D9">
        <w:rPr>
          <w:rFonts w:ascii="Times New Roman" w:hAnsi="Times New Roman" w:cs="Times New Roman"/>
        </w:rPr>
        <w:t>were</w:t>
      </w:r>
      <w:r w:rsidR="00F104D9" w:rsidRPr="00353D38">
        <w:rPr>
          <w:rFonts w:ascii="Times New Roman" w:hAnsi="Times New Roman" w:cs="Times New Roman"/>
        </w:rPr>
        <w:t xml:space="preserve"> </w:t>
      </w:r>
      <w:r w:rsidRPr="00353D38">
        <w:rPr>
          <w:rFonts w:ascii="Times New Roman" w:hAnsi="Times New Roman" w:cs="Times New Roman"/>
        </w:rPr>
        <w:t>colonized toward the urban end until all patches contain</w:t>
      </w:r>
      <w:r w:rsidR="00F104D9">
        <w:rPr>
          <w:rFonts w:ascii="Times New Roman" w:hAnsi="Times New Roman" w:cs="Times New Roman"/>
        </w:rPr>
        <w:t>ed</w:t>
      </w:r>
      <w:r w:rsidRPr="00353D38">
        <w:rPr>
          <w:rFonts w:ascii="Times New Roman" w:hAnsi="Times New Roman" w:cs="Times New Roman"/>
        </w:rPr>
        <w:t xml:space="preserve"> populations (</w:t>
      </w:r>
      <w:r w:rsidR="00EE0034">
        <w:rPr>
          <w:rFonts w:ascii="Times New Roman" w:hAnsi="Times New Roman" w:cs="Times New Roman"/>
        </w:rPr>
        <w:t xml:space="preserve">figure </w:t>
      </w:r>
      <w:proofErr w:type="spellStart"/>
      <w:r w:rsidR="00EE0034">
        <w:rPr>
          <w:rFonts w:ascii="Times New Roman" w:hAnsi="Times New Roman" w:cs="Times New Roman"/>
        </w:rPr>
        <w:t>2</w:t>
      </w:r>
      <w:r w:rsidR="00EE0034" w:rsidRPr="00EE0034">
        <w:rPr>
          <w:rFonts w:ascii="Times New Roman" w:hAnsi="Times New Roman" w:cs="Times New Roman"/>
          <w:i/>
        </w:rPr>
        <w:t>b</w:t>
      </w:r>
      <w:proofErr w:type="spellEnd"/>
      <w:r w:rsidRPr="00353D38">
        <w:rPr>
          <w:rFonts w:ascii="Times New Roman" w:hAnsi="Times New Roman" w:cs="Times New Roman"/>
        </w:rPr>
        <w:t xml:space="preserve"> and </w:t>
      </w:r>
      <w:proofErr w:type="spellStart"/>
      <w:r w:rsidR="00DF2266" w:rsidRPr="00353D38">
        <w:rPr>
          <w:rFonts w:ascii="Times New Roman" w:hAnsi="Times New Roman" w:cs="Times New Roman"/>
        </w:rPr>
        <w:t>2</w:t>
      </w:r>
      <w:r w:rsidR="00EE0034" w:rsidRPr="00EE0034">
        <w:rPr>
          <w:rFonts w:ascii="Times New Roman" w:hAnsi="Times New Roman" w:cs="Times New Roman"/>
          <w:i/>
        </w:rPr>
        <w:t>c</w:t>
      </w:r>
      <w:proofErr w:type="spellEnd"/>
      <w:r w:rsidRPr="00353D38">
        <w:rPr>
          <w:rFonts w:ascii="Times New Roman" w:hAnsi="Times New Roman" w:cs="Times New Roman"/>
        </w:rPr>
        <w:t xml:space="preserve">). There </w:t>
      </w:r>
      <w:r w:rsidR="00F104D9">
        <w:rPr>
          <w:rFonts w:ascii="Times New Roman" w:hAnsi="Times New Roman" w:cs="Times New Roman"/>
        </w:rPr>
        <w:t>was</w:t>
      </w:r>
      <w:r w:rsidR="00F104D9" w:rsidRPr="00353D38">
        <w:rPr>
          <w:rFonts w:ascii="Times New Roman" w:hAnsi="Times New Roman" w:cs="Times New Roman"/>
        </w:rPr>
        <w:t xml:space="preserve"> </w:t>
      </w:r>
      <w:r w:rsidRPr="00353D38">
        <w:rPr>
          <w:rFonts w:ascii="Times New Roman" w:hAnsi="Times New Roman" w:cs="Times New Roman"/>
        </w:rPr>
        <w:t xml:space="preserve">no gradient in carrying capacity in this scenario; rather, the strength of drift </w:t>
      </w:r>
      <w:r w:rsidR="00F104D9">
        <w:rPr>
          <w:rFonts w:ascii="Times New Roman" w:hAnsi="Times New Roman" w:cs="Times New Roman"/>
        </w:rPr>
        <w:t>was</w:t>
      </w:r>
      <w:r w:rsidR="00F104D9" w:rsidRPr="00353D38">
        <w:rPr>
          <w:rFonts w:ascii="Times New Roman" w:hAnsi="Times New Roman" w:cs="Times New Roman"/>
        </w:rPr>
        <w:t xml:space="preserve"> </w:t>
      </w:r>
      <w:r w:rsidRPr="00353D38">
        <w:rPr>
          <w:rFonts w:ascii="Times New Roman" w:hAnsi="Times New Roman" w:cs="Times New Roman"/>
        </w:rPr>
        <w:t>manipulated by varying the strength of founder events, determined as the proportion of alleles sampled from the parent population (i.e. smaller propo</w:t>
      </w:r>
      <w:r w:rsidR="005F31D4">
        <w:rPr>
          <w:rFonts w:ascii="Times New Roman" w:hAnsi="Times New Roman" w:cs="Times New Roman"/>
        </w:rPr>
        <w:t xml:space="preserve">rtion = stronger founder event) and is equivalent to sampling a finite number of individuals. </w:t>
      </w:r>
      <w:r w:rsidRPr="00353D38">
        <w:rPr>
          <w:rFonts w:ascii="Times New Roman" w:hAnsi="Times New Roman" w:cs="Times New Roman"/>
        </w:rPr>
        <w:t xml:space="preserve">We initially simulated 10 different founding proportions (0.01; 0.02; 0.035; 0.05; 0.075; 0.1; 0.2; 0.5; 0.75; 1.0) to explore the formation of clines under a broad range of serial founder events. </w:t>
      </w:r>
      <w:r w:rsidR="00AD63B7">
        <w:rPr>
          <w:rFonts w:ascii="Times New Roman" w:hAnsi="Times New Roman" w:cs="Times New Roman"/>
        </w:rPr>
        <w:t xml:space="preserve">For each founding proportion, </w:t>
      </w:r>
      <w:r w:rsidR="00AD63B7"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AD63B7" w:rsidRPr="00353D38">
        <w:rPr>
          <w:rFonts w:ascii="Times New Roman" w:hAnsi="Times New Roman" w:cs="Times New Roman"/>
        </w:rPr>
        <w:t xml:space="preserve">, respectively, and corresponding to levels of gene flow that resulted in substantial decreases in the strength of clines in </w:t>
      </w:r>
      <w:r w:rsidR="00DD1F6F">
        <w:rPr>
          <w:rFonts w:ascii="Times New Roman" w:hAnsi="Times New Roman" w:cs="Times New Roman"/>
        </w:rPr>
        <w:t>drift scenario 1</w:t>
      </w:r>
      <w:r w:rsidR="00AD63B7">
        <w:rPr>
          <w:rFonts w:ascii="Times New Roman" w:hAnsi="Times New Roman" w:cs="Times New Roman"/>
        </w:rPr>
        <w:t xml:space="preserve"> above.</w:t>
      </w:r>
    </w:p>
    <w:p w14:paraId="63FEEA20" w14:textId="0F541F95" w:rsidR="00695730" w:rsidRDefault="00695730" w:rsidP="00AD63B7">
      <w:pPr>
        <w:spacing w:line="480" w:lineRule="auto"/>
        <w:ind w:firstLine="720"/>
        <w:rPr>
          <w:rFonts w:ascii="Times New Roman" w:hAnsi="Times New Roman" w:cs="Times New Roman"/>
        </w:rPr>
      </w:pPr>
      <w:r w:rsidRPr="00353D38">
        <w:rPr>
          <w:rFonts w:ascii="Times New Roman" w:hAnsi="Times New Roman" w:cs="Times New Roman"/>
        </w:rPr>
        <w:t>In our simulations, the probability that a population colonizes an adjacent patch depends on its size</w:t>
      </w:r>
      <w:r w:rsidR="00F104D9">
        <w:rPr>
          <w:rFonts w:ascii="Times New Roman" w:hAnsi="Times New Roman" w:cs="Times New Roman"/>
        </w:rPr>
        <w:t>. The probability of colonization</w:t>
      </w:r>
      <w:r w:rsidRPr="00353D38">
        <w:rPr>
          <w:rFonts w:ascii="Times New Roman" w:hAnsi="Times New Roman" w:cs="Times New Roman"/>
        </w:rPr>
        <w:t xml:space="preserve"> is 1.0 for populations at carrying capacity and decreases linearly with decreasing population size. Because founder events reduce the size of newly formed populations, serial founder events would result in populations becoming rapidly extinct (or exceedingly small), preventing the colonization of new patches. We therefore implemented a model of logistic population growth allowing populations to grow every generation until they reach</w:t>
      </w:r>
      <w:r w:rsidR="003512CD">
        <w:rPr>
          <w:rFonts w:ascii="Times New Roman" w:hAnsi="Times New Roman" w:cs="Times New Roman"/>
        </w:rPr>
        <w:t>ed</w:t>
      </w:r>
      <w:r w:rsidRPr="00353D38">
        <w:rPr>
          <w:rFonts w:ascii="Times New Roman" w:hAnsi="Times New Roman" w:cs="Times New Roman"/>
        </w:rPr>
        <w:t xml:space="preserve"> carrying capacity. Under this model, a population of size 10 </w:t>
      </w:r>
      <w:r w:rsidR="003512CD">
        <w:rPr>
          <w:rFonts w:ascii="Times New Roman" w:hAnsi="Times New Roman" w:cs="Times New Roman"/>
        </w:rPr>
        <w:t>took</w:t>
      </w:r>
      <w:r w:rsidR="003512CD" w:rsidRPr="00353D38">
        <w:rPr>
          <w:rFonts w:ascii="Times New Roman" w:hAnsi="Times New Roman" w:cs="Times New Roman"/>
        </w:rPr>
        <w:t xml:space="preserve"> </w:t>
      </w:r>
      <w:r w:rsidRPr="00353D38">
        <w:rPr>
          <w:rFonts w:ascii="Times New Roman" w:hAnsi="Times New Roman" w:cs="Times New Roman"/>
        </w:rPr>
        <w:t xml:space="preserve">27 generations to reach a carrying capacity of 1000 (growth rate [r] = 1.5). </w:t>
      </w:r>
      <w:commentRangeStart w:id="12"/>
      <w:commentRangeStart w:id="13"/>
      <w:r w:rsidRPr="00353D38">
        <w:rPr>
          <w:rFonts w:ascii="Times New Roman" w:hAnsi="Times New Roman" w:cs="Times New Roman"/>
        </w:rPr>
        <w:t xml:space="preserve">Simulations were run for 500 </w:t>
      </w:r>
      <w:r w:rsidR="009130DF">
        <w:rPr>
          <w:rFonts w:ascii="Times New Roman" w:hAnsi="Times New Roman" w:cs="Times New Roman"/>
        </w:rPr>
        <w:t xml:space="preserve">non-overlapping </w:t>
      </w:r>
      <w:r w:rsidRPr="00353D38">
        <w:rPr>
          <w:rFonts w:ascii="Times New Roman" w:hAnsi="Times New Roman" w:cs="Times New Roman"/>
        </w:rPr>
        <w:t>generations beginning when all patches on the landscape contained populations.</w:t>
      </w:r>
      <w:commentRangeEnd w:id="12"/>
      <w:r w:rsidR="00625027">
        <w:rPr>
          <w:rStyle w:val="CommentReference"/>
        </w:rPr>
        <w:commentReference w:id="12"/>
      </w:r>
      <w:commentRangeEnd w:id="13"/>
      <w:r w:rsidR="00FC1F6A">
        <w:rPr>
          <w:rStyle w:val="CommentReference"/>
        </w:rPr>
        <w:commentReference w:id="13"/>
      </w:r>
    </w:p>
    <w:p w14:paraId="4568BF11" w14:textId="77777777" w:rsidR="00695730" w:rsidRPr="00353D38" w:rsidRDefault="00695730" w:rsidP="00695730">
      <w:pPr>
        <w:spacing w:line="360" w:lineRule="auto"/>
        <w:rPr>
          <w:rFonts w:ascii="Times New Roman" w:hAnsi="Times New Roman" w:cs="Times New Roman"/>
        </w:rPr>
      </w:pPr>
    </w:p>
    <w:p w14:paraId="446E91CF" w14:textId="26132195"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lastRenderedPageBreak/>
        <w:t xml:space="preserve">Question 2: </w:t>
      </w:r>
      <w:r w:rsidR="00D33208" w:rsidRPr="00D33208">
        <w:rPr>
          <w:rFonts w:ascii="Times New Roman" w:hAnsi="Times New Roman" w:cs="Times New Roman"/>
          <w:i/>
        </w:rPr>
        <w:t xml:space="preserve">How does selection affect the occurrence and strength of </w:t>
      </w:r>
      <w:proofErr w:type="spellStart"/>
      <w:r w:rsidR="00D33208" w:rsidRPr="00D33208">
        <w:rPr>
          <w:rFonts w:ascii="Times New Roman" w:hAnsi="Times New Roman" w:cs="Times New Roman"/>
          <w:i/>
        </w:rPr>
        <w:t>of</w:t>
      </w:r>
      <w:proofErr w:type="spellEnd"/>
      <w:r w:rsidR="00D33208" w:rsidRPr="00D33208">
        <w:rPr>
          <w:rFonts w:ascii="Times New Roman" w:hAnsi="Times New Roman" w:cs="Times New Roman"/>
          <w:i/>
        </w:rPr>
        <w:t xml:space="preserve"> spatial clines in HCN?</w:t>
      </w:r>
    </w:p>
    <w:p w14:paraId="1C233390" w14:textId="387AE6D6"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"id" : "ITEM-2", "itemData" : { "DOI" : "10.2307/2406012", "author" : [ { "dropping-particle" : "", "family" : "Kimura", "given" : "Motoo", "non-dropping-particle" : "", "parse-names" : false, "suffix" : "" } ], "container-title" : "Evolution", "id" : "ITEM-2", "issued" : { "date-parts" : [ [ "1956" ] ] }, "page" : "278-287", "title" : "A model of a genetic system which leads to closer linkage by natural selection", "type" : "article-journal", "volume" : "10" }, "uris" : [ "http://www.mendeley.com/documents/?uuid=2d07b39e-090f-48b9-b881-224f3c930675" ] }, { "id" : "ITEM-3", "itemData" : { "author" : [ { "dropping-particle" : "", "family" : "Felsenstein", "given" : "Joseph", "non-dropping-particle" : "", "parse-names" : false, "suffix" : "" } ], "container-title" : "Genetics", "id" : "ITEM-3", "issue" : "August", "issued" : { "date-parts" : [ [ "1965" ] ] }, "page" : "349-363", "title" : "The effect of linkage on directional selection", "type" : "article-journal", "volume" : "52" }, "uris" : [ "http://www.mendeley.com/documents/?uuid=5d9758b4-5aff-4fd7-a201-3ba443b8d84b" ] } ], "mendeley" : { "formattedCitation" : "[42\u201344]", "plainTextFormattedCitation" : "[42\u201344]", "previouslyFormattedCitation" : "[42\u201344]"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[42–44]</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(i.e. HCN–) genotypes, depending on the population’s position in the landscape. This model represents a case where selection favouring HCN+ genotypes in rural environments changes gradually along an urbanization gradient until HCN– genotypes are favoured in the urban core, consistent with the phenotypic clines reported by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"manualFormatting" : "Thompson et al. (2016)",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436804">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"manualFormatting" : "Johnson et al. (2018, this issue)",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For each simulation, we defined a maximum strength of selection that favoured HCN+ genotypes in the rural-most population and HCN– genotypes in the urban-most population. </w:t>
      </w:r>
      <w:commentRangeStart w:id="14"/>
      <w:r w:rsidRPr="00353D38">
        <w:rPr>
          <w:rFonts w:ascii="Times New Roman" w:hAnsi="Times New Roman" w:cs="Times New Roman"/>
        </w:rPr>
        <w:t xml:space="preserve">The selection coefficient varied linearly across the matrix such that HCN+ and HCN– genotypes had equal fitness in the central population of the landscape (i.e. population 20, </w:t>
      </w:r>
      <w:r w:rsidR="00EE0034">
        <w:rPr>
          <w:rFonts w:ascii="Times New Roman" w:hAnsi="Times New Roman" w:cs="Times New Roman"/>
        </w:rPr>
        <w:t>figure 3</w:t>
      </w:r>
      <w:commentRangeEnd w:id="14"/>
      <w:r w:rsidR="00216540">
        <w:rPr>
          <w:rStyle w:val="CommentReference"/>
        </w:rPr>
        <w:commentReference w:id="14"/>
      </w:r>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 xml:space="preserve">e simulated 10 different maximum selection coefficients (0; 0.001; 0.0025; 0.005; 0.0075; 0.01; 0.025; 0.05; 0.1; 0.2)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r w:rsidR="00216540">
        <w:rPr>
          <w:rFonts w:ascii="Times New Roman" w:hAnsi="Times New Roman" w:cs="Times New Roman"/>
        </w:rPr>
        <w:t xml:space="preserve">For example, a selection coefficient of 0.05 corresponded to </w:t>
      </w:r>
      <w:r w:rsidR="00A71B8F">
        <w:rPr>
          <w:rFonts w:ascii="Times New Roman" w:hAnsi="Times New Roman" w:cs="Times New Roman"/>
        </w:rPr>
        <w:t>a 5% reduction in fitness of HCN+ genotypes in the urban-most population and a 5% increase in fitness of HCN+ genotypes in the rural-most population</w:t>
      </w:r>
      <w:r w:rsidR="00CB2BAD">
        <w:rPr>
          <w:rFonts w:ascii="Times New Roman" w:hAnsi="Times New Roman" w:cs="Times New Roman"/>
        </w:rPr>
        <w:t xml:space="preserve"> (figure 3)</w:t>
      </w:r>
      <w:r w:rsidR="00A71B8F">
        <w:rPr>
          <w:rFonts w:ascii="Times New Roman" w:hAnsi="Times New Roman" w:cs="Times New Roman"/>
        </w:rPr>
        <w:t>.</w:t>
      </w:r>
      <w:r w:rsidR="00216540">
        <w:rPr>
          <w:rFonts w:ascii="Times New Roman" w:hAnsi="Times New Roman" w:cs="Times New Roman"/>
        </w:rPr>
        <w:t xml:space="preserve"> </w:t>
      </w:r>
      <w:r w:rsidR="00AD63B7">
        <w:rPr>
          <w:rFonts w:ascii="Times New Roman" w:hAnsi="Times New Roman" w:cs="Times New Roman"/>
        </w:rPr>
        <w:t xml:space="preserve">These simulations 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were </w:t>
      </w:r>
      <w:r w:rsidR="00CB2BAD">
        <w:rPr>
          <w:rFonts w:ascii="Times New Roman" w:hAnsi="Times New Roman" w:cs="Times New Roman"/>
        </w:rPr>
        <w:t>started</w:t>
      </w:r>
      <w:r w:rsidR="006B2E94">
        <w:rPr>
          <w:rFonts w:ascii="Times New Roman" w:hAnsi="Times New Roman" w:cs="Times New Roman"/>
        </w:rPr>
        <w:t xml:space="preserve">—and 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6B2E94" w:rsidRPr="00353D38">
        <w:rPr>
          <w:rFonts w:ascii="Times New Roman" w:hAnsi="Times New Roman" w:cs="Times New Roman"/>
        </w:rPr>
        <w:t xml:space="preserve">: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6B2E94" w:rsidRPr="00353D38">
        <w:rPr>
          <w:rFonts w:ascii="Times New Roman" w:hAnsi="Times New Roman" w:cs="Times New Roman"/>
        </w:rPr>
        <w:t>, respectively</w:t>
      </w:r>
      <w:r w:rsidR="006B2E94">
        <w:rPr>
          <w:rFonts w:ascii="Times New Roman" w:hAnsi="Times New Roman" w:cs="Times New Roman"/>
        </w:rPr>
        <w:t xml:space="preserve">. </w:t>
      </w:r>
      <w:r w:rsidR="00216540">
        <w:rPr>
          <w:rFonts w:ascii="Times New Roman" w:hAnsi="Times New Roman" w:cs="Times New Roman"/>
        </w:rPr>
        <w:t xml:space="preserve">Thus, these </w:t>
      </w:r>
      <w:r w:rsidR="006B2E94">
        <w:rPr>
          <w:rFonts w:ascii="Times New Roman" w:hAnsi="Times New Roman" w:cs="Times New Roman"/>
        </w:rPr>
        <w:t>simulations explore</w:t>
      </w:r>
      <w:r w:rsidR="00216540">
        <w:rPr>
          <w:rFonts w:ascii="Times New Roman" w:hAnsi="Times New Roman" w:cs="Times New Roman"/>
        </w:rPr>
        <w:t>d</w:t>
      </w:r>
      <w:r w:rsidR="006B2E94">
        <w:rPr>
          <w:rFonts w:ascii="Times New Roman" w:hAnsi="Times New Roman" w:cs="Times New Roman"/>
        </w:rPr>
        <w:t xml:space="preserve"> the combined effects of selection and </w:t>
      </w:r>
      <w:r w:rsidR="00D33208">
        <w:rPr>
          <w:rFonts w:ascii="Times New Roman" w:hAnsi="Times New Roman" w:cs="Times New Roman"/>
        </w:rPr>
        <w:t>gene flow</w:t>
      </w:r>
      <w:r w:rsidR="006B2E94">
        <w:rPr>
          <w:rFonts w:ascii="Times New Roman" w:hAnsi="Times New Roman" w:cs="Times New Roman"/>
        </w:rPr>
        <w:t xml:space="preserve"> on the formation of clines in HCN in the absence of drift. </w:t>
      </w:r>
    </w:p>
    <w:p w14:paraId="52D893CD" w14:textId="09DA8A28"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disequilibrium (LD) may </w:t>
      </w:r>
      <w:r w:rsidR="00A156A2">
        <w:rPr>
          <w:rFonts w:ascii="Times New Roman" w:hAnsi="Times New Roman" w:cs="Times New Roman"/>
        </w:rPr>
        <w:t>evolve</w:t>
      </w:r>
      <w:r w:rsidR="00A156A2" w:rsidRPr="00353D38">
        <w:rPr>
          <w:rFonts w:ascii="Times New Roman" w:hAnsi="Times New Roman" w:cs="Times New Roman"/>
        </w:rPr>
        <w:t xml:space="preserve"> </w:t>
      </w:r>
      <w:r w:rsidRPr="00353D38">
        <w:rPr>
          <w:rFonts w:ascii="Times New Roman" w:hAnsi="Times New Roman" w:cs="Times New Roman"/>
        </w:rPr>
        <w:t xml:space="preserve">as genotypes with particular allele combinations are favored, resulting in gamete frequencies that </w:t>
      </w:r>
      <w:r w:rsidRPr="00353D38">
        <w:rPr>
          <w:rFonts w:ascii="Times New Roman" w:hAnsi="Times New Roman" w:cs="Times New Roman"/>
        </w:rPr>
        <w:lastRenderedPageBreak/>
        <w:t xml:space="preserve">differ from their expectation based on allele frequencies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"[42]", "plainTextFormattedCitation" : "[42]", "previouslyFormattedCitation" : "[42]"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[42]</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 xml:space="preserve">unlinked </w:t>
      </w:r>
      <w:commentRangeStart w:id="15"/>
      <w:r w:rsidR="00CB2BAD">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"mendeley" : { "formattedCitation" : "[30]", "plainTextFormattedCitation" : "[30]", "previouslyFormattedCitation" : "[30]" }, "properties" : {  }, "schema" : "https://github.com/citation-style-language/schema/raw/master/csl-citation.json" }</w:instrText>
      </w:r>
      <w:r w:rsidR="00CB2BAD">
        <w:rPr>
          <w:rFonts w:ascii="Times New Roman" w:hAnsi="Times New Roman" w:cs="Times New Roman"/>
        </w:rPr>
        <w:fldChar w:fldCharType="separate"/>
      </w:r>
      <w:r w:rsidR="00DC6D5C" w:rsidRPr="00DC6D5C">
        <w:rPr>
          <w:rFonts w:ascii="Times New Roman" w:hAnsi="Times New Roman" w:cs="Times New Roman"/>
          <w:noProof/>
        </w:rPr>
        <w:t>[30]</w:t>
      </w:r>
      <w:r w:rsidR="00CB2BAD">
        <w:rPr>
          <w:rFonts w:ascii="Times New Roman" w:hAnsi="Times New Roman" w:cs="Times New Roman"/>
        </w:rPr>
        <w:fldChar w:fldCharType="end"/>
      </w:r>
      <w:commentRangeEnd w:id="15"/>
      <w:r w:rsidR="00CB2BAD">
        <w:rPr>
          <w:rStyle w:val="CommentReference"/>
        </w:rPr>
        <w:commentReference w:id="15"/>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"[44]", "plainTextFormattedCitation" : "[44]", "previouslyFormattedCitation" : "[44]"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[44]</w:t>
      </w:r>
      <w:r w:rsidRPr="00353D38">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w:t>
      </w:r>
      <w:proofErr w:type="spellStart"/>
      <w:r w:rsidR="00C55EED">
        <w:rPr>
          <w:rFonts w:ascii="Times New Roman" w:hAnsi="Times New Roman" w:cs="Times New Roman"/>
        </w:rPr>
        <w:t>cyanogenesis</w:t>
      </w:r>
      <w:proofErr w:type="spellEnd"/>
      <w:r w:rsidR="00C55EED">
        <w:rPr>
          <w:rFonts w:ascii="Times New Roman" w:hAnsi="Times New Roman" w:cs="Times New Roman"/>
        </w:rPr>
        <w:t xml:space="preserve"> </w:t>
      </w:r>
      <w:r w:rsidRPr="00353D38">
        <w:rPr>
          <w:rFonts w:ascii="Times New Roman" w:hAnsi="Times New Roman" w:cs="Times New Roman"/>
        </w:rPr>
        <w:t xml:space="preserve">(see </w:t>
      </w:r>
      <w:r w:rsidR="00CE561F">
        <w:rPr>
          <w:rFonts w:ascii="Times New Roman" w:hAnsi="Times New Roman" w:cs="Times New Roman"/>
        </w:rPr>
        <w:t xml:space="preserve">online </w:t>
      </w:r>
      <w:r w:rsidRPr="00353D38">
        <w:rPr>
          <w:rFonts w:ascii="Times New Roman" w:hAnsi="Times New Roman" w:cs="Times New Roman"/>
        </w:rPr>
        <w:t>supplementary materials</w:t>
      </w:r>
      <w:r w:rsidR="00A71B8F">
        <w:rPr>
          <w:rFonts w:ascii="Times New Roman" w:hAnsi="Times New Roman" w:cs="Times New Roman"/>
        </w:rPr>
        <w:t xml:space="preserve"> text </w:t>
      </w:r>
      <w:proofErr w:type="spellStart"/>
      <w:r w:rsidR="00A71B8F">
        <w:rPr>
          <w:rFonts w:ascii="Times New Roman" w:hAnsi="Times New Roman" w:cs="Times New Roman"/>
        </w:rPr>
        <w:t>S</w:t>
      </w:r>
      <w:r w:rsidR="00303AF0">
        <w:rPr>
          <w:rFonts w:ascii="Times New Roman" w:hAnsi="Times New Roman" w:cs="Times New Roman"/>
        </w:rPr>
        <w:t>2</w:t>
      </w:r>
      <w:proofErr w:type="spellEnd"/>
      <w:r w:rsidR="00CE561F">
        <w:rPr>
          <w:rFonts w:ascii="Times New Roman" w:hAnsi="Times New Roman" w:cs="Times New Roman"/>
        </w:rPr>
        <w:t xml:space="preserve">, figure </w:t>
      </w:r>
      <w:proofErr w:type="spellStart"/>
      <w:r w:rsidR="00CE561F">
        <w:rPr>
          <w:rFonts w:ascii="Times New Roman" w:hAnsi="Times New Roman" w:cs="Times New Roman"/>
        </w:rPr>
        <w:t>S2</w:t>
      </w:r>
      <w:proofErr w:type="spellEnd"/>
      <w:r w:rsidR="00303AF0">
        <w:rPr>
          <w:rFonts w:ascii="Times New Roman" w:hAnsi="Times New Roman" w:cs="Times New Roman"/>
        </w:rPr>
        <w:t>)</w:t>
      </w:r>
      <w:r w:rsidRPr="00353D38">
        <w:rPr>
          <w:rFonts w:ascii="Times New Roman" w:hAnsi="Times New Roman" w:cs="Times New Roman"/>
        </w:rPr>
        <w:t xml:space="preserve">. We therefore ignored the effects of LD in our simulations and gamete frequencies each generation were 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4273C2A1"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w:t>
      </w:r>
      <w:r w:rsidR="005F31D4">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4D9BC79" w14:textId="4120FBF6" w:rsidR="006B2E94" w:rsidRDefault="006B2E94" w:rsidP="006B2E94">
      <w:pPr>
        <w:spacing w:line="480" w:lineRule="auto"/>
        <w:rPr>
          <w:rFonts w:ascii="Times New Roman" w:hAnsi="Times New Roman" w:cs="Times New Roman"/>
        </w:rPr>
      </w:pPr>
      <w:r>
        <w:rPr>
          <w:rFonts w:ascii="Times New Roman" w:hAnsi="Times New Roman" w:cs="Times New Roman"/>
        </w:rPr>
        <w:t xml:space="preserve">We </w:t>
      </w:r>
      <w:r w:rsidR="00DE7539">
        <w:rPr>
          <w:rFonts w:ascii="Times New Roman" w:hAnsi="Times New Roman" w:cs="Times New Roman"/>
        </w:rPr>
        <w:t>sought to understand the</w:t>
      </w:r>
      <w:r>
        <w:rPr>
          <w:rFonts w:ascii="Times New Roman" w:hAnsi="Times New Roman" w:cs="Times New Roman"/>
        </w:rPr>
        <w:t xml:space="preserve"> combined effects of drift, selection and </w:t>
      </w:r>
      <w:r w:rsidR="00D33208">
        <w:rPr>
          <w:rFonts w:ascii="Times New Roman" w:hAnsi="Times New Roman" w:cs="Times New Roman"/>
        </w:rPr>
        <w:t>gene flow</w:t>
      </w:r>
      <w:r>
        <w:rPr>
          <w:rFonts w:ascii="Times New Roman" w:hAnsi="Times New Roman" w:cs="Times New Roman"/>
        </w:rPr>
        <w:t xml:space="preserve"> on the formation of clines in HCN</w:t>
      </w:r>
      <w:r w:rsidR="00DE7539">
        <w:rPr>
          <w:rFonts w:ascii="Times New Roman" w:hAnsi="Times New Roman" w:cs="Times New Roman"/>
        </w:rPr>
        <w:t>, and specifically</w:t>
      </w:r>
      <w:r w:rsidR="00EC4594">
        <w:rPr>
          <w:rFonts w:ascii="Times New Roman" w:hAnsi="Times New Roman" w:cs="Times New Roman"/>
        </w:rPr>
        <w:t xml:space="preserve"> </w:t>
      </w:r>
      <w:r>
        <w:rPr>
          <w:rFonts w:ascii="Times New Roman" w:hAnsi="Times New Roman" w:cs="Times New Roman"/>
        </w:rPr>
        <w:t xml:space="preserve">the extent to which selection can counter </w:t>
      </w:r>
      <w:commentRangeStart w:id="16"/>
      <w:commentRangeStart w:id="17"/>
      <w:r>
        <w:rPr>
          <w:rFonts w:ascii="Times New Roman" w:hAnsi="Times New Roman" w:cs="Times New Roman"/>
        </w:rPr>
        <w:t>the</w:t>
      </w:r>
      <w:commentRangeEnd w:id="16"/>
      <w:r w:rsidR="00DE7539">
        <w:rPr>
          <w:rStyle w:val="CommentReference"/>
        </w:rPr>
        <w:commentReference w:id="16"/>
      </w:r>
      <w:commentRangeEnd w:id="17"/>
      <w:r w:rsidR="00A71B8F">
        <w:rPr>
          <w:rStyle w:val="CommentReference"/>
        </w:rPr>
        <w:commentReference w:id="17"/>
      </w:r>
      <w:r>
        <w:rPr>
          <w:rFonts w:ascii="Times New Roman" w:hAnsi="Times New Roman" w:cs="Times New Roman"/>
        </w:rPr>
        <w:t xml:space="preserve"> formation of clines under drift. </w:t>
      </w:r>
      <w:r w:rsidR="009A063B">
        <w:rPr>
          <w:rFonts w:ascii="Times New Roman" w:hAnsi="Times New Roman" w:cs="Times New Roman"/>
        </w:rPr>
        <w:t>We imposed drift gradients similar to those described above (see “Question 1”)</w:t>
      </w:r>
      <w:r w:rsidR="00DE7539">
        <w:rPr>
          <w:rFonts w:ascii="Times New Roman" w:hAnsi="Times New Roman" w:cs="Times New Roman"/>
        </w:rPr>
        <w:t>,</w:t>
      </w:r>
      <w:r w:rsidR="009A063B">
        <w:rPr>
          <w:rFonts w:ascii="Times New Roman" w:hAnsi="Times New Roman" w:cs="Times New Roman"/>
        </w:rPr>
        <w:t xml:space="preserve"> but with the gradients running in the opposite direction. In other words, we first imposed a strong gradient in drift such that </w:t>
      </w:r>
      <w:r>
        <w:rPr>
          <w:rFonts w:ascii="Times New Roman" w:hAnsi="Times New Roman" w:cs="Times New Roman"/>
        </w:rPr>
        <w:t xml:space="preserve">the minimum </w:t>
      </w:r>
      <w:r w:rsidRPr="00CB2BAD">
        <w:rPr>
          <w:rFonts w:ascii="Times New Roman" w:hAnsi="Times New Roman" w:cs="Times New Roman"/>
        </w:rPr>
        <w:t>rural</w:t>
      </w:r>
      <w:r>
        <w:rPr>
          <w:rFonts w:ascii="Times New Roman" w:hAnsi="Times New Roman" w:cs="Times New Roman"/>
          <w:i/>
        </w:rPr>
        <w:t xml:space="preserve"> </w:t>
      </w:r>
      <w:r>
        <w:rPr>
          <w:rFonts w:ascii="Times New Roman" w:hAnsi="Times New Roman" w:cs="Times New Roman"/>
        </w:rPr>
        <w:t xml:space="preserve">population size was 10 </w:t>
      </w:r>
      <w:r w:rsidR="009A063B">
        <w:rPr>
          <w:rFonts w:ascii="Times New Roman" w:hAnsi="Times New Roman" w:cs="Times New Roman"/>
        </w:rPr>
        <w:t xml:space="preserve">while the urban-most population had a size of </w:t>
      </w:r>
      <w:r w:rsidR="009A063B">
        <w:rPr>
          <w:rFonts w:ascii="Times New Roman" w:hAnsi="Times New Roman" w:cs="Times New Roman"/>
          <w:i/>
        </w:rPr>
        <w:t xml:space="preserve">N </w:t>
      </w:r>
      <w:r w:rsidR="009A063B">
        <w:rPr>
          <w:rFonts w:ascii="Times New Roman" w:hAnsi="Times New Roman" w:cs="Times New Roman"/>
        </w:rPr>
        <w:t>= 1000. For drift scenario 2, colonization occurred from urban to rural populations</w:t>
      </w:r>
      <w:r w:rsidR="00245592">
        <w:rPr>
          <w:rFonts w:ascii="Times New Roman" w:hAnsi="Times New Roman" w:cs="Times New Roman"/>
        </w:rPr>
        <w:t xml:space="preserve"> (rather than rural to </w:t>
      </w:r>
      <w:r w:rsidR="00245592" w:rsidRPr="00245592">
        <w:rPr>
          <w:rFonts w:ascii="Times New Roman" w:hAnsi="Times New Roman" w:cs="Times New Roman"/>
        </w:rPr>
        <w:t xml:space="preserve">urban as above). </w:t>
      </w:r>
      <w:r w:rsidR="00245592">
        <w:rPr>
          <w:rFonts w:ascii="Times New Roman" w:hAnsi="Times New Roman" w:cs="Times New Roman"/>
        </w:rPr>
        <w:t>W</w:t>
      </w:r>
      <w:r w:rsidR="00245592" w:rsidRPr="00245592">
        <w:rPr>
          <w:rFonts w:ascii="Times New Roman" w:hAnsi="Times New Roman" w:cs="Times New Roman"/>
        </w:rPr>
        <w:t xml:space="preserve">e </w:t>
      </w:r>
      <w:r w:rsidR="00245592">
        <w:rPr>
          <w:rFonts w:ascii="Times New Roman" w:hAnsi="Times New Roman" w:cs="Times New Roman"/>
        </w:rPr>
        <w:t>simulated</w:t>
      </w:r>
      <w:r w:rsidR="00245592" w:rsidRPr="00245592">
        <w:rPr>
          <w:rFonts w:ascii="Times New Roman" w:hAnsi="Times New Roman" w:cs="Times New Roman"/>
        </w:rPr>
        <w:t xml:space="preserve"> three founding proportions from among the 10 </w:t>
      </w:r>
      <w:r w:rsidR="00245592">
        <w:rPr>
          <w:rFonts w:ascii="Times New Roman" w:hAnsi="Times New Roman" w:cs="Times New Roman"/>
        </w:rPr>
        <w:t xml:space="preserve">described </w:t>
      </w:r>
      <w:r w:rsidR="00245592" w:rsidRPr="00245592">
        <w:rPr>
          <w:rFonts w:ascii="Times New Roman" w:hAnsi="Times New Roman" w:cs="Times New Roman"/>
        </w:rPr>
        <w:t xml:space="preserve">above: 0.01, 0.2, and 1.0, representing strong, intermediate, and no effects of drift through founder effects, respectively. These were chosen as they sufficiently capture the variation in the effects of founding events on the formation of clines. </w:t>
      </w:r>
      <w:r w:rsidR="00245592">
        <w:rPr>
          <w:rFonts w:ascii="Times New Roman" w:hAnsi="Times New Roman" w:cs="Times New Roman"/>
        </w:rPr>
        <w:t xml:space="preserve">In all cases, </w:t>
      </w:r>
      <w:r>
        <w:rPr>
          <w:rFonts w:ascii="Times New Roman" w:hAnsi="Times New Roman" w:cs="Times New Roman"/>
        </w:rPr>
        <w:t xml:space="preserve">selection </w:t>
      </w:r>
      <w:r w:rsidR="00DE7539">
        <w:rPr>
          <w:rFonts w:ascii="Times New Roman" w:hAnsi="Times New Roman" w:cs="Times New Roman"/>
        </w:rPr>
        <w:t xml:space="preserve">favoured </w:t>
      </w:r>
      <w:r>
        <w:rPr>
          <w:rFonts w:ascii="Times New Roman" w:hAnsi="Times New Roman" w:cs="Times New Roman"/>
        </w:rPr>
        <w:t xml:space="preserve">HCN+ genotypes in rural populations and HCN– genotypes in urban </w:t>
      </w:r>
      <w:r>
        <w:rPr>
          <w:rFonts w:ascii="Times New Roman" w:hAnsi="Times New Roman" w:cs="Times New Roman"/>
        </w:rPr>
        <w:lastRenderedPageBreak/>
        <w:t>populations</w:t>
      </w:r>
      <w:r w:rsidR="00245592">
        <w:rPr>
          <w:rFonts w:ascii="Times New Roman" w:hAnsi="Times New Roman" w:cs="Times New Roman"/>
        </w:rPr>
        <w:t>, as described above</w:t>
      </w:r>
      <w:r>
        <w:rPr>
          <w:rFonts w:ascii="Times New Roman" w:hAnsi="Times New Roman" w:cs="Times New Roman"/>
        </w:rPr>
        <w:t>. As such, the stochastic loss of dominant alleles in smaller rural 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w:t>
      </w:r>
      <w:r w:rsidR="00D33208">
        <w:rPr>
          <w:rFonts w:ascii="Times New Roman" w:hAnsi="Times New Roman" w:cs="Times New Roman"/>
        </w:rPr>
        <w:t>levels of gene flow</w:t>
      </w:r>
      <w:r w:rsidR="00245592" w:rsidRPr="00353D38">
        <w:rPr>
          <w:rFonts w:ascii="Times New Roman" w:hAnsi="Times New Roman" w:cs="Times New Roman"/>
        </w:rPr>
        <w:t xml:space="preserve">: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245592" w:rsidRPr="00353D38">
        <w:rPr>
          <w:rFonts w:ascii="Times New Roman" w:hAnsi="Times New Roman" w:cs="Times New Roman"/>
        </w:rPr>
        <w:t>, respectively</w:t>
      </w:r>
      <w:r w:rsidR="00245592">
        <w:rPr>
          <w:rFonts w:ascii="Times New Roman" w:hAnsi="Times New Roman" w:cs="Times New Roman"/>
        </w:rPr>
        <w:t xml:space="preserve">. </w:t>
      </w:r>
      <w:r w:rsidR="00DE7539">
        <w:rPr>
          <w:rFonts w:ascii="Times New Roman" w:hAnsi="Times New Roman" w:cs="Times New Roman"/>
        </w:rPr>
        <w:t>W</w:t>
      </w:r>
      <w:r w:rsidR="00EC4594">
        <w:rPr>
          <w:rFonts w:ascii="Times New Roman" w:hAnsi="Times New Roman" w:cs="Times New Roman"/>
        </w:rPr>
        <w:t xml:space="preserve">e </w:t>
      </w:r>
      <w:r w:rsidR="00DE7539">
        <w:rPr>
          <w:rFonts w:ascii="Times New Roman" w:hAnsi="Times New Roman" w:cs="Times New Roman"/>
        </w:rPr>
        <w:t>focus on the</w:t>
      </w:r>
      <w:r w:rsidR="00EC4594">
        <w:rPr>
          <w:rFonts w:ascii="Times New Roman" w:hAnsi="Times New Roman" w:cs="Times New Roman"/>
        </w:rPr>
        <w:t xml:space="preserve"> drift-selection balance for drift scenario 1</w:t>
      </w:r>
      <w:r w:rsidR="00DE7539">
        <w:rPr>
          <w:rFonts w:ascii="Times New Roman" w:hAnsi="Times New Roman" w:cs="Times New Roman"/>
        </w:rPr>
        <w:t xml:space="preserve"> because the</w:t>
      </w:r>
      <w:r w:rsidR="00EC4594">
        <w:rPr>
          <w:rFonts w:ascii="Times New Roman" w:hAnsi="Times New Roman" w:cs="Times New Roman"/>
        </w:rPr>
        <w:t xml:space="preserve"> results from drift scenario 2 were qualitative</w:t>
      </w:r>
      <w:r w:rsidR="00DE7539">
        <w:rPr>
          <w:rFonts w:ascii="Times New Roman" w:hAnsi="Times New Roman" w:cs="Times New Roman"/>
        </w:rPr>
        <w:t>ly</w:t>
      </w:r>
      <w:r w:rsidR="00EC4594">
        <w:rPr>
          <w:rFonts w:ascii="Times New Roman" w:hAnsi="Times New Roman" w:cs="Times New Roman"/>
        </w:rPr>
        <w:t xml:space="preserve"> similar </w:t>
      </w:r>
      <w:r w:rsidR="00DE7539">
        <w:rPr>
          <w:rFonts w:ascii="Times New Roman" w:hAnsi="Times New Roman" w:cs="Times New Roman"/>
        </w:rPr>
        <w:t>and are presented</w:t>
      </w:r>
      <w:r w:rsidR="00A71B8F">
        <w:rPr>
          <w:rFonts w:ascii="Times New Roman" w:hAnsi="Times New Roman" w:cs="Times New Roman"/>
        </w:rPr>
        <w:t xml:space="preserve"> in the online supplementary materials</w:t>
      </w:r>
      <w:r w:rsidR="00DE7539">
        <w:rPr>
          <w:rFonts w:ascii="Times New Roman" w:hAnsi="Times New Roman" w:cs="Times New Roman"/>
        </w:rPr>
        <w:t xml:space="preserve"> </w:t>
      </w:r>
      <w:r w:rsidR="00EC4594">
        <w:rPr>
          <w:rFonts w:ascii="Times New Roman" w:hAnsi="Times New Roman" w:cs="Times New Roman"/>
        </w:rPr>
        <w:t>(</w:t>
      </w:r>
      <w:r w:rsidR="00A71B8F">
        <w:rPr>
          <w:rFonts w:ascii="Times New Roman" w:hAnsi="Times New Roman" w:cs="Times New Roman"/>
        </w:rPr>
        <w:t xml:space="preserve">text </w:t>
      </w:r>
      <w:proofErr w:type="spellStart"/>
      <w:r w:rsidR="00A71B8F">
        <w:rPr>
          <w:rFonts w:ascii="Times New Roman" w:hAnsi="Times New Roman" w:cs="Times New Roman"/>
        </w:rPr>
        <w:t>S</w:t>
      </w:r>
      <w:r w:rsidR="00303AF0">
        <w:rPr>
          <w:rFonts w:ascii="Times New Roman" w:hAnsi="Times New Roman" w:cs="Times New Roman"/>
        </w:rPr>
        <w:t>3</w:t>
      </w:r>
      <w:proofErr w:type="spellEnd"/>
      <w:r w:rsidR="00CE561F">
        <w:rPr>
          <w:rFonts w:ascii="Times New Roman" w:hAnsi="Times New Roman" w:cs="Times New Roman"/>
        </w:rPr>
        <w:t xml:space="preserve">, figure </w:t>
      </w:r>
      <w:proofErr w:type="spellStart"/>
      <w:r w:rsidR="00CE561F">
        <w:rPr>
          <w:rFonts w:ascii="Times New Roman" w:hAnsi="Times New Roman" w:cs="Times New Roman"/>
        </w:rPr>
        <w:t>S3</w:t>
      </w:r>
      <w:proofErr w:type="spellEnd"/>
      <w:r w:rsidR="00303AF0">
        <w:rPr>
          <w:rFonts w:ascii="Times New Roman" w:hAnsi="Times New Roman" w:cs="Times New Roman"/>
        </w:rPr>
        <w:t>)</w:t>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3FA52B1B" w14:textId="77777777" w:rsidR="006B2E94" w:rsidRPr="006B2E94" w:rsidRDefault="006B2E94" w:rsidP="006B2E94">
      <w:pPr>
        <w:spacing w:line="480" w:lineRule="auto"/>
        <w:rPr>
          <w:rFonts w:ascii="Times New Roman" w:hAnsi="Times New Roman" w:cs="Times New Roman"/>
        </w:rPr>
      </w:pPr>
    </w:p>
    <w:p w14:paraId="12923C8D" w14:textId="175C88A9" w:rsidR="00695730" w:rsidRPr="00353D38" w:rsidRDefault="00D33208" w:rsidP="00000BA7">
      <w:pPr>
        <w:spacing w:line="360" w:lineRule="auto"/>
        <w:outlineLvl w:val="0"/>
        <w:rPr>
          <w:rFonts w:ascii="Times New Roman" w:hAnsi="Times New Roman" w:cs="Times New Roman"/>
          <w:i/>
        </w:rPr>
      </w:pPr>
      <w:r>
        <w:rPr>
          <w:rFonts w:ascii="Times New Roman" w:hAnsi="Times New Roman" w:cs="Times New Roman"/>
          <w:i/>
        </w:rPr>
        <w:t>Gene flow</w:t>
      </w:r>
    </w:p>
    <w:p w14:paraId="0F29B190" w14:textId="6D48E051" w:rsidR="00695730" w:rsidRPr="00353D38" w:rsidRDefault="00C55EED" w:rsidP="00353D38">
      <w:pPr>
        <w:spacing w:line="480" w:lineRule="auto"/>
        <w:rPr>
          <w:rFonts w:ascii="Times New Roman" w:hAnsi="Times New Roman" w:cs="Times New Roman"/>
        </w:rPr>
      </w:pPr>
      <w:r>
        <w:rPr>
          <w:rFonts w:ascii="Times New Roman" w:hAnsi="Times New Roman" w:cs="Times New Roman"/>
        </w:rPr>
        <w:t xml:space="preserve">As described above, </w:t>
      </w:r>
      <w:r w:rsidR="00DF2266" w:rsidRPr="00353D38">
        <w:rPr>
          <w:rFonts w:ascii="Times New Roman" w:hAnsi="Times New Roman" w:cs="Times New Roman"/>
        </w:rPr>
        <w:t>most</w:t>
      </w:r>
      <w:r w:rsidR="00695730" w:rsidRPr="00353D38">
        <w:rPr>
          <w:rFonts w:ascii="Times New Roman" w:hAnsi="Times New Roman" w:cs="Times New Roman"/>
        </w:rPr>
        <w:t xml:space="preserve"> simulations</w:t>
      </w:r>
      <w:r w:rsidR="00DF2266" w:rsidRPr="00353D38">
        <w:rPr>
          <w:rFonts w:ascii="Times New Roman" w:hAnsi="Times New Roman" w:cs="Times New Roman"/>
        </w:rPr>
        <w:t xml:space="preserve"> </w:t>
      </w:r>
      <w:r w:rsidR="00695730" w:rsidRPr="00353D38">
        <w:rPr>
          <w:rFonts w:ascii="Times New Roman" w:hAnsi="Times New Roman" w:cs="Times New Roman"/>
        </w:rPr>
        <w:t xml:space="preserve">varied the amount of </w:t>
      </w:r>
      <w:r w:rsidR="00D33208">
        <w:rPr>
          <w:rFonts w:ascii="Times New Roman" w:hAnsi="Times New Roman" w:cs="Times New Roman"/>
        </w:rPr>
        <w:t>gene flow</w:t>
      </w:r>
      <w:r w:rsidR="00695730" w:rsidRPr="00353D38">
        <w:rPr>
          <w:rFonts w:ascii="Times New Roman" w:hAnsi="Times New Roman" w:cs="Times New Roman"/>
        </w:rPr>
        <w:t xml:space="preserve"> between populations across the matrix to explore the effects of gene flow on the formation of clines due to drift and selection</w:t>
      </w:r>
      <w:r w:rsidR="00EF7216">
        <w:rPr>
          <w:rFonts w:ascii="Times New Roman" w:hAnsi="Times New Roman" w:cs="Times New Roman"/>
        </w:rPr>
        <w:t xml:space="preserve"> </w:t>
      </w:r>
      <w:r w:rsidR="00DC6D5C">
        <w:rPr>
          <w:rFonts w:ascii="Times New Roman" w:hAnsi="Times New Roman" w:cs="Times New Roman"/>
        </w:rPr>
        <w:t>(see t</w:t>
      </w:r>
      <w:r w:rsidR="00EF7216" w:rsidRPr="00353D38">
        <w:rPr>
          <w:rFonts w:ascii="Times New Roman" w:hAnsi="Times New Roman" w:cs="Times New Roman"/>
        </w:rPr>
        <w:t>able 2)</w:t>
      </w:r>
      <w:r w:rsidR="00695730" w:rsidRPr="00353D38">
        <w:rPr>
          <w:rFonts w:ascii="Times New Roman" w:hAnsi="Times New Roman" w:cs="Times New Roman"/>
        </w:rPr>
        <w:t xml:space="preserve">. We modelled </w:t>
      </w:r>
      <w:r w:rsidR="00D33208">
        <w:rPr>
          <w:rFonts w:ascii="Times New Roman" w:hAnsi="Times New Roman" w:cs="Times New Roman"/>
        </w:rPr>
        <w:t>gene flow</w:t>
      </w:r>
      <w:r w:rsidR="00695730" w:rsidRPr="00353D38">
        <w:rPr>
          <w:rFonts w:ascii="Times New Roman" w:hAnsi="Times New Roman" w:cs="Times New Roman"/>
        </w:rPr>
        <w:t xml:space="preserve"> according to a modified version of Wright’s island model </w:t>
      </w:r>
      <w:r w:rsidR="00695730"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"[8]", "plainTextFormattedCitation" : "[8]", "previouslyFormattedCitation" : "[8]" }, "properties" : {  }, "schema" : "https://github.com/citation-style-language/schema/raw/master/csl-citation.json" }</w:instrText>
      </w:r>
      <w:r w:rsidR="00695730" w:rsidRPr="00353D38">
        <w:rPr>
          <w:rFonts w:ascii="Times New Roman" w:hAnsi="Times New Roman" w:cs="Times New Roman"/>
        </w:rPr>
        <w:fldChar w:fldCharType="separate"/>
      </w:r>
      <w:r w:rsidR="00DC6D5C" w:rsidRPr="00DC6D5C">
        <w:rPr>
          <w:rFonts w:ascii="Times New Roman" w:hAnsi="Times New Roman" w:cs="Times New Roman"/>
          <w:noProof/>
        </w:rPr>
        <w:t>[8]</w:t>
      </w:r>
      <w:r w:rsidR="00695730" w:rsidRPr="00353D38">
        <w:rPr>
          <w:rFonts w:ascii="Times New Roman" w:hAnsi="Times New Roman" w:cs="Times New Roman"/>
        </w:rPr>
        <w:fldChar w:fldCharType="end"/>
      </w:r>
      <w:r w:rsidR="00695730" w:rsidRPr="00353D38">
        <w:rPr>
          <w:rFonts w:ascii="Times New Roman" w:hAnsi="Times New Roman" w:cs="Times New Roman"/>
        </w:rPr>
        <w:t>. Specifically, the frequency of the dominant allele (</w:t>
      </w:r>
      <w:r w:rsidR="00CD5C48">
        <w:rPr>
          <w:rFonts w:ascii="Times New Roman" w:hAnsi="Times New Roman" w:cs="Times New Roman"/>
        </w:rPr>
        <w:t xml:space="preserve">i.e. </w:t>
      </w:r>
      <w:r w:rsidR="00695730" w:rsidRPr="00353D38">
        <w:rPr>
          <w:rFonts w:ascii="Times New Roman" w:hAnsi="Times New Roman" w:cs="Times New Roman"/>
          <w:i/>
        </w:rPr>
        <w:t>CYP79D15</w:t>
      </w:r>
      <w:r w:rsidR="00CD5C48">
        <w:rPr>
          <w:rFonts w:ascii="Times New Roman" w:hAnsi="Times New Roman" w:cs="Times New Roman"/>
        </w:rPr>
        <w:t xml:space="preserve"> or </w:t>
      </w:r>
      <w:r w:rsidR="00CD5C48" w:rsidRPr="00A71B8F">
        <w:rPr>
          <w:rFonts w:ascii="Times New Roman" w:hAnsi="Times New Roman" w:cs="Times New Roman"/>
          <w:i/>
        </w:rPr>
        <w:t>Li</w:t>
      </w:r>
      <w:r w:rsidR="00695730" w:rsidRPr="00353D38">
        <w:rPr>
          <w:rFonts w:ascii="Times New Roman" w:hAnsi="Times New Roman" w:cs="Times New Roman"/>
        </w:rPr>
        <w:t>)</w:t>
      </w:r>
      <w:r w:rsidR="00695730" w:rsidRPr="00353D38">
        <w:rPr>
          <w:rFonts w:ascii="Times New Roman" w:hAnsi="Times New Roman" w:cs="Times New Roman"/>
          <w:i/>
        </w:rPr>
        <w:t xml:space="preserve"> </w:t>
      </w:r>
      <w:r w:rsidR="00695730" w:rsidRPr="00353D38">
        <w:rPr>
          <w:rFonts w:ascii="Times New Roman" w:hAnsi="Times New Roman" w:cs="Times New Roman"/>
        </w:rPr>
        <w:t xml:space="preserve">in population </w:t>
      </w:r>
      <m:oMath>
        <m:r>
          <w:rPr>
            <w:rFonts w:ascii="Cambria Math" w:hAnsi="Cambria Math" w:cs="Times New Roman"/>
          </w:rPr>
          <m:t>x</m:t>
        </m:r>
      </m:oMath>
      <w:r w:rsidR="00695730"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00695730" w:rsidRPr="00353D38">
        <w:rPr>
          <w:rFonts w:ascii="Times New Roman" w:hAnsi="Times New Roman" w:cs="Times New Roman"/>
        </w:rPr>
        <w:t>)</w:t>
      </w:r>
      <m:oMath>
        <m:r>
          <w:rPr>
            <w:rFonts w:ascii="Cambria Math" w:hAnsi="Cambria Math" w:cs="Times New Roman"/>
          </w:rPr>
          <m:t xml:space="preserve"> </m:t>
        </m:r>
      </m:oMath>
      <w:r w:rsidR="00695730" w:rsidRPr="00353D38">
        <w:rPr>
          <w:rFonts w:ascii="Times New Roman" w:hAnsi="Times New Roman" w:cs="Times New Roman"/>
        </w:rPr>
        <w:t>is given as:</w:t>
      </w:r>
    </w:p>
    <w:p w14:paraId="4D8D879A" w14:textId="77777777" w:rsidR="00695730" w:rsidRPr="00353D38" w:rsidRDefault="00695730" w:rsidP="00695730">
      <w:pPr>
        <w:spacing w:line="360" w:lineRule="auto"/>
        <w:rPr>
          <w:rFonts w:ascii="Times New Roman" w:hAnsi="Times New Roman" w:cs="Times New Roman"/>
        </w:rPr>
      </w:pPr>
    </w:p>
    <w:p w14:paraId="4997F1D1" w14:textId="77777777" w:rsidR="00695730" w:rsidRPr="00353D38" w:rsidRDefault="00F47CA8" w:rsidP="00695730">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6524B4B7" w14:textId="77777777" w:rsidR="00695730" w:rsidRPr="00353D38" w:rsidRDefault="00695730" w:rsidP="00695730">
      <w:pPr>
        <w:spacing w:line="360" w:lineRule="auto"/>
        <w:rPr>
          <w:rFonts w:ascii="Times New Roman" w:eastAsiaTheme="minorEastAsia" w:hAnsi="Times New Roman" w:cs="Times New Roman"/>
        </w:rPr>
      </w:pPr>
    </w:p>
    <w:p w14:paraId="4C35CFDC" w14:textId="049F9399"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of the dominant </w:t>
      </w:r>
      <w:r w:rsidR="008D4447">
        <w:rPr>
          <w:rFonts w:ascii="Times New Roman" w:eastAsiaTheme="minorEastAsia" w:hAnsi="Times New Roman" w:cs="Times New Roman"/>
        </w:rPr>
        <w:t xml:space="preserve">allele at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r w:rsidR="008D4447">
        <w:rPr>
          <w:rFonts w:ascii="Times New Roman" w:eastAsiaTheme="minorEastAsia" w:hAnsi="Times New Roman" w:cs="Times New Roman"/>
        </w:rPr>
        <w:t xml:space="preserve">or </w:t>
      </w:r>
      <w:r w:rsidR="008D4447" w:rsidRPr="00A71B8F">
        <w:rPr>
          <w:rFonts w:ascii="Times New Roman" w:eastAsiaTheme="minorEastAsia" w:hAnsi="Times New Roman" w:cs="Times New Roman"/>
          <w:i/>
        </w:rPr>
        <w:t>Li</w:t>
      </w:r>
      <w:r w:rsidR="008D4447">
        <w:rPr>
          <w:rFonts w:ascii="Times New Roman" w:eastAsiaTheme="minorEastAsia" w:hAnsi="Times New Roman" w:cs="Times New Roman"/>
        </w:rPr>
        <w:t xml:space="preserve"> </w:t>
      </w:r>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w:t>
      </w:r>
      <w:proofErr w:type="spellStart"/>
      <w:r w:rsidRPr="00353D38">
        <w:rPr>
          <w:rFonts w:ascii="Times New Roman" w:eastAsiaTheme="minorEastAsia" w:hAnsi="Times New Roman" w:cs="Times New Roman"/>
        </w:rPr>
        <w:t>n</w:t>
      </w:r>
      <w:proofErr w:type="spellEnd"/>
      <w:r w:rsidRPr="00353D38">
        <w:rPr>
          <w:rFonts w:ascii="Times New Roman" w:eastAsiaTheme="minorEastAsia" w:hAnsi="Times New Roman" w:cs="Times New Roman"/>
        </w:rPr>
        <w:t xml:space="preserve">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w:t>
      </w:r>
      <w:r w:rsidR="00993D47" w:rsidRPr="00353D38">
        <w:rPr>
          <w:rFonts w:ascii="Times New Roman" w:eastAsiaTheme="minorEastAsia" w:hAnsi="Times New Roman" w:cs="Times New Roman"/>
        </w:rPr>
        <w:t xml:space="preserve">the </w:t>
      </w:r>
      <w:r w:rsidRPr="00353D38">
        <w:rPr>
          <w:rFonts w:ascii="Times New Roman" w:eastAsiaTheme="minorEastAsia" w:hAnsi="Times New Roman" w:cs="Times New Roman"/>
        </w:rPr>
        <w:t xml:space="preserve">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respectively. </w:t>
      </w:r>
      <w:r w:rsidR="00D33208">
        <w:rPr>
          <w:rFonts w:ascii="Times New Roman" w:hAnsi="Times New Roman" w:cs="Times New Roman"/>
        </w:rPr>
        <w:t>Gene flow</w:t>
      </w:r>
      <w:r w:rsidRPr="00353D38">
        <w:rPr>
          <w:rFonts w:ascii="Times New Roman" w:hAnsi="Times New Roman" w:cs="Times New Roman"/>
        </w:rPr>
        <w:t xml:space="preserve"> is assumed to decline linearly with increasing distance between populations such that there is effectively no </w:t>
      </w:r>
      <w:r w:rsidR="00D33208">
        <w:rPr>
          <w:rFonts w:ascii="Times New Roman" w:hAnsi="Times New Roman" w:cs="Times New Roman"/>
        </w:rPr>
        <w:t>gene flow</w:t>
      </w:r>
      <w:r w:rsidRPr="00353D38">
        <w:rPr>
          <w:rFonts w:ascii="Times New Roman" w:hAnsi="Times New Roman" w:cs="Times New Roman"/>
        </w:rPr>
        <w:t xml:space="preserve"> between populations 1 and 40 of the </w:t>
      </w:r>
      <w:r w:rsidR="00CB2BAD">
        <w:rPr>
          <w:rFonts w:ascii="Times New Roman" w:hAnsi="Times New Roman" w:cs="Times New Roman"/>
        </w:rPr>
        <w:lastRenderedPageBreak/>
        <w:t>landscape</w:t>
      </w:r>
      <w:r w:rsidRPr="00353D38">
        <w:rPr>
          <w:rFonts w:ascii="Times New Roman" w:hAnsi="Times New Roman" w:cs="Times New Roman"/>
        </w:rPr>
        <w:t xml:space="preserve">. </w:t>
      </w:r>
      <w:r w:rsidR="00D33208">
        <w:rPr>
          <w:rFonts w:ascii="Times New Roman" w:hAnsi="Times New Roman" w:cs="Times New Roman"/>
        </w:rPr>
        <w:t>Levels of gene flow</w:t>
      </w:r>
      <w:r w:rsidRPr="00353D38">
        <w:rPr>
          <w:rFonts w:ascii="Times New Roman" w:hAnsi="Times New Roman" w:cs="Times New Roman"/>
        </w:rPr>
        <w:t xml:space="preserve"> and dominant allele frequencies were weighted by population size such that larger populations contributed more migrants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4773FCAB" w14:textId="77777777" w:rsidR="00695730" w:rsidRPr="00353D38" w:rsidRDefault="00695730" w:rsidP="00695730">
      <w:pPr>
        <w:spacing w:line="360" w:lineRule="auto"/>
        <w:rPr>
          <w:rFonts w:ascii="Times New Roman" w:hAnsi="Times New Roman" w:cs="Times New Roman"/>
        </w:rPr>
      </w:pPr>
    </w:p>
    <w:p w14:paraId="47B10C7B" w14:textId="77777777" w:rsidR="00695730" w:rsidRPr="00353D38" w:rsidRDefault="00F47CA8"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6E3894C9" w14:textId="77777777" w:rsidR="00695730" w:rsidRPr="00353D38" w:rsidRDefault="00695730" w:rsidP="00695730">
      <w:pPr>
        <w:spacing w:line="360" w:lineRule="auto"/>
        <w:rPr>
          <w:rFonts w:ascii="Times New Roman" w:eastAsiaTheme="minorEastAsia" w:hAnsi="Times New Roman" w:cs="Times New Roman"/>
        </w:rPr>
      </w:pPr>
    </w:p>
    <w:p w14:paraId="0BB0D583" w14:textId="5F127517"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w:t>
      </w:r>
      <w:r w:rsidR="00D33208">
        <w:rPr>
          <w:rFonts w:ascii="Times New Roman" w:eastAsiaTheme="minorEastAsia" w:hAnsi="Times New Roman" w:cs="Times New Roman"/>
        </w:rPr>
        <w:t>rate of gene flow</w:t>
      </w:r>
      <w:r w:rsidRPr="00353D38">
        <w:rPr>
          <w:rFonts w:ascii="Times New Roman" w:eastAsiaTheme="minorEastAsia" w:hAnsi="Times New Roman" w:cs="Times New Roman"/>
        </w:rPr>
        <w:t xml:space="preserv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w:t>
      </w:r>
      <w:r w:rsidR="004F2227" w:rsidRPr="00353D38">
        <w:rPr>
          <w:rFonts w:ascii="Times New Roman" w:eastAsiaTheme="minorEastAsia" w:hAnsi="Times New Roman" w:cs="Times New Roman"/>
        </w:rPr>
        <w:t>represents</w:t>
      </w:r>
      <w:r w:rsidRPr="00353D38">
        <w:rPr>
          <w:rFonts w:ascii="Times New Roman" w:eastAsiaTheme="minorEastAsia" w:hAnsi="Times New Roman" w:cs="Times New Roman"/>
        </w:rPr>
        <w:t xml:space="preserve">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19FBCB0C" w14:textId="77777777" w:rsidR="00695730" w:rsidRPr="00353D38" w:rsidRDefault="00695730" w:rsidP="00695730">
      <w:pPr>
        <w:spacing w:line="360" w:lineRule="auto"/>
        <w:rPr>
          <w:rFonts w:ascii="Times New Roman" w:hAnsi="Times New Roman" w:cs="Times New Roman"/>
        </w:rPr>
      </w:pPr>
    </w:p>
    <w:p w14:paraId="6BA957A2" w14:textId="77777777" w:rsidR="00695730" w:rsidRPr="00353D38" w:rsidRDefault="00F47CA8"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A93DE9B" w14:textId="77777777" w:rsidR="00695730" w:rsidRPr="00353D38" w:rsidRDefault="00695730" w:rsidP="00695730">
      <w:pPr>
        <w:spacing w:line="360" w:lineRule="auto"/>
        <w:rPr>
          <w:rFonts w:ascii="Times New Roman" w:eastAsiaTheme="minorEastAsia" w:hAnsi="Times New Roman" w:cs="Times New Roman"/>
        </w:rPr>
      </w:pPr>
    </w:p>
    <w:p w14:paraId="75CFCAC7" w14:textId="4D6B8437" w:rsidR="00695730" w:rsidRPr="00353D38" w:rsidRDefault="00695730" w:rsidP="00353D38">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r w:rsidR="009A6339">
        <w:rPr>
          <w:rFonts w:ascii="Times New Roman" w:eastAsiaTheme="minorEastAsia" w:hAnsi="Times New Roman" w:cs="Times New Roman"/>
        </w:rPr>
        <w:t>W</w:t>
      </w:r>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sidR="00245592">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4AA3EAD2" w14:textId="77777777"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5A672B03"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t>We performed 1000 iterations for each of the simulated scenarios listed in Table 2. For each iteration, we ran a linear regression using within-population HCN frequency as the response variable and distance from the urban-most population (i.e. patch 40) as the predictor. For simulations involving complete colonization of the landscape (i.e. drift scenario 1 above), this 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chosen for analysis as any generation </w:t>
      </w:r>
      <w:r w:rsidR="009B7797" w:rsidRPr="00353D38">
        <w:rPr>
          <w:rFonts w:ascii="Times New Roman" w:hAnsi="Times New Roman" w:cs="Times New Roman"/>
        </w:rPr>
        <w:t>following t</w:t>
      </w:r>
      <w:r w:rsidR="00CB2BAD">
        <w:rPr>
          <w:rFonts w:ascii="Times New Roman" w:hAnsi="Times New Roman" w:cs="Times New Roman"/>
        </w:rPr>
        <w:t>he initial formation of a cline</w:t>
      </w:r>
      <w:r w:rsidR="009B7797" w:rsidRPr="00353D38">
        <w:rPr>
          <w:rFonts w:ascii="Times New Roman" w:hAnsi="Times New Roman" w:cs="Times New Roman"/>
        </w:rPr>
        <w:t xml:space="preserve"> until </w:t>
      </w:r>
      <w:r w:rsidR="009B7797" w:rsidRPr="00353D38">
        <w:rPr>
          <w:rFonts w:ascii="Times New Roman" w:hAnsi="Times New Roman" w:cs="Times New Roman"/>
        </w:rPr>
        <w:lastRenderedPageBreak/>
        <w:t xml:space="preserve">generation 500 </w:t>
      </w:r>
      <w:r w:rsidRPr="00353D38">
        <w:rPr>
          <w:rFonts w:ascii="Times New Roman" w:hAnsi="Times New Roman" w:cs="Times New Roman"/>
        </w:rPr>
        <w:t>produce</w:t>
      </w:r>
      <w:r w:rsidR="009A6339">
        <w:rPr>
          <w:rFonts w:ascii="Times New Roman" w:hAnsi="Times New Roman" w:cs="Times New Roman"/>
        </w:rPr>
        <w:t>d</w:t>
      </w:r>
      <w:r w:rsidRPr="00353D38">
        <w:rPr>
          <w:rFonts w:ascii="Times New Roman" w:hAnsi="Times New Roman" w:cs="Times New Roman"/>
        </w:rPr>
        <w:t xml:space="preserve"> qualitatively similar results</w:t>
      </w:r>
      <w:r w:rsidR="00303AF0">
        <w:rPr>
          <w:rFonts w:ascii="Times New Roman" w:hAnsi="Times New Roman" w:cs="Times New Roman"/>
        </w:rPr>
        <w:t xml:space="preserve"> (text </w:t>
      </w:r>
      <w:proofErr w:type="spellStart"/>
      <w:r w:rsidR="00303AF0">
        <w:rPr>
          <w:rFonts w:ascii="Times New Roman" w:hAnsi="Times New Roman" w:cs="Times New Roman"/>
        </w:rPr>
        <w:t>S4</w:t>
      </w:r>
      <w:proofErr w:type="spellEnd"/>
      <w:r w:rsidR="00CE561F">
        <w:rPr>
          <w:rFonts w:ascii="Times New Roman" w:hAnsi="Times New Roman" w:cs="Times New Roman"/>
        </w:rPr>
        <w:t xml:space="preserve">, figure </w:t>
      </w:r>
      <w:proofErr w:type="spellStart"/>
      <w:r w:rsidR="00CE561F">
        <w:rPr>
          <w:rFonts w:ascii="Times New Roman" w:hAnsi="Times New Roman" w:cs="Times New Roman"/>
        </w:rPr>
        <w:t>S4</w:t>
      </w:r>
      <w:proofErr w:type="spellEnd"/>
      <w:r w:rsidR="00303AF0">
        <w:rPr>
          <w:rFonts w:ascii="Times New Roman" w:hAnsi="Times New Roman" w:cs="Times New Roman"/>
        </w:rPr>
        <w:t>)</w:t>
      </w:r>
      <w:r w:rsidRPr="00353D38">
        <w:rPr>
          <w:rFonts w:ascii="Times New Roman" w:hAnsi="Times New Roman" w:cs="Times New Roman"/>
        </w:rPr>
        <w:t xml:space="preserve">. For simulations involving serial founder effects (i.e. drift scenario 2 above),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became filled with populations. </w:t>
      </w:r>
      <w:r w:rsidR="00872AA9">
        <w:rPr>
          <w:rFonts w:ascii="Times New Roman" w:hAnsi="Times New Roman" w:cs="Times New Roman"/>
        </w:rPr>
        <w:t>A</w:t>
      </w:r>
      <w:r w:rsidRPr="00353D38">
        <w:rPr>
          <w:rFonts w:ascii="Times New Roman" w:hAnsi="Times New Roman" w:cs="Times New Roman"/>
        </w:rPr>
        <w:t>gain, the generation chosen for analysis ha</w:t>
      </w:r>
      <w:r w:rsidR="00872AA9">
        <w:rPr>
          <w:rFonts w:ascii="Times New Roman" w:hAnsi="Times New Roman" w:cs="Times New Roman"/>
        </w:rPr>
        <w:t>d</w:t>
      </w:r>
      <w:r w:rsidRPr="00353D38">
        <w:rPr>
          <w:rFonts w:ascii="Times New Roman" w:hAnsi="Times New Roman" w:cs="Times New Roman"/>
        </w:rPr>
        <w:t xml:space="preserve"> no qualitative effect on our results. In both cases,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reported by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"manualFormatting" : "Thompson et al. (2016)",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B00A07">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"manualFormatting" : "Johnson et al. (2018, this issue)",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(2) a negative cline, representing significantly higher urban than rural HCN frequencies, and (3) no cline (i.e. </w:t>
      </w:r>
      <w:r w:rsidRPr="00353D38">
        <w:rPr>
          <w:rFonts w:ascii="Times New Roman" w:hAnsi="Times New Roman" w:cs="Times New Roman"/>
          <w:i/>
        </w:rPr>
        <w:t xml:space="preserve">P </w:t>
      </w:r>
      <w:r w:rsidRPr="00353D38">
        <w:rPr>
          <w:rFonts w:ascii="Times New Roman" w:hAnsi="Times New Roman" w:cs="Times New Roman"/>
        </w:rPr>
        <w:t xml:space="preserve"> &gt; 0.05). For each simulated scenario, we report the proportion of significantly positive and negative clines in addition to the mean slope across all 1000 iterations. We explore how these proportions and the mean slope are affected by varying levels of drift, </w:t>
      </w:r>
      <w:r w:rsidR="00D33208">
        <w:rPr>
          <w:rFonts w:ascii="Times New Roman" w:hAnsi="Times New Roman" w:cs="Times New Roman"/>
        </w:rPr>
        <w:t>gene flow</w:t>
      </w:r>
      <w:r w:rsidRPr="00353D38">
        <w:rPr>
          <w:rFonts w:ascii="Times New Roman" w:hAnsi="Times New Roman" w:cs="Times New Roman"/>
        </w:rPr>
        <w:t xml:space="preserve"> and selection. </w:t>
      </w:r>
      <w:r w:rsidR="00A21108">
        <w:rPr>
          <w:rFonts w:ascii="Times New Roman" w:hAnsi="Times New Roman" w:cs="Times New Roman"/>
        </w:rPr>
        <w:t xml:space="preserve">All analyses were performed in R version 3.4.3 </w:t>
      </w:r>
      <w:r w:rsidR="00A2110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"Team", "given" : "R Core", "non-dropping-particle" : "", "parse-names" : false, "suffix" : "" } ], "id" : "ITEM-1", "issued" : { "date-parts" : [ [ "2017" ] ] }, "publisher-place" : "Vienna, Austria", "title" : "R: A Language and Environment for Statistical Computing", "type" : "article" }, "uris" : [ "http://www.mendeley.com/documents/?uuid=77209c0a-dab9-4467-a709-9948c1e43067" ] } ], "mendeley" : { "formattedCitation" : "[46]", "plainTextFormattedCitation" : "[46]", "previouslyFormattedCitation" : "[46]" }, "properties" : {  }, "schema" : "https://github.com/citation-style-language/schema/raw/master/csl-citation.json" }</w:instrText>
      </w:r>
      <w:r w:rsidR="00A21108">
        <w:rPr>
          <w:rFonts w:ascii="Times New Roman" w:hAnsi="Times New Roman" w:cs="Times New Roman"/>
        </w:rPr>
        <w:fldChar w:fldCharType="separate"/>
      </w:r>
      <w:r w:rsidR="00DC6D5C" w:rsidRPr="00DC6D5C">
        <w:rPr>
          <w:rFonts w:ascii="Times New Roman" w:hAnsi="Times New Roman" w:cs="Times New Roman"/>
          <w:noProof/>
        </w:rPr>
        <w:t>[46]</w:t>
      </w:r>
      <w:r w:rsidR="00A21108">
        <w:rPr>
          <w:rFonts w:ascii="Times New Roman" w:hAnsi="Times New Roman" w:cs="Times New Roman"/>
        </w:rPr>
        <w:fldChar w:fldCharType="end"/>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t>Results</w:t>
      </w:r>
    </w:p>
    <w:p w14:paraId="0F1B5915" w14:textId="77777777" w:rsidR="0044259C" w:rsidRDefault="0044259C" w:rsidP="0044259C">
      <w:pPr>
        <w:spacing w:line="360" w:lineRule="auto"/>
        <w:rPr>
          <w:rFonts w:ascii="Times New Roman" w:hAnsi="Times New Roman" w:cs="Times New Roman"/>
          <w:b/>
        </w:rPr>
      </w:pPr>
    </w:p>
    <w:p w14:paraId="2E41F5B2" w14:textId="04079063" w:rsidR="00245592" w:rsidRP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3DF75653" w14:textId="73F23E7E" w:rsidR="0044259C" w:rsidRPr="00245592" w:rsidRDefault="0044259C" w:rsidP="00E03818">
      <w:pPr>
        <w:spacing w:line="480" w:lineRule="auto"/>
        <w:outlineLvl w:val="0"/>
        <w:rPr>
          <w:rFonts w:ascii="Times New Roman" w:hAnsi="Times New Roman" w:cs="Times New Roman"/>
          <w:u w:val="single"/>
        </w:rPr>
      </w:pPr>
      <w:r w:rsidRPr="00245592">
        <w:rPr>
          <w:rFonts w:ascii="Times New Roman" w:hAnsi="Times New Roman" w:cs="Times New Roman"/>
          <w:u w:val="single"/>
        </w:rPr>
        <w:t xml:space="preserve">Drift scenario 1: </w:t>
      </w:r>
      <w:r w:rsidRPr="00245592">
        <w:rPr>
          <w:rFonts w:ascii="Times New Roman" w:hAnsi="Times New Roman" w:cs="Times New Roman"/>
          <w:u w:val="single"/>
          <w:lang w:val="en-US"/>
        </w:rPr>
        <w:t>Gradient in carrying capacity</w:t>
      </w:r>
      <w:r w:rsidRPr="00245592">
        <w:rPr>
          <w:rFonts w:ascii="Times New Roman" w:hAnsi="Times New Roman" w:cs="Times New Roman"/>
          <w:u w:val="single"/>
        </w:rPr>
        <w:t xml:space="preserve"> </w:t>
      </w:r>
      <w:r w:rsidR="00245592">
        <w:rPr>
          <w:rFonts w:ascii="Times New Roman" w:hAnsi="Times New Roman" w:cs="Times New Roman"/>
          <w:u w:val="single"/>
        </w:rPr>
        <w:t>across the landscape</w:t>
      </w:r>
    </w:p>
    <w:p w14:paraId="54B7957A" w14:textId="14CB09C3" w:rsidR="0044259C" w:rsidRPr="00CB0ADF"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selection and gene flow, </w:t>
      </w:r>
      <w:r w:rsidRPr="00CB0ADF">
        <w:rPr>
          <w:rFonts w:ascii="Times New Roman" w:hAnsi="Times New Roman" w:cs="Times New Roman"/>
        </w:rPr>
        <w:t xml:space="preserve">a gradient in carrying capacity preferentially </w:t>
      </w:r>
      <w:r w:rsidR="007F3C93">
        <w:rPr>
          <w:rFonts w:ascii="Times New Roman" w:hAnsi="Times New Roman" w:cs="Times New Roman"/>
        </w:rPr>
        <w:t xml:space="preserve">resulted in </w:t>
      </w:r>
      <w:r w:rsidRPr="00CB0ADF">
        <w:rPr>
          <w:rFonts w:ascii="Times New Roman" w:hAnsi="Times New Roman" w:cs="Times New Roman"/>
        </w:rPr>
        <w:t xml:space="preserve">the formation of </w:t>
      </w:r>
      <w:commentRangeStart w:id="18"/>
      <w:commentRangeStart w:id="19"/>
      <w:r w:rsidRPr="00CB0ADF">
        <w:rPr>
          <w:rFonts w:ascii="Times New Roman" w:hAnsi="Times New Roman" w:cs="Times New Roman"/>
        </w:rPr>
        <w:t xml:space="preserve">positive clines </w:t>
      </w:r>
      <w:commentRangeEnd w:id="18"/>
      <w:r w:rsidR="007F3C93">
        <w:rPr>
          <w:rStyle w:val="CommentReference"/>
        </w:rPr>
        <w:commentReference w:id="18"/>
      </w:r>
      <w:commentRangeEnd w:id="19"/>
      <w:r w:rsidR="009C0825">
        <w:rPr>
          <w:rStyle w:val="CommentReference"/>
        </w:rPr>
        <w:commentReference w:id="19"/>
      </w:r>
      <w:r w:rsidRPr="00CB0ADF">
        <w:rPr>
          <w:rFonts w:ascii="Times New Roman" w:hAnsi="Times New Roman" w:cs="Times New Roman"/>
        </w:rPr>
        <w:t>(i.e. less HCN in urban populations). The mean slope of clines across 1000 simulations was always positive in the presence of spatial gradients</w:t>
      </w:r>
      <w:r w:rsidR="007F3C93">
        <w:rPr>
          <w:rFonts w:ascii="Times New Roman" w:hAnsi="Times New Roman" w:cs="Times New Roman"/>
        </w:rPr>
        <w:t xml:space="preserve"> in drift</w:t>
      </w:r>
      <w:r w:rsidRPr="00CB0ADF">
        <w:rPr>
          <w:rFonts w:ascii="Times New Roman" w:hAnsi="Times New Roman" w:cs="Times New Roman"/>
        </w:rPr>
        <w:t xml:space="preserve">, </w:t>
      </w:r>
      <w:r w:rsidR="007F3C93">
        <w:rPr>
          <w:rFonts w:ascii="Times New Roman" w:hAnsi="Times New Roman" w:cs="Times New Roman"/>
        </w:rPr>
        <w:t xml:space="preserve">reaching a maximum of </w:t>
      </w:r>
      <w:r>
        <w:rPr>
          <w:rFonts w:ascii="Times New Roman" w:hAnsi="Times New Roman" w:cs="Times New Roman"/>
        </w:rPr>
        <w:t>0.</w:t>
      </w:r>
      <w:r w:rsidR="007F3C93">
        <w:rPr>
          <w:rFonts w:ascii="Times New Roman" w:hAnsi="Times New Roman" w:cs="Times New Roman"/>
        </w:rPr>
        <w:t xml:space="preserve">007 </w:t>
      </w:r>
      <w:r>
        <w:rPr>
          <w:rFonts w:ascii="Times New Roman" w:hAnsi="Times New Roman" w:cs="Times New Roman"/>
        </w:rPr>
        <w:t xml:space="preserve">in the presence of a strong </w:t>
      </w:r>
      <w:r w:rsidR="007F3C93">
        <w:rPr>
          <w:rFonts w:ascii="Times New Roman" w:hAnsi="Times New Roman" w:cs="Times New Roman"/>
        </w:rPr>
        <w:t xml:space="preserve">gradient in </w:t>
      </w:r>
      <w:r>
        <w:rPr>
          <w:rFonts w:ascii="Times New Roman" w:hAnsi="Times New Roman" w:cs="Times New Roman"/>
        </w:rPr>
        <w:t xml:space="preserve">drift (minimum </w:t>
      </w:r>
      <w:r>
        <w:rPr>
          <w:rFonts w:ascii="Times New Roman" w:hAnsi="Times New Roman" w:cs="Times New Roman"/>
          <w:i/>
        </w:rPr>
        <w:t xml:space="preserve">urban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r w:rsidR="007F3C93">
        <w:rPr>
          <w:rFonts w:ascii="Times New Roman" w:hAnsi="Times New Roman" w:cs="Times New Roman"/>
        </w:rPr>
        <w:t xml:space="preserve">strength of the </w:t>
      </w:r>
      <w:r>
        <w:rPr>
          <w:rFonts w:ascii="Times New Roman" w:hAnsi="Times New Roman" w:cs="Times New Roman"/>
        </w:rPr>
        <w:t xml:space="preserve">gradient was reduced </w:t>
      </w:r>
      <w:r w:rsidRPr="00CB0ADF">
        <w:rPr>
          <w:rFonts w:ascii="Times New Roman" w:hAnsi="Times New Roman" w:cs="Times New Roman"/>
        </w:rPr>
        <w:t>(</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a</w:t>
      </w:r>
      <w:proofErr w:type="spellEnd"/>
      <w:r w:rsidRPr="00CB0ADF">
        <w:rPr>
          <w:rFonts w:ascii="Times New Roman" w:hAnsi="Times New Roman" w:cs="Times New Roman"/>
        </w:rPr>
        <w:t xml:space="preserve">). Similarly, </w:t>
      </w:r>
      <w:r>
        <w:rPr>
          <w:rFonts w:ascii="Times New Roman" w:hAnsi="Times New Roman" w:cs="Times New Roman"/>
        </w:rPr>
        <w:t xml:space="preserve">~28% of clines were </w:t>
      </w:r>
      <w:r w:rsidR="007F3C93">
        <w:rPr>
          <w:rFonts w:ascii="Times New Roman" w:hAnsi="Times New Roman" w:cs="Times New Roman"/>
        </w:rPr>
        <w:t xml:space="preserve">significantly </w:t>
      </w:r>
      <w:r w:rsidRPr="00CB0ADF">
        <w:rPr>
          <w:rFonts w:ascii="Times New Roman" w:hAnsi="Times New Roman" w:cs="Times New Roman"/>
        </w:rPr>
        <w:t>positive under strong drift gradients</w:t>
      </w:r>
      <w:r>
        <w:rPr>
          <w:rFonts w:ascii="Times New Roman" w:hAnsi="Times New Roman" w:cs="Times New Roman"/>
        </w:rPr>
        <w:t xml:space="preserve"> whereas </w:t>
      </w:r>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r>
        <w:rPr>
          <w:rFonts w:ascii="Times New Roman" w:hAnsi="Times New Roman" w:cs="Times New Roman"/>
        </w:rPr>
        <w:t xml:space="preserve">negative clines were </w:t>
      </w:r>
      <w:r w:rsidR="007F3C93">
        <w:rPr>
          <w:rFonts w:ascii="Times New Roman" w:hAnsi="Times New Roman" w:cs="Times New Roman"/>
        </w:rPr>
        <w:t xml:space="preserve">completely </w:t>
      </w:r>
      <w:r>
        <w:rPr>
          <w:rFonts w:ascii="Times New Roman" w:hAnsi="Times New Roman" w:cs="Times New Roman"/>
        </w:rPr>
        <w:t>absent</w:t>
      </w:r>
      <w:r w:rsidRPr="00CB0ADF">
        <w:rPr>
          <w:rFonts w:ascii="Times New Roman" w:hAnsi="Times New Roman" w:cs="Times New Roman"/>
        </w:rPr>
        <w:t xml:space="preserve">; </w:t>
      </w:r>
      <w:r w:rsidR="00993BF2">
        <w:rPr>
          <w:rFonts w:ascii="Times New Roman" w:hAnsi="Times New Roman" w:cs="Times New Roman"/>
        </w:rPr>
        <w:t xml:space="preserve">significant </w:t>
      </w:r>
      <w:r w:rsidRPr="00CB0ADF">
        <w:rPr>
          <w:rFonts w:ascii="Times New Roman" w:hAnsi="Times New Roman" w:cs="Times New Roman"/>
        </w:rPr>
        <w:t xml:space="preserve">negative clines only occurred </w:t>
      </w:r>
      <w:r w:rsidR="00993BF2">
        <w:rPr>
          <w:rFonts w:ascii="Times New Roman" w:hAnsi="Times New Roman" w:cs="Times New Roman"/>
        </w:rPr>
        <w:t xml:space="preserve">in the absence </w:t>
      </w:r>
      <w:r w:rsidR="00993BF2">
        <w:rPr>
          <w:rFonts w:ascii="Times New Roman" w:hAnsi="Times New Roman" w:cs="Times New Roman"/>
        </w:rPr>
        <w:lastRenderedPageBreak/>
        <w:t>of a gradient in drift (</w:t>
      </w:r>
      <w:r w:rsidRPr="00CB0ADF">
        <w:rPr>
          <w:rFonts w:ascii="Times New Roman" w:hAnsi="Times New Roman" w:cs="Times New Roman"/>
        </w:rPr>
        <w:t xml:space="preserve">minimum </w:t>
      </w:r>
      <w:r w:rsidRPr="004E21CE">
        <w:rPr>
          <w:rFonts w:ascii="Times New Roman" w:hAnsi="Times New Roman" w:cs="Times New Roman"/>
        </w:rPr>
        <w:t>urban</w:t>
      </w:r>
      <w:r>
        <w:rPr>
          <w:rFonts w:ascii="Times New Roman" w:hAnsi="Times New Roman" w:cs="Times New Roman"/>
          <w:i/>
        </w:rPr>
        <w:t xml:space="preserve"> </w:t>
      </w:r>
      <w:r w:rsidRPr="00CB0ADF">
        <w:rPr>
          <w:rFonts w:ascii="Times New Roman" w:hAnsi="Times New Roman" w:cs="Times New Roman"/>
        </w:rPr>
        <w:t xml:space="preserve">population size </w:t>
      </w:r>
      <w:r>
        <w:rPr>
          <w:rFonts w:ascii="Times New Roman" w:hAnsi="Times New Roman" w:cs="Times New Roman"/>
        </w:rPr>
        <w:t>(</w:t>
      </w:r>
      <w:r>
        <w:rPr>
          <w:rFonts w:ascii="Times New Roman" w:hAnsi="Times New Roman" w:cs="Times New Roman"/>
          <w:i/>
        </w:rPr>
        <w:t xml:space="preserve">N </w:t>
      </w:r>
      <w:r>
        <w:rPr>
          <w:rFonts w:ascii="Times New Roman" w:hAnsi="Times New Roman" w:cs="Times New Roman"/>
        </w:rPr>
        <w:t>= 1000)</w:t>
      </w:r>
      <w:r w:rsidR="00993BF2">
        <w:rPr>
          <w:rFonts w:ascii="Times New Roman" w:hAnsi="Times New Roman" w:cs="Times New Roman"/>
        </w:rPr>
        <w:t xml:space="preserve">, in which </w:t>
      </w:r>
      <w:r>
        <w:rPr>
          <w:rFonts w:ascii="Times New Roman" w:hAnsi="Times New Roman" w:cs="Times New Roman"/>
        </w:rPr>
        <w:t xml:space="preserve">drift resulted in </w:t>
      </w:r>
      <w:r w:rsidR="00993BF2">
        <w:rPr>
          <w:rFonts w:ascii="Times New Roman" w:hAnsi="Times New Roman" w:cs="Times New Roman"/>
        </w:rPr>
        <w:t xml:space="preserve">an equal frequency of </w:t>
      </w:r>
      <w:r>
        <w:rPr>
          <w:rFonts w:ascii="Times New Roman" w:hAnsi="Times New Roman" w:cs="Times New Roman"/>
        </w:rPr>
        <w:t>positive and negative clines at a frequency of ~3%</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c</w:t>
      </w:r>
      <w:proofErr w:type="spellEnd"/>
      <w:r w:rsidRPr="00CB0ADF">
        <w:rPr>
          <w:rFonts w:ascii="Times New Roman" w:hAnsi="Times New Roman" w:cs="Times New Roman"/>
        </w:rPr>
        <w:t>).</w:t>
      </w:r>
    </w:p>
    <w:p w14:paraId="21EE55AB" w14:textId="21D74174"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r>
      <w:r w:rsidR="00D33208">
        <w:rPr>
          <w:rFonts w:ascii="Times New Roman" w:hAnsi="Times New Roman" w:cs="Times New Roman"/>
        </w:rPr>
        <w:t>Gene flow</w:t>
      </w:r>
      <w:r w:rsidRPr="00CB0ADF">
        <w:rPr>
          <w:rFonts w:ascii="Times New Roman" w:hAnsi="Times New Roman" w:cs="Times New Roman"/>
        </w:rPr>
        <w:t xml:space="preserve">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(minimum </w:t>
      </w:r>
      <w:r>
        <w:rPr>
          <w:rFonts w:ascii="Times New Roman" w:hAnsi="Times New Roman" w:cs="Times New Roman"/>
          <w:i/>
        </w:rPr>
        <w:t xml:space="preserve">urban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w:t>
      </w:r>
      <w:r>
        <w:rPr>
          <w:rFonts w:ascii="Times New Roman" w:hAnsi="Times New Roman" w:cs="Times New Roman"/>
        </w:rPr>
        <w:t xml:space="preserve">(mean slope ≈ 0.006) </w:t>
      </w:r>
      <w:r w:rsidRPr="00CB0ADF">
        <w:rPr>
          <w:rFonts w:ascii="Times New Roman" w:hAnsi="Times New Roman" w:cs="Times New Roman"/>
        </w:rPr>
        <w:t xml:space="preserve">in the frequency of HCN occurred with little to no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whereas</w:t>
      </w:r>
      <w:r w:rsidR="00D46EF9" w:rsidRPr="00CB0ADF">
        <w:rPr>
          <w:rFonts w:ascii="Times New Roman" w:hAnsi="Times New Roman" w:cs="Times New Roman"/>
        </w:rPr>
        <w:t xml:space="preserve"> </w:t>
      </w:r>
      <w:r w:rsidRPr="00CB0ADF">
        <w:rPr>
          <w:rFonts w:ascii="Times New Roman" w:hAnsi="Times New Roman" w:cs="Times New Roman"/>
        </w:rPr>
        <w:t xml:space="preserve">increasing </w:t>
      </w:r>
      <w:r w:rsidR="00D33208">
        <w:rPr>
          <w:rFonts w:ascii="Times New Roman" w:hAnsi="Times New Roman" w:cs="Times New Roman"/>
        </w:rPr>
        <w:t>gene flow</w:t>
      </w:r>
      <w:r w:rsidRPr="00CB0ADF">
        <w:rPr>
          <w:rFonts w:ascii="Times New Roman" w:hAnsi="Times New Roman" w:cs="Times New Roman"/>
        </w:rPr>
        <w:t xml:space="preserve"> reduced the mean slope of clines to near zero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b</w:t>
      </w:r>
      <w:proofErr w:type="spellEnd"/>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under even a strong gradient in drift</w:t>
      </w:r>
      <w:r w:rsidRPr="00CB0ADF">
        <w:rPr>
          <w:rFonts w:ascii="Times New Roman" w:hAnsi="Times New Roman" w:cs="Times New Roman"/>
        </w:rPr>
        <w:t xml:space="preserve">, independent of </w:t>
      </w:r>
      <w:r w:rsidR="00D33208">
        <w:rPr>
          <w:rFonts w:ascii="Times New Roman" w:hAnsi="Times New Roman" w:cs="Times New Roman"/>
        </w:rPr>
        <w:t>levels of gene flow</w:t>
      </w:r>
      <w:r w:rsidRPr="00CB0ADF">
        <w:rPr>
          <w:rFonts w:ascii="Times New Roman" w:hAnsi="Times New Roman" w:cs="Times New Roman"/>
        </w:rPr>
        <w:t xml:space="preserve">. Finally, </w:t>
      </w:r>
      <w:r>
        <w:rPr>
          <w:rFonts w:ascii="Times New Roman" w:hAnsi="Times New Roman" w:cs="Times New Roman"/>
        </w:rPr>
        <w:t xml:space="preserve">the frequency of </w:t>
      </w:r>
      <w:r w:rsidR="00D46EF9">
        <w:rPr>
          <w:rFonts w:ascii="Times New Roman" w:hAnsi="Times New Roman" w:cs="Times New Roman"/>
        </w:rPr>
        <w:t xml:space="preserve">significantly </w:t>
      </w:r>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 xml:space="preserve">increasing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N</w:t>
      </w:r>
      <w:r w:rsidR="00D46EF9" w:rsidRPr="00CB0ADF">
        <w:rPr>
          <w:rFonts w:ascii="Times New Roman" w:hAnsi="Times New Roman" w:cs="Times New Roman"/>
        </w:rPr>
        <w:t xml:space="preserve">egative </w:t>
      </w:r>
      <w:r w:rsidRPr="00CB0ADF">
        <w:rPr>
          <w:rFonts w:ascii="Times New Roman" w:hAnsi="Times New Roman" w:cs="Times New Roman"/>
        </w:rPr>
        <w:t xml:space="preserve">clines </w:t>
      </w:r>
      <w:r>
        <w:rPr>
          <w:rFonts w:ascii="Times New Roman" w:hAnsi="Times New Roman" w:cs="Times New Roman"/>
        </w:rPr>
        <w:t xml:space="preserve">peaked at ~4% at only the highest </w:t>
      </w:r>
      <w:r w:rsidR="00D33208">
        <w:rPr>
          <w:rFonts w:ascii="Times New Roman" w:hAnsi="Times New Roman" w:cs="Times New Roman"/>
        </w:rPr>
        <w:t>levels of gene flow</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d</w:t>
      </w:r>
      <w:proofErr w:type="spellEnd"/>
      <w:r w:rsidRPr="00CB0ADF">
        <w:rPr>
          <w:rFonts w:ascii="Times New Roman" w:hAnsi="Times New Roman" w:cs="Times New Roman"/>
        </w:rPr>
        <w:t>).</w:t>
      </w:r>
    </w:p>
    <w:p w14:paraId="4F594D9F" w14:textId="77777777" w:rsidR="0044259C" w:rsidRPr="00CB0ADF" w:rsidRDefault="0044259C" w:rsidP="00E03818">
      <w:pPr>
        <w:spacing w:line="480" w:lineRule="auto"/>
        <w:rPr>
          <w:rFonts w:ascii="Times New Roman" w:hAnsi="Times New Roman" w:cs="Times New Roman"/>
        </w:rPr>
      </w:pPr>
    </w:p>
    <w:p w14:paraId="19B8F57D" w14:textId="5FD00EEA" w:rsidR="0044259C" w:rsidRPr="00245592" w:rsidRDefault="0044259C" w:rsidP="00E03818">
      <w:pPr>
        <w:spacing w:line="480" w:lineRule="auto"/>
        <w:outlineLvl w:val="0"/>
        <w:rPr>
          <w:rFonts w:ascii="Times New Roman" w:hAnsi="Times New Roman" w:cs="Times New Roman"/>
          <w:u w:val="single"/>
          <w:lang w:val="en-US"/>
        </w:rPr>
      </w:pPr>
      <w:r w:rsidRPr="00245592">
        <w:rPr>
          <w:rFonts w:ascii="Times New Roman" w:hAnsi="Times New Roman" w:cs="Times New Roman"/>
          <w:u w:val="single"/>
        </w:rPr>
        <w:t xml:space="preserve">Drift scenario 2: </w:t>
      </w:r>
      <w:r w:rsidRPr="00245592">
        <w:rPr>
          <w:rFonts w:ascii="Times New Roman" w:hAnsi="Times New Roman" w:cs="Times New Roman"/>
          <w:u w:val="single"/>
          <w:lang w:val="en-US"/>
        </w:rPr>
        <w:t>Colonization and founder events</w:t>
      </w:r>
    </w:p>
    <w:p w14:paraId="67AE6E4F" w14:textId="2ABDD51A"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 xml:space="preserve">Serial founder events during the colonization of urban populations overwhelmingly </w:t>
      </w:r>
      <w:r w:rsidR="00A33512">
        <w:rPr>
          <w:rFonts w:ascii="Times New Roman" w:hAnsi="Times New Roman" w:cs="Times New Roman"/>
        </w:rPr>
        <w:t>caused</w:t>
      </w:r>
      <w:r w:rsidR="00A33512" w:rsidRPr="00CB0ADF">
        <w:rPr>
          <w:rFonts w:ascii="Times New Roman" w:hAnsi="Times New Roman" w:cs="Times New Roman"/>
        </w:rPr>
        <w:t xml:space="preserve"> </w:t>
      </w:r>
      <w:r w:rsidRPr="00CB0ADF">
        <w:rPr>
          <w:rFonts w:ascii="Times New Roman" w:hAnsi="Times New Roman" w:cs="Times New Roman"/>
        </w:rPr>
        <w:t xml:space="preserve">the formation of positive clines, although the results are </w:t>
      </w:r>
      <w:r>
        <w:rPr>
          <w:rFonts w:ascii="Times New Roman" w:hAnsi="Times New Roman" w:cs="Times New Roman"/>
        </w:rPr>
        <w:t>more complex than</w:t>
      </w:r>
      <w:r w:rsidRPr="00CB0ADF">
        <w:rPr>
          <w:rFonts w:ascii="Times New Roman" w:hAnsi="Times New Roman" w:cs="Times New Roman"/>
        </w:rPr>
        <w:t xml:space="preserve"> </w:t>
      </w:r>
      <w:r>
        <w:rPr>
          <w:rFonts w:ascii="Times New Roman" w:hAnsi="Times New Roman" w:cs="Times New Roman"/>
        </w:rPr>
        <w:t>those under a</w:t>
      </w:r>
      <w:r w:rsidRPr="00CB0ADF">
        <w:rPr>
          <w:rFonts w:ascii="Times New Roman" w:hAnsi="Times New Roman" w:cs="Times New Roman"/>
        </w:rPr>
        <w:t xml:space="preserve"> spatial gradient in carrying capacity. </w:t>
      </w:r>
      <w:r>
        <w:rPr>
          <w:rFonts w:ascii="Times New Roman" w:hAnsi="Times New Roman" w:cs="Times New Roman"/>
        </w:rPr>
        <w:t xml:space="preserve">With no or low </w:t>
      </w:r>
      <w:r w:rsidR="00D33208">
        <w:rPr>
          <w:rFonts w:ascii="Times New Roman" w:hAnsi="Times New Roman" w:cs="Times New Roman"/>
        </w:rPr>
        <w:t>gene flow</w:t>
      </w:r>
      <w:r w:rsidRPr="00CB0ADF">
        <w:rPr>
          <w:rFonts w:ascii="Times New Roman" w:hAnsi="Times New Roman" w:cs="Times New Roman"/>
        </w:rPr>
        <w:t>, the strength of clines</w:t>
      </w:r>
      <w:r>
        <w:rPr>
          <w:rFonts w:ascii="Times New Roman" w:hAnsi="Times New Roman" w:cs="Times New Roman"/>
        </w:rPr>
        <w:t xml:space="preserve"> </w:t>
      </w:r>
      <w:r w:rsidR="003B5EBE">
        <w:rPr>
          <w:rFonts w:ascii="Times New Roman" w:hAnsi="Times New Roman" w:cs="Times New Roman"/>
        </w:rPr>
        <w:t>reached a maximum of</w:t>
      </w:r>
      <w:r>
        <w:rPr>
          <w:rFonts w:ascii="Times New Roman" w:hAnsi="Times New Roman" w:cs="Times New Roman"/>
        </w:rPr>
        <w:t xml:space="preserve"> ~0.006 with </w:t>
      </w:r>
      <w:r w:rsidRPr="00CB0ADF">
        <w:rPr>
          <w:rFonts w:ascii="Times New Roman" w:hAnsi="Times New Roman" w:cs="Times New Roman"/>
        </w:rPr>
        <w:t xml:space="preserve">an intermediate </w:t>
      </w:r>
      <w:r>
        <w:rPr>
          <w:rFonts w:ascii="Times New Roman" w:hAnsi="Times New Roman" w:cs="Times New Roman"/>
        </w:rPr>
        <w:t>founder size</w:t>
      </w:r>
      <w:r w:rsidRPr="00CB0ADF">
        <w:rPr>
          <w:rFonts w:ascii="Times New Roman" w:hAnsi="Times New Roman" w:cs="Times New Roman"/>
        </w:rPr>
        <w:t xml:space="preserve"> during colonization (</w:t>
      </w:r>
      <w:r>
        <w:rPr>
          <w:rFonts w:ascii="Times New Roman" w:hAnsi="Times New Roman" w:cs="Times New Roman"/>
        </w:rPr>
        <w:t xml:space="preserve">founder </w:t>
      </w:r>
      <w:r w:rsidRPr="00CB0ADF">
        <w:rPr>
          <w:rFonts w:ascii="Times New Roman" w:hAnsi="Times New Roman" w:cs="Times New Roman"/>
        </w:rPr>
        <w:t xml:space="preserve">proportion = 0.2,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sidRPr="00CB0ADF">
        <w:rPr>
          <w:rFonts w:ascii="Times New Roman" w:hAnsi="Times New Roman" w:cs="Times New Roman"/>
        </w:rPr>
        <w:t>), and decline</w:t>
      </w:r>
      <w:r>
        <w:rPr>
          <w:rFonts w:ascii="Times New Roman" w:hAnsi="Times New Roman" w:cs="Times New Roman"/>
        </w:rPr>
        <w:t>d</w:t>
      </w:r>
      <w:r w:rsidRPr="00CB0ADF">
        <w:rPr>
          <w:rFonts w:ascii="Times New Roman" w:hAnsi="Times New Roman" w:cs="Times New Roman"/>
        </w:rPr>
        <w:t xml:space="preserve"> as the </w:t>
      </w:r>
      <w:r>
        <w:rPr>
          <w:rFonts w:ascii="Times New Roman" w:hAnsi="Times New Roman" w:cs="Times New Roman"/>
        </w:rPr>
        <w:t xml:space="preserve">founder size </w:t>
      </w:r>
      <w:r w:rsidR="003B5EBE">
        <w:rPr>
          <w:rFonts w:ascii="Times New Roman" w:hAnsi="Times New Roman" w:cs="Times New Roman"/>
        </w:rPr>
        <w:t xml:space="preserve">either </w:t>
      </w:r>
      <w:r w:rsidRPr="00CB0ADF">
        <w:rPr>
          <w:rFonts w:ascii="Times New Roman" w:hAnsi="Times New Roman" w:cs="Times New Roman"/>
        </w:rPr>
        <w:t xml:space="preserve">increased or decreased from this point. However, high </w:t>
      </w:r>
      <w:r w:rsidR="00D33208">
        <w:rPr>
          <w:rFonts w:ascii="Times New Roman" w:hAnsi="Times New Roman" w:cs="Times New Roman"/>
        </w:rPr>
        <w:t>gene flow</w:t>
      </w:r>
      <w:r w:rsidRPr="00CB0ADF">
        <w:rPr>
          <w:rFonts w:ascii="Times New Roman" w:hAnsi="Times New Roman" w:cs="Times New Roman"/>
        </w:rPr>
        <w:t xml:space="preserve"> eliminated this effect, instead leading to a gradual decrease in mean cline strength </w:t>
      </w:r>
      <w:r>
        <w:rPr>
          <w:rFonts w:ascii="Times New Roman" w:hAnsi="Times New Roman" w:cs="Times New Roman"/>
        </w:rPr>
        <w:t xml:space="preserve">from ~0.0016 when drift was strong (0.01 ≤ founder proportion ≤ 0.035) to ~0.0002 when drift was weak (founder proportion = 1.0,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Pr>
          <w:rFonts w:ascii="Times New Roman" w:hAnsi="Times New Roman" w:cs="Times New Roman"/>
        </w:rPr>
        <w:t>)</w:t>
      </w:r>
      <w:r w:rsidRPr="00CB0ADF">
        <w:rPr>
          <w:rFonts w:ascii="Times New Roman" w:hAnsi="Times New Roman" w:cs="Times New Roman"/>
        </w:rPr>
        <w:t xml:space="preserve">. Similarly, the proportion of significantly positive clines peaked </w:t>
      </w:r>
      <w:r>
        <w:rPr>
          <w:rFonts w:ascii="Times New Roman" w:hAnsi="Times New Roman" w:cs="Times New Roman"/>
        </w:rPr>
        <w:t xml:space="preserve">at ~75% </w:t>
      </w:r>
      <w:r w:rsidRPr="00CB0ADF">
        <w:rPr>
          <w:rFonts w:ascii="Times New Roman" w:hAnsi="Times New Roman" w:cs="Times New Roman"/>
        </w:rPr>
        <w:t xml:space="preserve">when </w:t>
      </w:r>
      <w:r>
        <w:rPr>
          <w:rFonts w:ascii="Times New Roman" w:hAnsi="Times New Roman" w:cs="Times New Roman"/>
        </w:rPr>
        <w:t xml:space="preserve">drift </w:t>
      </w:r>
      <w:proofErr w:type="gramStart"/>
      <w:r>
        <w:rPr>
          <w:rFonts w:ascii="Times New Roman" w:hAnsi="Times New Roman" w:cs="Times New Roman"/>
        </w:rPr>
        <w:t>was</w:t>
      </w:r>
      <w:proofErr w:type="gramEnd"/>
      <w:r>
        <w:rPr>
          <w:rFonts w:ascii="Times New Roman" w:hAnsi="Times New Roman" w:cs="Times New Roman"/>
        </w:rPr>
        <w:t xml:space="preserve"> strong (founder proportion = 0.1)</w:t>
      </w:r>
      <w:r w:rsidR="003B5EBE">
        <w:rPr>
          <w:rFonts w:ascii="Times New Roman" w:hAnsi="Times New Roman" w:cs="Times New Roman"/>
        </w:rPr>
        <w:t>,</w:t>
      </w:r>
      <w:r w:rsidRPr="00CB0ADF">
        <w:rPr>
          <w:rFonts w:ascii="Times New Roman" w:hAnsi="Times New Roman" w:cs="Times New Roman"/>
        </w:rPr>
        <w:t xml:space="preserve"> and decreased as the strength of drift increased or decreased from this point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b</w:t>
      </w:r>
      <w:proofErr w:type="spellEnd"/>
      <w:r w:rsidRPr="00CB0ADF">
        <w:rPr>
          <w:rFonts w:ascii="Times New Roman" w:hAnsi="Times New Roman" w:cs="Times New Roman"/>
        </w:rPr>
        <w:t xml:space="preserve">). In </w:t>
      </w:r>
      <w:r w:rsidRPr="00CB0ADF">
        <w:rPr>
          <w:rFonts w:ascii="Times New Roman" w:hAnsi="Times New Roman" w:cs="Times New Roman"/>
        </w:rPr>
        <w:lastRenderedPageBreak/>
        <w:t xml:space="preserve">contrast, the proportion of </w:t>
      </w:r>
      <w:r w:rsidR="003B5EBE">
        <w:rPr>
          <w:rFonts w:ascii="Times New Roman" w:hAnsi="Times New Roman" w:cs="Times New Roman"/>
        </w:rPr>
        <w:t xml:space="preserve">significantly </w:t>
      </w:r>
      <w:r w:rsidRPr="00CB0ADF">
        <w:rPr>
          <w:rFonts w:ascii="Times New Roman" w:hAnsi="Times New Roman" w:cs="Times New Roman"/>
        </w:rPr>
        <w:t xml:space="preserve">negative clines increased gradually </w:t>
      </w:r>
      <w:r>
        <w:rPr>
          <w:rFonts w:ascii="Times New Roman" w:hAnsi="Times New Roman" w:cs="Times New Roman"/>
        </w:rPr>
        <w:t>from ~17% to ~25% as the strength of drift decreased</w:t>
      </w:r>
      <w:r w:rsidRPr="00CB0ADF">
        <w:rPr>
          <w:rFonts w:ascii="Times New Roman" w:hAnsi="Times New Roman" w:cs="Times New Roman"/>
        </w:rPr>
        <w:t xml:space="preserve">. </w:t>
      </w:r>
    </w:p>
    <w:p w14:paraId="29CACBDB" w14:textId="01E2747C" w:rsidR="0044259C" w:rsidRDefault="0044259C" w:rsidP="00E03818">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rapidly during colonization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a</w:t>
      </w:r>
      <w:proofErr w:type="spellEnd"/>
      <w:r w:rsidRPr="00CB0ADF">
        <w:rPr>
          <w:rFonts w:ascii="Times New Roman" w:hAnsi="Times New Roman" w:cs="Times New Roman"/>
        </w:rPr>
        <w:t xml:space="preserve">) </w:t>
      </w:r>
      <w:r>
        <w:rPr>
          <w:rFonts w:ascii="Times New Roman" w:hAnsi="Times New Roman" w:cs="Times New Roman"/>
        </w:rPr>
        <w:t xml:space="preserve">that </w:t>
      </w:r>
      <w:r w:rsidR="00971DAE">
        <w:rPr>
          <w:rFonts w:ascii="Times New Roman" w:hAnsi="Times New Roman" w:cs="Times New Roman"/>
        </w:rPr>
        <w:t>reductions in HCN were non-</w:t>
      </w:r>
      <w:r>
        <w:rPr>
          <w:rFonts w:ascii="Times New Roman" w:hAnsi="Times New Roman" w:cs="Times New Roman"/>
        </w:rPr>
        <w:t xml:space="preserve">linear,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sidR="003534C8">
        <w:rPr>
          <w:rFonts w:ascii="Times New Roman" w:hAnsi="Times New Roman" w:cs="Times New Roman"/>
        </w:rPr>
        <w:t xml:space="preserve">dotted line in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b</w:t>
      </w:r>
      <w:proofErr w:type="spellEnd"/>
      <w:r w:rsidR="003534C8">
        <w:rPr>
          <w:rFonts w:ascii="Times New Roman" w:hAnsi="Times New Roman" w:cs="Times New Roman"/>
        </w:rPr>
        <w:t>). By</w:t>
      </w:r>
      <w:r w:rsidRPr="00CB0ADF">
        <w:rPr>
          <w:rFonts w:ascii="Times New Roman" w:hAnsi="Times New Roman" w:cs="Times New Roman"/>
        </w:rPr>
        <w:t xml:space="preserve"> contrast, when founder effects are absent (e.g. proportion of founding alleles = 1.0), HCN is never lost from the matrix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a</w:t>
      </w:r>
      <w:proofErr w:type="spellEnd"/>
      <w:r w:rsidRPr="00CB0ADF">
        <w:rPr>
          <w:rFonts w:ascii="Times New Roman" w:hAnsi="Times New Roman" w:cs="Times New Roman"/>
        </w:rPr>
        <w:t xml:space="preserve">) and clines are very weak as the frequency of HCN shows little change across space (β = 0.0009, </w:t>
      </w:r>
      <w:r w:rsidR="003534C8">
        <w:rPr>
          <w:rFonts w:ascii="Times New Roman" w:hAnsi="Times New Roman" w:cs="Times New Roman"/>
        </w:rPr>
        <w:t xml:space="preserve">dashed line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3534C8">
        <w:rPr>
          <w:rFonts w:ascii="Times New Roman" w:hAnsi="Times New Roman" w:cs="Times New Roman"/>
          <w:i/>
        </w:rPr>
        <w:t>b</w:t>
      </w:r>
      <w:proofErr w:type="spellEnd"/>
      <w:r w:rsidRPr="00CB0ADF">
        <w:rPr>
          <w:rFonts w:ascii="Times New Roman" w:hAnsi="Times New Roman" w:cs="Times New Roman"/>
        </w:rPr>
        <w:t xml:space="preserve">). However, when founder effects are of intermediate strength (e.g. proportion of founding alleles = 0.2), HCN is maintained for longer </w:t>
      </w:r>
      <w:r w:rsidR="00DD5AC2">
        <w:rPr>
          <w:rFonts w:ascii="Times New Roman" w:hAnsi="Times New Roman" w:cs="Times New Roman"/>
        </w:rPr>
        <w:t xml:space="preserve">periods of time </w:t>
      </w:r>
      <w:r w:rsidRPr="00CB0ADF">
        <w:rPr>
          <w:rFonts w:ascii="Times New Roman" w:hAnsi="Times New Roman" w:cs="Times New Roman"/>
        </w:rPr>
        <w:t>during colonization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a</w:t>
      </w:r>
      <w:proofErr w:type="spellEnd"/>
      <w:r w:rsidRPr="00CB0ADF">
        <w:rPr>
          <w:rFonts w:ascii="Times New Roman" w:hAnsi="Times New Roman" w:cs="Times New Roman"/>
        </w:rPr>
        <w:t>) and its frequency changes substantially acr</w:t>
      </w:r>
      <w:r w:rsidR="00971DAE">
        <w:rPr>
          <w:rFonts w:ascii="Times New Roman" w:hAnsi="Times New Roman" w:cs="Times New Roman"/>
        </w:rPr>
        <w:t>oss space, resulting in strongly</w:t>
      </w:r>
      <w:r>
        <w:rPr>
          <w:rFonts w:ascii="Times New Roman" w:hAnsi="Times New Roman" w:cs="Times New Roman"/>
        </w:rPr>
        <w:t xml:space="preserve">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sidR="003534C8">
        <w:rPr>
          <w:rFonts w:ascii="Times New Roman" w:hAnsi="Times New Roman" w:cs="Times New Roman"/>
        </w:rPr>
        <w:t xml:space="preserve">solid line in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3534C8">
        <w:rPr>
          <w:rFonts w:ascii="Times New Roman" w:hAnsi="Times New Roman" w:cs="Times New Roman"/>
          <w:i/>
        </w:rPr>
        <w:t>b</w:t>
      </w:r>
      <w:proofErr w:type="spellEnd"/>
      <w:r w:rsidRPr="00CB0ADF">
        <w:rPr>
          <w:rFonts w:ascii="Times New Roman" w:hAnsi="Times New Roman" w:cs="Times New Roman"/>
        </w:rPr>
        <w:t xml:space="preserve">). </w:t>
      </w:r>
    </w:p>
    <w:p w14:paraId="63FB4D66" w14:textId="77777777" w:rsidR="0044259C" w:rsidRDefault="0044259C" w:rsidP="00E03818">
      <w:pPr>
        <w:spacing w:line="480" w:lineRule="auto"/>
        <w:rPr>
          <w:rFonts w:ascii="Times New Roman" w:hAnsi="Times New Roman" w:cs="Times New Roman"/>
        </w:rPr>
      </w:pPr>
    </w:p>
    <w:p w14:paraId="0FA1480C" w14:textId="2CA481BB"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 xml:space="preserve">How does selection affect the occurrence and strength of </w:t>
      </w:r>
      <w:proofErr w:type="spellStart"/>
      <w:r w:rsidR="00D33208" w:rsidRPr="00D33208">
        <w:rPr>
          <w:rFonts w:ascii="Times New Roman" w:hAnsi="Times New Roman" w:cs="Times New Roman"/>
          <w:i/>
        </w:rPr>
        <w:t>of</w:t>
      </w:r>
      <w:proofErr w:type="spellEnd"/>
      <w:r w:rsidR="00D33208" w:rsidRPr="00D33208">
        <w:rPr>
          <w:rFonts w:ascii="Times New Roman" w:hAnsi="Times New Roman" w:cs="Times New Roman"/>
          <w:i/>
        </w:rPr>
        <w:t xml:space="preserve"> spatial clines in HCN</w:t>
      </w:r>
      <w:r w:rsidRPr="00D33208">
        <w:rPr>
          <w:rFonts w:ascii="Times New Roman" w:hAnsi="Times New Roman" w:cs="Times New Roman"/>
          <w:i/>
        </w:rPr>
        <w:t>?</w:t>
      </w:r>
      <w:r w:rsidRPr="00AD63B7">
        <w:rPr>
          <w:rFonts w:ascii="Times New Roman" w:hAnsi="Times New Roman" w:cs="Times New Roman"/>
          <w:i/>
        </w:rPr>
        <w:t xml:space="preserve"> </w:t>
      </w:r>
    </w:p>
    <w:p w14:paraId="32EAC11F" w14:textId="799F3F51" w:rsidR="0044259C"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drift, selection influenced the formation of spatial clines in HCN. Independent of </w:t>
      </w:r>
      <w:r w:rsidR="00D33208">
        <w:rPr>
          <w:rFonts w:ascii="Times New Roman" w:hAnsi="Times New Roman" w:cs="Times New Roman"/>
        </w:rPr>
        <w:t>levels of gene flow</w:t>
      </w:r>
      <w:r>
        <w:rPr>
          <w:rFonts w:ascii="Times New Roman" w:hAnsi="Times New Roman" w:cs="Times New Roman"/>
        </w:rPr>
        <w:t>, increasing the maximum strength of selection increased the mean strength of clines across 1000 simulations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w:t>
      </w:r>
      <w:r w:rsidR="004E21CE">
        <w:rPr>
          <w:rFonts w:ascii="Times New Roman" w:hAnsi="Times New Roman" w:cs="Times New Roman"/>
        </w:rPr>
        <w:t>; selection increased the strength of clines from zero (</w:t>
      </w:r>
      <w:r w:rsidR="004E21CE">
        <w:rPr>
          <w:rFonts w:ascii="Times New Roman" w:hAnsi="Times New Roman" w:cs="Times New Roman"/>
          <w:i/>
        </w:rPr>
        <w:t xml:space="preserve">s = </w:t>
      </w:r>
      <w:r w:rsidR="004E21CE">
        <w:rPr>
          <w:rFonts w:ascii="Times New Roman" w:hAnsi="Times New Roman" w:cs="Times New Roman"/>
        </w:rPr>
        <w:t>0) to 0.037 (</w:t>
      </w:r>
      <w:r w:rsidR="004E21CE">
        <w:rPr>
          <w:rFonts w:ascii="Times New Roman" w:hAnsi="Times New Roman" w:cs="Times New Roman"/>
          <w:i/>
        </w:rPr>
        <w:t xml:space="preserve">s </w:t>
      </w:r>
      <w:r w:rsidR="004E21CE">
        <w:rPr>
          <w:rFonts w:ascii="Times New Roman" w:hAnsi="Times New Roman" w:cs="Times New Roman"/>
        </w:rPr>
        <w:t>= 0.2). Similarly,</w:t>
      </w:r>
      <w:r>
        <w:rPr>
          <w:rFonts w:ascii="Times New Roman" w:hAnsi="Times New Roman" w:cs="Times New Roman"/>
        </w:rPr>
        <w:t xml:space="preserve"> </w:t>
      </w:r>
      <w:r w:rsidR="004E21CE">
        <w:rPr>
          <w:rFonts w:ascii="Times New Roman" w:hAnsi="Times New Roman" w:cs="Times New Roman"/>
        </w:rPr>
        <w:t xml:space="preserve">selection increased the frequency of significantly positive clines </w:t>
      </w:r>
      <w:r>
        <w:rPr>
          <w:rFonts w:ascii="Times New Roman" w:hAnsi="Times New Roman" w:cs="Times New Roman"/>
        </w:rPr>
        <w:t>from 2.7% (</w:t>
      </w:r>
      <w:r w:rsidRPr="004C3ED7">
        <w:rPr>
          <w:rFonts w:ascii="Times New Roman" w:hAnsi="Times New Roman" w:cs="Times New Roman"/>
        </w:rPr>
        <w:t>s</w:t>
      </w:r>
      <w:r>
        <w:rPr>
          <w:rFonts w:ascii="Times New Roman" w:hAnsi="Times New Roman" w:cs="Times New Roman"/>
        </w:rPr>
        <w:t xml:space="preserve"> = 0) </w:t>
      </w:r>
      <w:r w:rsidRPr="00D0736D">
        <w:rPr>
          <w:rFonts w:ascii="Times New Roman" w:hAnsi="Times New Roman" w:cs="Times New Roman"/>
        </w:rPr>
        <w:t>to</w:t>
      </w:r>
      <w:r>
        <w:rPr>
          <w:rFonts w:ascii="Times New Roman" w:hAnsi="Times New Roman" w:cs="Times New Roman"/>
        </w:rPr>
        <w:t xml:space="preserve"> 100% (</w:t>
      </w:r>
      <w:r>
        <w:rPr>
          <w:rFonts w:ascii="Times New Roman" w:hAnsi="Times New Roman" w:cs="Times New Roman"/>
          <w:i/>
        </w:rPr>
        <w:t xml:space="preserve">s </w:t>
      </w:r>
      <w:r>
        <w:rPr>
          <w:rFonts w:ascii="Times New Roman" w:hAnsi="Times New Roman" w:cs="Times New Roman"/>
        </w:rPr>
        <w:t xml:space="preserve">≥ 0.025). </w:t>
      </w:r>
      <w:r w:rsidR="00FB2818">
        <w:rPr>
          <w:rFonts w:ascii="Times New Roman" w:hAnsi="Times New Roman" w:cs="Times New Roman"/>
        </w:rPr>
        <w:t>I</w:t>
      </w:r>
      <w:r>
        <w:rPr>
          <w:rFonts w:ascii="Times New Roman" w:hAnsi="Times New Roman" w:cs="Times New Roman"/>
        </w:rPr>
        <w:t xml:space="preserve">ncreasing </w:t>
      </w:r>
      <w:r w:rsidR="00D33208">
        <w:rPr>
          <w:rFonts w:ascii="Times New Roman" w:hAnsi="Times New Roman" w:cs="Times New Roman"/>
        </w:rPr>
        <w:t>gene flow</w:t>
      </w:r>
      <w:r>
        <w:rPr>
          <w:rFonts w:ascii="Times New Roman" w:hAnsi="Times New Roman" w:cs="Times New Roman"/>
        </w:rPr>
        <w:t xml:space="preserve"> reduced the effects of selection, leading to weaker clines for a given selection coefficient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 Importantly, clines formed by selection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 xml:space="preserve">) are consistently stronger than even the maximum strength </w:t>
      </w:r>
      <w:r>
        <w:rPr>
          <w:rFonts w:ascii="Times New Roman" w:hAnsi="Times New Roman" w:cs="Times New Roman"/>
        </w:rPr>
        <w:lastRenderedPageBreak/>
        <w:t>of clines formed by drift, regardless of whether drift is manipulated by varying the maximum population size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a</w:t>
      </w:r>
      <w:proofErr w:type="spellEnd"/>
      <w:r>
        <w:rPr>
          <w:rFonts w:ascii="Times New Roman" w:hAnsi="Times New Roman" w:cs="Times New Roman"/>
        </w:rPr>
        <w:t>) or through serial founder effects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Pr>
          <w:rFonts w:ascii="Times New Roman" w:hAnsi="Times New Roman" w:cs="Times New Roman"/>
        </w:rPr>
        <w:t xml:space="preserve">). </w:t>
      </w:r>
    </w:p>
    <w:p w14:paraId="1EB36EE8" w14:textId="77777777" w:rsidR="00971DAE" w:rsidRDefault="00971DAE" w:rsidP="00E03818">
      <w:pPr>
        <w:spacing w:line="480" w:lineRule="auto"/>
        <w:rPr>
          <w:rFonts w:ascii="Times New Roman" w:hAnsi="Times New Roman" w:cs="Times New Roman"/>
        </w:rPr>
      </w:pPr>
    </w:p>
    <w:p w14:paraId="64B26C55" w14:textId="2A8E682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 xml:space="preserve">What are the interactive effects of genetic drift and selection </w:t>
      </w:r>
      <w:r w:rsidR="00A26F5F">
        <w:rPr>
          <w:rFonts w:ascii="Times New Roman" w:hAnsi="Times New Roman" w:cs="Times New Roman"/>
          <w:i/>
        </w:rPr>
        <w:t>on</w:t>
      </w:r>
      <w:r w:rsidR="00A26F5F" w:rsidRPr="006B2E94">
        <w:rPr>
          <w:rFonts w:ascii="Times New Roman" w:hAnsi="Times New Roman" w:cs="Times New Roman"/>
          <w:i/>
        </w:rPr>
        <w:t xml:space="preserve"> </w:t>
      </w:r>
      <w:r w:rsidRPr="006B2E94">
        <w:rPr>
          <w:rFonts w:ascii="Times New Roman" w:hAnsi="Times New Roman" w:cs="Times New Roman"/>
          <w:i/>
        </w:rPr>
        <w:t>the formation of clines in HCN?</w:t>
      </w:r>
    </w:p>
    <w:p w14:paraId="1ACB83DA" w14:textId="72862A72"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r w:rsidR="00A26F5F">
        <w:rPr>
          <w:rFonts w:ascii="Times New Roman" w:hAnsi="Times New Roman" w:cs="Times New Roman"/>
        </w:rPr>
        <w:t xml:space="preserve">gradient in </w:t>
      </w:r>
      <w:r>
        <w:rPr>
          <w:rFonts w:ascii="Times New Roman" w:hAnsi="Times New Roman" w:cs="Times New Roman"/>
        </w:rPr>
        <w:t>drift,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w:t>
      </w:r>
      <w:r w:rsidR="00D33208">
        <w:rPr>
          <w:rFonts w:ascii="Times New Roman" w:hAnsi="Times New Roman" w:cs="Times New Roman"/>
        </w:rPr>
        <w:t>gene flow</w:t>
      </w:r>
      <w:r>
        <w:rPr>
          <w:rFonts w:ascii="Times New Roman" w:hAnsi="Times New Roman" w:cs="Times New Roman"/>
        </w:rPr>
        <w:t xml:space="preserve">, the mean slope of clines </w:t>
      </w:r>
      <w:r w:rsidR="00AA4F85">
        <w:rPr>
          <w:rFonts w:ascii="Times New Roman" w:hAnsi="Times New Roman" w:cs="Times New Roman"/>
        </w:rPr>
        <w:t xml:space="preserve">changed from negative to </w:t>
      </w:r>
      <w:r>
        <w:rPr>
          <w:rFonts w:ascii="Times New Roman" w:hAnsi="Times New Roman" w:cs="Times New Roman"/>
        </w:rPr>
        <w:t xml:space="preserve">positive </w:t>
      </w:r>
      <w:r w:rsidR="00AA4F85">
        <w:rPr>
          <w:rFonts w:ascii="Times New Roman" w:hAnsi="Times New Roman" w:cs="Times New Roman"/>
        </w:rPr>
        <w:t xml:space="preserve">as the strength of selection increased, in which clines were only consistently positive </w:t>
      </w:r>
      <w:r>
        <w:rPr>
          <w:rFonts w:ascii="Times New Roman" w:hAnsi="Times New Roman" w:cs="Times New Roman"/>
        </w:rPr>
        <w:t>when the selection coefficient was grea</w:t>
      </w:r>
      <w:r w:rsidR="00EE0034">
        <w:rPr>
          <w:rFonts w:ascii="Times New Roman" w:hAnsi="Times New Roman" w:cs="Times New Roman"/>
        </w:rPr>
        <w:t xml:space="preserve">ter than 0.005 (figure </w:t>
      </w:r>
      <w:proofErr w:type="spellStart"/>
      <w:r w:rsidR="00EE0034">
        <w:rPr>
          <w:rFonts w:ascii="Times New Roman" w:hAnsi="Times New Roman" w:cs="Times New Roman"/>
        </w:rPr>
        <w:t>7</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 xml:space="preserve">). </w:t>
      </w:r>
      <w:r w:rsidR="00AA4F85">
        <w:rPr>
          <w:rFonts w:ascii="Times New Roman" w:hAnsi="Times New Roman" w:cs="Times New Roman"/>
        </w:rPr>
        <w:t xml:space="preserve">By </w:t>
      </w:r>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w:t>
      </w:r>
      <w:proofErr w:type="spellStart"/>
      <w:r w:rsidR="00EE0034">
        <w:rPr>
          <w:rFonts w:ascii="Times New Roman" w:hAnsi="Times New Roman" w:cs="Times New Roman"/>
        </w:rPr>
        <w:t>7</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w:t>
      </w:r>
      <w:r w:rsidR="00AA4F85">
        <w:rPr>
          <w:rFonts w:ascii="Times New Roman" w:hAnsi="Times New Roman" w:cs="Times New Roman"/>
        </w:rPr>
        <w:t xml:space="preserve"> </w:t>
      </w:r>
      <w:r>
        <w:rPr>
          <w:rFonts w:ascii="Times New Roman" w:hAnsi="Times New Roman" w:cs="Times New Roman"/>
        </w:rPr>
        <w:t xml:space="preserve">Finally, drift increased the strength of selection necessary to produce 100% positive clines by 5×; in the presence of drift,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c</w:t>
      </w:r>
      <w:proofErr w:type="spellEnd"/>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t>Discussion</w:t>
      </w:r>
    </w:p>
    <w:p w14:paraId="737D3F5B" w14:textId="77F6DD94" w:rsidR="00E27AE2" w:rsidRPr="007E56B0" w:rsidRDefault="004E21CE" w:rsidP="00E27AE2">
      <w:pPr>
        <w:spacing w:line="480" w:lineRule="auto"/>
        <w:rPr>
          <w:rFonts w:ascii="Times New Roman" w:hAnsi="Times New Roman" w:cs="Times New Roman"/>
        </w:rPr>
      </w:pPr>
      <w:r w:rsidRPr="004E21CE">
        <w:rPr>
          <w:rFonts w:ascii="Times New Roman" w:hAnsi="Times New Roman" w:cs="Times New Roman"/>
        </w:rPr>
        <w:t>Our simulations sought to understand the relative contributions of genetic drift, selection, and gene flow for the evolution of parallel clines in hydrogen cyanide (HCN) along urbanization gradients. Several key results are most important in answering our research questions</w:t>
      </w:r>
      <w:r w:rsidR="00E27AE2" w:rsidRPr="004E21CE">
        <w:rPr>
          <w:rFonts w:ascii="Times New Roman" w:hAnsi="Times New Roman" w:cs="Times New Roman"/>
        </w:rPr>
        <w:t>. We</w:t>
      </w:r>
      <w:r w:rsidR="00E27AE2" w:rsidRPr="007E56B0">
        <w:rPr>
          <w:rFonts w:ascii="Times New Roman" w:hAnsi="Times New Roman" w:cs="Times New Roman"/>
        </w:rPr>
        <w:t xml:space="preserve"> found that drift overwhelmingly</w:t>
      </w:r>
      <w:r w:rsidR="00480165">
        <w:rPr>
          <w:rFonts w:ascii="Times New Roman" w:hAnsi="Times New Roman" w:cs="Times New Roman"/>
        </w:rPr>
        <w:t xml:space="preserve"> led</w:t>
      </w:r>
      <w:r w:rsidR="00E27AE2" w:rsidRPr="007E56B0">
        <w:rPr>
          <w:rFonts w:ascii="Times New Roman" w:hAnsi="Times New Roman" w:cs="Times New Roman"/>
        </w:rPr>
        <w:t xml:space="preserve"> to the formation of positive clines </w:t>
      </w:r>
      <w:r w:rsidR="00480165">
        <w:rPr>
          <w:rFonts w:ascii="Times New Roman" w:hAnsi="Times New Roman" w:cs="Times New Roman"/>
        </w:rPr>
        <w:t xml:space="preserve">in HCN, </w:t>
      </w:r>
      <w:r w:rsidR="00E27AE2" w:rsidRPr="007E56B0">
        <w:rPr>
          <w:rFonts w:ascii="Times New Roman" w:hAnsi="Times New Roman" w:cs="Times New Roman"/>
        </w:rPr>
        <w:t xml:space="preserve">and </w:t>
      </w:r>
      <w:r w:rsidR="00480165">
        <w:rPr>
          <w:rFonts w:ascii="Times New Roman" w:hAnsi="Times New Roman" w:cs="Times New Roman"/>
        </w:rPr>
        <w:t>stronger gradients in</w:t>
      </w:r>
      <w:r w:rsidR="00480165" w:rsidRPr="007E56B0">
        <w:rPr>
          <w:rFonts w:ascii="Times New Roman" w:hAnsi="Times New Roman" w:cs="Times New Roman"/>
        </w:rPr>
        <w:t xml:space="preserve"> </w:t>
      </w:r>
      <w:r w:rsidR="00E27AE2" w:rsidRPr="007E56B0">
        <w:rPr>
          <w:rFonts w:ascii="Times New Roman" w:hAnsi="Times New Roman" w:cs="Times New Roman"/>
        </w:rPr>
        <w:t>drift generated strong</w:t>
      </w:r>
      <w:r w:rsidR="00480165">
        <w:rPr>
          <w:rFonts w:ascii="Times New Roman" w:hAnsi="Times New Roman" w:cs="Times New Roman"/>
        </w:rPr>
        <w:t>er</w:t>
      </w:r>
      <w:r w:rsidR="00E27AE2" w:rsidRPr="007E56B0">
        <w:rPr>
          <w:rFonts w:ascii="Times New Roman" w:hAnsi="Times New Roman" w:cs="Times New Roman"/>
        </w:rPr>
        <w:t xml:space="preserve"> clines, </w:t>
      </w:r>
      <w:r w:rsidR="00664759">
        <w:rPr>
          <w:rFonts w:ascii="Times New Roman" w:hAnsi="Times New Roman" w:cs="Times New Roman"/>
        </w:rPr>
        <w:t>but</w:t>
      </w:r>
      <w:r w:rsidR="00664759" w:rsidRPr="007E56B0">
        <w:rPr>
          <w:rFonts w:ascii="Times New Roman" w:hAnsi="Times New Roman" w:cs="Times New Roman"/>
        </w:rPr>
        <w:t xml:space="preserve"> </w:t>
      </w:r>
      <w:r w:rsidR="00E27AE2" w:rsidRPr="007E56B0">
        <w:rPr>
          <w:rFonts w:ascii="Times New Roman" w:hAnsi="Times New Roman" w:cs="Times New Roman"/>
        </w:rPr>
        <w:t xml:space="preserve">these effects decreased with increasing </w:t>
      </w:r>
      <w:r w:rsidR="00D33208">
        <w:rPr>
          <w:rFonts w:ascii="Times New Roman" w:hAnsi="Times New Roman" w:cs="Times New Roman"/>
        </w:rPr>
        <w:t>gene flow</w:t>
      </w:r>
      <w:r>
        <w:rPr>
          <w:rFonts w:ascii="Times New Roman" w:hAnsi="Times New Roman" w:cs="Times New Roman"/>
        </w:rPr>
        <w:t xml:space="preserve"> (Question 1)</w:t>
      </w:r>
      <w:r w:rsidR="00E27AE2" w:rsidRPr="007E56B0">
        <w:rPr>
          <w:rFonts w:ascii="Times New Roman" w:hAnsi="Times New Roman" w:cs="Times New Roman"/>
        </w:rPr>
        <w:t xml:space="preserve">. </w:t>
      </w:r>
      <w:r w:rsidR="00480165">
        <w:rPr>
          <w:rFonts w:ascii="Times New Roman" w:hAnsi="Times New Roman" w:cs="Times New Roman"/>
        </w:rPr>
        <w:t>C</w:t>
      </w:r>
      <w:r w:rsidR="00E27AE2" w:rsidRPr="007E56B0">
        <w:rPr>
          <w:rFonts w:ascii="Times New Roman" w:hAnsi="Times New Roman" w:cs="Times New Roman"/>
        </w:rPr>
        <w:t>lines formed by drift alone were substantially weaker than those generated by selection, suggesting an upper limit to the strength of phenotypic clines in non-additive traits due to drift</w:t>
      </w:r>
      <w:r>
        <w:rPr>
          <w:rFonts w:ascii="Times New Roman" w:hAnsi="Times New Roman" w:cs="Times New Roman"/>
        </w:rPr>
        <w:t xml:space="preserve"> </w:t>
      </w:r>
      <w:r>
        <w:rPr>
          <w:rFonts w:ascii="Times New Roman" w:hAnsi="Times New Roman" w:cs="Times New Roman"/>
        </w:rPr>
        <w:lastRenderedPageBreak/>
        <w:t>(Question 2)</w:t>
      </w:r>
      <w:r w:rsidR="00E27AE2" w:rsidRPr="007E56B0">
        <w:rPr>
          <w:rFonts w:ascii="Times New Roman" w:hAnsi="Times New Roman" w:cs="Times New Roman"/>
        </w:rPr>
        <w:t xml:space="preserve">. Finally, when selection operated counter to the prevailing </w:t>
      </w:r>
      <w:r w:rsidR="00664759">
        <w:rPr>
          <w:rFonts w:ascii="Times New Roman" w:hAnsi="Times New Roman" w:cs="Times New Roman"/>
        </w:rPr>
        <w:t xml:space="preserve">gradient in </w:t>
      </w:r>
      <w:r w:rsidR="00E27AE2" w:rsidRPr="007E56B0">
        <w:rPr>
          <w:rFonts w:ascii="Times New Roman" w:hAnsi="Times New Roman" w:cs="Times New Roman"/>
        </w:rPr>
        <w:t>drift, stronger selection was required to generate clines as strong as those observed in the absence of drift</w:t>
      </w:r>
      <w:r>
        <w:rPr>
          <w:rFonts w:ascii="Times New Roman" w:hAnsi="Times New Roman" w:cs="Times New Roman"/>
        </w:rPr>
        <w:t xml:space="preserve"> (Question 3)</w:t>
      </w:r>
      <w:r w:rsidR="00E27AE2" w:rsidRPr="007E56B0">
        <w:rPr>
          <w:rFonts w:ascii="Times New Roman" w:hAnsi="Times New Roman" w:cs="Times New Roman"/>
        </w:rPr>
        <w:t xml:space="preserve">. Below, we begin by discussing the relevance of our results for the evolution of </w:t>
      </w:r>
      <w:proofErr w:type="spellStart"/>
      <w:r w:rsidR="00E27AE2" w:rsidRPr="007E56B0">
        <w:rPr>
          <w:rFonts w:ascii="Times New Roman" w:hAnsi="Times New Roman" w:cs="Times New Roman"/>
        </w:rPr>
        <w:t>cyanogenesis</w:t>
      </w:r>
      <w:proofErr w:type="spellEnd"/>
      <w:r w:rsidR="00E27AE2" w:rsidRPr="007E56B0">
        <w:rPr>
          <w:rFonts w:ascii="Times New Roman" w:hAnsi="Times New Roman" w:cs="Times New Roman"/>
        </w:rPr>
        <w:t xml:space="preserve"> clines in white clover</w:t>
      </w:r>
      <w:r w:rsidR="00036664">
        <w:rPr>
          <w:rFonts w:ascii="Times New Roman" w:hAnsi="Times New Roman" w:cs="Times New Roman"/>
        </w:rPr>
        <w:t xml:space="preserve"> along urbanization gradients and other environmental gradients</w:t>
      </w:r>
      <w:r w:rsidR="00E27AE2"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selection, and gene flow to the evolution of clines in non-additive traits. We end by more broadly discussing the role of </w:t>
      </w:r>
      <w:r w:rsidR="00E27AE2">
        <w:rPr>
          <w:rFonts w:ascii="Times New Roman" w:hAnsi="Times New Roman" w:cs="Times New Roman"/>
        </w:rPr>
        <w:t xml:space="preserve">drift and other </w:t>
      </w:r>
      <w:r w:rsidR="00E27AE2" w:rsidRPr="007E56B0">
        <w:rPr>
          <w:rFonts w:ascii="Times New Roman" w:hAnsi="Times New Roman" w:cs="Times New Roman"/>
        </w:rPr>
        <w:t xml:space="preserve">evolutionary mechanisms in the formation of </w:t>
      </w:r>
      <w:r w:rsidR="00036664">
        <w:rPr>
          <w:rFonts w:ascii="Times New Roman" w:hAnsi="Times New Roman" w:cs="Times New Roman"/>
        </w:rPr>
        <w:t xml:space="preserve">genetic and </w:t>
      </w:r>
      <w:r w:rsidR="00E27AE2"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77777777"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Evolution of </w:t>
      </w:r>
      <w:proofErr w:type="spellStart"/>
      <w:r w:rsidRPr="007E56B0">
        <w:rPr>
          <w:rFonts w:ascii="Times New Roman" w:hAnsi="Times New Roman" w:cs="Times New Roman"/>
          <w:i/>
        </w:rPr>
        <w:t>cyanogenesis</w:t>
      </w:r>
      <w:proofErr w:type="spellEnd"/>
      <w:r w:rsidRPr="007E56B0">
        <w:rPr>
          <w:rFonts w:ascii="Times New Roman" w:hAnsi="Times New Roman" w:cs="Times New Roman"/>
          <w:i/>
        </w:rPr>
        <w:t xml:space="preserve"> clines in </w:t>
      </w:r>
      <w:proofErr w:type="spellStart"/>
      <w:r w:rsidRPr="007E56B0">
        <w:rPr>
          <w:rFonts w:ascii="Times New Roman" w:hAnsi="Times New Roman" w:cs="Times New Roman"/>
          <w:i/>
        </w:rPr>
        <w:t>Trifolium</w:t>
      </w:r>
      <w:proofErr w:type="spellEnd"/>
    </w:p>
    <w:p w14:paraId="784AAE8B" w14:textId="41811A18"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w:t>
      </w:r>
      <w:proofErr w:type="spellStart"/>
      <w:r w:rsidRPr="007E56B0">
        <w:rPr>
          <w:rFonts w:ascii="Times New Roman" w:hAnsi="Times New Roman" w:cs="Times New Roman"/>
        </w:rPr>
        <w:t>Hunor</w:t>
      </w:r>
      <w:proofErr w:type="spellEnd"/>
      <w:r w:rsidRPr="007E56B0">
        <w:rPr>
          <w:rFonts w:ascii="Times New Roman" w:hAnsi="Times New Roman" w:cs="Times New Roman"/>
        </w:rPr>
        <w:t xml:space="preserve"> </w:t>
      </w:r>
      <w:proofErr w:type="spellStart"/>
      <w:r w:rsidRPr="007E56B0">
        <w:rPr>
          <w:rFonts w:ascii="Times New Roman" w:hAnsi="Times New Roman" w:cs="Times New Roman"/>
        </w:rPr>
        <w:t>Daday</w:t>
      </w:r>
      <w:proofErr w:type="spellEnd"/>
      <w:r w:rsidRPr="007E56B0">
        <w:rPr>
          <w:rFonts w:ascii="Times New Roman" w:hAnsi="Times New Roman" w:cs="Times New Roman"/>
        </w:rPr>
        <w:t xml:space="preserve"> identified broad-scale latitudinal clines in the frequency of HCN across multiple continents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"[32,35]", "plainTextFormattedCitation" : "[32,35]", "previouslyFormattedCitation" : "[32,35]"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[32,35]</w:t>
      </w:r>
      <w:r w:rsidRPr="007E56B0">
        <w:rPr>
          <w:rFonts w:ascii="Times New Roman" w:hAnsi="Times New Roman" w:cs="Times New Roman"/>
        </w:rPr>
        <w:fldChar w:fldCharType="end"/>
      </w:r>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"[33]", "plainTextFormattedCitation" : "[33]", "previouslyFormattedCitation" : "[33]"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[33]</w:t>
      </w:r>
      <w:r w:rsidRPr="007E56B0">
        <w:rPr>
          <w:rFonts w:ascii="Times New Roman" w:hAnsi="Times New Roman" w:cs="Times New Roman"/>
        </w:rPr>
        <w:fldChar w:fldCharType="end"/>
      </w:r>
      <w:r w:rsidRPr="007E56B0">
        <w:rPr>
          <w:rFonts w:ascii="Times New Roman" w:hAnsi="Times New Roman" w:cs="Times New Roman"/>
        </w:rPr>
        <w:t xml:space="preserve">. </w:t>
      </w:r>
      <w:r w:rsidR="00ED0BF7">
        <w:rPr>
          <w:rFonts w:ascii="Times New Roman" w:hAnsi="Times New Roman" w:cs="Times New Roman"/>
        </w:rPr>
        <w:t xml:space="preserve">Subsequent work has shown that </w:t>
      </w:r>
      <w:r w:rsidRPr="007E56B0">
        <w:rPr>
          <w:rFonts w:ascii="Times New Roman" w:hAnsi="Times New Roman" w:cs="Times New Roman"/>
        </w:rPr>
        <w:t xml:space="preserve">clines in the frequency of HCN </w:t>
      </w:r>
      <w:r w:rsidR="00ED0BF7">
        <w:rPr>
          <w:rFonts w:ascii="Times New Roman" w:hAnsi="Times New Roman" w:cs="Times New Roman"/>
        </w:rPr>
        <w:t>are</w:t>
      </w:r>
      <w:r w:rsidR="00ED0BF7" w:rsidRPr="007E56B0">
        <w:rPr>
          <w:rFonts w:ascii="Times New Roman" w:hAnsi="Times New Roman" w:cs="Times New Roman"/>
        </w:rPr>
        <w:t xml:space="preserve"> </w:t>
      </w:r>
      <w:r w:rsidRPr="007E56B0">
        <w:rPr>
          <w:rFonts w:ascii="Times New Roman" w:hAnsi="Times New Roman" w:cs="Times New Roman"/>
        </w:rPr>
        <w:t xml:space="preserve">common, with higher frequencies occurring in warmer and drier habitats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"id" : "ITEM-6",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"ITEM-6", "issued" : { "date-parts" : [ [ "2016" ] ] }, "page" : "20162180", "title" : "Urbanization drives parallel adaptive clines in plant populations", "type" : "article-journal", "volume" : "283" }, "uris" : [ "http://www.mendeley.com/documents/?uuid=44385f2f-37c0-4179-a144-8e096ff0efa9" ] } ], "mendeley" : { "formattedCitation" : "[29,34,36,37,39,47]", "plainTextFormattedCitation" : "[29,34,36,37,39,47]", "previouslyFormattedCitation" : "[29,34,36,37,39,47]"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[29,34,36,37,39,47]</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herbivores are more common, the cost of producing HCN in frost-prone habitats, and the benefits of producing cyanogenic glycosides in regions subject to moderate drought stress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"ITEM-3", "itemData" : { "DOI" : "10.1007/bf00292324",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"ITEM-3", "issue" : "1", "issued" : { "date-parts" : [ [ "1989" ] ] }, "page" : "111-118", "publisher-place" : "Department of Ecology and Ecotoxicology, Biological Laboratories, Free University, De Boelelaan 1087, NL-1081, HV Amsterdam, The Netherlands.", "title" : "An analysis of the costs and benefits of the cyanogenic system in Trifolium repens L.", "type" : "article-journal", "volume" : "77" }, "uris" : [ "http://www.mendeley.com/documents/?uuid=486527c1-193a-458b-9421-f37972352cab" ] }, { "id" : "ITEM-4",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"ITEM-4",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"[38,39,47,48]", "plainTextFormattedCitation" : "[38,39,47,48]", "previouslyFormattedCitation" : "[38,39,47,48]"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[38,39,47,48]</w:t>
      </w:r>
      <w:r w:rsidRPr="007E56B0">
        <w:rPr>
          <w:rFonts w:ascii="Times New Roman" w:hAnsi="Times New Roman" w:cs="Times New Roman"/>
        </w:rPr>
        <w:fldChar w:fldCharType="end"/>
      </w:r>
      <w:r w:rsidRPr="007E56B0">
        <w:rPr>
          <w:rFonts w:ascii="Times New Roman" w:hAnsi="Times New Roman" w:cs="Times New Roman"/>
        </w:rPr>
        <w:t xml:space="preserve">. Thus, investigations into the mechanisms structuring spatial variation in HCN frequencies have focused largely on </w:t>
      </w:r>
      <w:r w:rsidR="000147F3">
        <w:rPr>
          <w:rFonts w:ascii="Times New Roman" w:hAnsi="Times New Roman" w:cs="Times New Roman"/>
        </w:rPr>
        <w:t xml:space="preserve">selection </w:t>
      </w:r>
      <w:r w:rsidR="00DC6D5C">
        <w:rPr>
          <w:rFonts w:ascii="Times New Roman" w:hAnsi="Times New Roman" w:cs="Times New Roman"/>
        </w:rPr>
        <w:t xml:space="preserve">(but see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"[37,45]", "plainTextFormattedCitation" : "[37,45]", "previouslyFormattedCitation" : "[37,45]"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[37,45]</w:t>
      </w:r>
      <w:r w:rsidR="000147F3">
        <w:rPr>
          <w:rFonts w:ascii="Times New Roman" w:hAnsi="Times New Roman" w:cs="Times New Roman"/>
        </w:rPr>
        <w:fldChar w:fldCharType="end"/>
      </w:r>
      <w:r w:rsidR="00DC6D5C">
        <w:rPr>
          <w:rFonts w:ascii="Times New Roman" w:hAnsi="Times New Roman" w:cs="Times New Roman"/>
        </w:rPr>
        <w:t>)</w:t>
      </w:r>
      <w:r w:rsidR="000147F3">
        <w:rPr>
          <w:rFonts w:ascii="Times New Roman" w:hAnsi="Times New Roman" w:cs="Times New Roman"/>
        </w:rPr>
        <w:t xml:space="preserve">, </w:t>
      </w:r>
      <w:r w:rsidRPr="007E56B0">
        <w:rPr>
          <w:rFonts w:ascii="Times New Roman" w:hAnsi="Times New Roman" w:cs="Times New Roman"/>
        </w:rPr>
        <w:t>despite the genetic architecture of HCN making populations particularly susceptible to loss of HCN via drift.</w:t>
      </w:r>
    </w:p>
    <w:p w14:paraId="64170B25" w14:textId="41F82F1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lastRenderedPageBreak/>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"[9,10]", "plainTextFormattedCitation" : "[9,10]", "previouslyFormattedCitation" : "[9,10]"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[9,10]</w:t>
      </w:r>
      <w:r w:rsidRPr="007E56B0">
        <w:rPr>
          <w:rFonts w:ascii="Times New Roman" w:hAnsi="Times New Roman" w:cs="Times New Roman"/>
        </w:rPr>
        <w:fldChar w:fldCharType="end"/>
      </w:r>
      <w:r w:rsidRPr="007E56B0">
        <w:rPr>
          <w:rFonts w:ascii="Times New Roman" w:hAnsi="Times New Roman" w:cs="Times New Roman"/>
        </w:rPr>
        <w:t xml:space="preserve"> and this may be exacerbated in traits with a non-additive genetic basis (e.g. epistasis). For example, we found that gradients in the strength of drift from rural (weak drift) to urban (strong drift</w:t>
      </w:r>
      <w:r>
        <w:rPr>
          <w:rFonts w:ascii="Times New Roman" w:hAnsi="Times New Roman" w:cs="Times New Roman"/>
        </w:rPr>
        <w:t>) 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"[29,45]", "plainTextFormattedCitation" : "[29,45]", "previouslyFormattedCitation" : "[29,45]"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[29,45]</w:t>
      </w:r>
      <w:r w:rsidRPr="007E56B0">
        <w:rPr>
          <w:rFonts w:ascii="Times New Roman" w:hAnsi="Times New Roman" w:cs="Times New Roman"/>
        </w:rPr>
        <w:fldChar w:fldCharType="end"/>
      </w:r>
      <w:r w:rsidRPr="007E56B0">
        <w:rPr>
          <w:rFonts w:ascii="Times New Roman" w:hAnsi="Times New Roman" w:cs="Times New Roman"/>
        </w:rPr>
        <w:t xml:space="preserve">. Thus, when a trait’s genetic architecture predisposes populations to evolve in a particular direction under the effects of drift alone, drift </w:t>
      </w:r>
      <w:r w:rsidR="00D17B26">
        <w:rPr>
          <w:rFonts w:ascii="Times New Roman" w:hAnsi="Times New Roman" w:cs="Times New Roman"/>
        </w:rPr>
        <w:t>should</w:t>
      </w:r>
      <w:r w:rsidR="00D17B26" w:rsidRPr="007E56B0">
        <w:rPr>
          <w:rFonts w:ascii="Times New Roman" w:hAnsi="Times New Roman" w:cs="Times New Roman"/>
        </w:rPr>
        <w:t xml:space="preserve"> </w:t>
      </w:r>
      <w:r w:rsidRPr="007E56B0">
        <w:rPr>
          <w:rFonts w:ascii="Times New Roman" w:hAnsi="Times New Roman" w:cs="Times New Roman"/>
        </w:rPr>
        <w:t xml:space="preserve">be rejected as a null hypothesis prior to invoking </w:t>
      </w:r>
      <w:r w:rsidR="00D17B26">
        <w:rPr>
          <w:rFonts w:ascii="Times New Roman" w:hAnsi="Times New Roman" w:cs="Times New Roman"/>
        </w:rPr>
        <w:t>a</w:t>
      </w:r>
      <w:r w:rsidR="00D17B26" w:rsidRPr="007E56B0">
        <w:rPr>
          <w:rFonts w:ascii="Times New Roman" w:hAnsi="Times New Roman" w:cs="Times New Roman"/>
        </w:rPr>
        <w:t xml:space="preserve"> </w:t>
      </w:r>
      <w:r w:rsidRPr="007E56B0">
        <w:rPr>
          <w:rFonts w:ascii="Times New Roman" w:hAnsi="Times New Roman" w:cs="Times New Roman"/>
        </w:rPr>
        <w:t xml:space="preserve">role of selection in generating </w:t>
      </w:r>
      <w:r w:rsidR="00D17B26">
        <w:rPr>
          <w:rFonts w:ascii="Times New Roman" w:hAnsi="Times New Roman" w:cs="Times New Roman"/>
        </w:rPr>
        <w:t>clines</w:t>
      </w:r>
      <w:r w:rsidRPr="007E56B0">
        <w:rPr>
          <w:rFonts w:ascii="Times New Roman" w:hAnsi="Times New Roman" w:cs="Times New Roman"/>
        </w:rPr>
        <w:t>. Observing more clines in natural populations than would be expected under drift alone is one way to address</w:t>
      </w:r>
      <w:r w:rsidR="00D17B26">
        <w:rPr>
          <w:rFonts w:ascii="Times New Roman" w:hAnsi="Times New Roman" w:cs="Times New Roman"/>
        </w:rPr>
        <w:t xml:space="preserve"> this problem. For example,</w:t>
      </w:r>
      <w:r w:rsidRPr="007E56B0">
        <w:rPr>
          <w:rFonts w:ascii="Times New Roman" w:hAnsi="Times New Roman" w:cs="Times New Roman"/>
        </w:rPr>
        <w:t xml:space="preserve"> null distributions for the proportion of clines expected under drift can be generated through simulations and compared to the actual proportion observed in nature. Ideally, simulations would be parameterized with empirical estimates of </w:t>
      </w:r>
      <w:r w:rsidR="00D33208">
        <w:rPr>
          <w:rFonts w:ascii="Times New Roman" w:hAnsi="Times New Roman" w:cs="Times New Roman"/>
        </w:rPr>
        <w:t xml:space="preserve">gene flow </w:t>
      </w:r>
      <w:r w:rsidRPr="007E56B0">
        <w:rPr>
          <w:rFonts w:ascii="Times New Roman" w:hAnsi="Times New Roman" w:cs="Times New Roman"/>
        </w:rPr>
        <w:t>and effective population size</w:t>
      </w:r>
      <w:r w:rsidR="00E97E1C">
        <w:rPr>
          <w:rFonts w:ascii="Times New Roman" w:hAnsi="Times New Roman" w:cs="Times New Roman"/>
        </w:rPr>
        <w:t>s</w:t>
      </w:r>
      <w:r w:rsidRPr="007E56B0">
        <w:rPr>
          <w:rFonts w:ascii="Times New Roman" w:hAnsi="Times New Roman" w:cs="Times New Roman"/>
        </w:rPr>
        <w:t xml:space="preserve"> to provide system-specific estimates of expected proportions. Unfortunately, we lack these data for white clover populations making it difficult to compare the clines observed across cities to the proportions estimated in these simulations.</w:t>
      </w:r>
    </w:p>
    <w:p w14:paraId="631385FF" w14:textId="00F01ED1" w:rsidR="00E27AE2" w:rsidRPr="007E56B0"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While drift preferentially generated positive clines in HCN, the mean strength of clines formed by drift was substantially lower than those involving selection. This occurred because although strong drift in urban populations drives HCN frequencies downward, the weak drift in rural populations and the absence of selection results in rural HCN frequencies fluctuating around their initial frequency. In contrast, simulations involving selection favoured HCN+ genotypes in rural populations and HCN– genotypes in urban populations, resulting in a steeper </w:t>
      </w:r>
      <w:r w:rsidRPr="007E56B0">
        <w:rPr>
          <w:rFonts w:ascii="Times New Roman" w:hAnsi="Times New Roman" w:cs="Times New Roman"/>
        </w:rPr>
        <w:lastRenderedPageBreak/>
        <w:t xml:space="preserve">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slopes from our simulations to those observed across cities for which there are data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"[29,45]", "plainTextFormattedCitation" : "[29,45]", "previouslyFormattedCitation" : "[29,45]"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[29,45]</w:t>
      </w:r>
      <w:r w:rsidRPr="007E56B0">
        <w:rPr>
          <w:rFonts w:ascii="Times New Roman" w:hAnsi="Times New Roman" w:cs="Times New Roman"/>
        </w:rPr>
        <w:fldChar w:fldCharType="end"/>
      </w:r>
      <w:r w:rsidRPr="007E56B0">
        <w:rPr>
          <w:rFonts w:ascii="Times New Roman" w:hAnsi="Times New Roman" w:cs="Times New Roman"/>
        </w:rPr>
        <w:t xml:space="preserve">. Since cities varied in transect lengths, it was necessary to standardize distance values by placing them all on the same scale, resulting in distance values that </w:t>
      </w:r>
      <w:r w:rsidR="00AD3965" w:rsidRPr="007E56B0">
        <w:rPr>
          <w:rFonts w:ascii="Times New Roman" w:hAnsi="Times New Roman" w:cs="Times New Roman"/>
        </w:rPr>
        <w:t>var</w:t>
      </w:r>
      <w:r w:rsidR="00AD3965">
        <w:rPr>
          <w:rFonts w:ascii="Times New Roman" w:hAnsi="Times New Roman" w:cs="Times New Roman"/>
        </w:rPr>
        <w:t>ied</w:t>
      </w:r>
      <w:r w:rsidR="00AD3965" w:rsidRPr="007E56B0">
        <w:rPr>
          <w:rFonts w:ascii="Times New Roman" w:hAnsi="Times New Roman" w:cs="Times New Roman"/>
        </w:rPr>
        <w:t xml:space="preserve"> </w:t>
      </w:r>
      <w:r w:rsidRPr="007E56B0">
        <w:rPr>
          <w:rFonts w:ascii="Times New Roman" w:hAnsi="Times New Roman" w:cs="Times New Roman"/>
        </w:rPr>
        <w:t>between 0 (urban) and 1 (rural) for all regre</w:t>
      </w:r>
      <w:bookmarkStart w:id="20" w:name="_GoBack"/>
      <w:bookmarkEnd w:id="20"/>
      <w:r w:rsidRPr="007E56B0">
        <w:rPr>
          <w:rFonts w:ascii="Times New Roman" w:hAnsi="Times New Roman" w:cs="Times New Roman"/>
        </w:rPr>
        <w:t xml:space="preserve">ssions (see </w:t>
      </w:r>
      <w:r w:rsidR="00CE561F">
        <w:rPr>
          <w:rFonts w:ascii="Times New Roman" w:hAnsi="Times New Roman" w:cs="Times New Roman"/>
        </w:rPr>
        <w:t xml:space="preserve">online </w:t>
      </w:r>
      <w:r w:rsidRPr="007E56B0">
        <w:rPr>
          <w:rFonts w:ascii="Times New Roman" w:hAnsi="Times New Roman" w:cs="Times New Roman"/>
        </w:rPr>
        <w:t>supplementary material</w:t>
      </w:r>
      <w:r w:rsidR="004E21CE">
        <w:rPr>
          <w:rFonts w:ascii="Times New Roman" w:hAnsi="Times New Roman" w:cs="Times New Roman"/>
        </w:rPr>
        <w:t xml:space="preserve"> text </w:t>
      </w:r>
      <w:proofErr w:type="spellStart"/>
      <w:r w:rsidR="004E21CE">
        <w:rPr>
          <w:rFonts w:ascii="Times New Roman" w:hAnsi="Times New Roman" w:cs="Times New Roman"/>
        </w:rPr>
        <w:t>S</w:t>
      </w:r>
      <w:r w:rsidR="00303AF0">
        <w:rPr>
          <w:rFonts w:ascii="Times New Roman" w:hAnsi="Times New Roman" w:cs="Times New Roman"/>
        </w:rPr>
        <w:t>5</w:t>
      </w:r>
      <w:proofErr w:type="spellEnd"/>
      <w:r w:rsidR="00CE561F">
        <w:rPr>
          <w:rFonts w:ascii="Times New Roman" w:hAnsi="Times New Roman" w:cs="Times New Roman"/>
        </w:rPr>
        <w:t xml:space="preserve">, figure </w:t>
      </w:r>
      <w:proofErr w:type="spellStart"/>
      <w:r w:rsidR="00CE561F">
        <w:rPr>
          <w:rFonts w:ascii="Times New Roman" w:hAnsi="Times New Roman" w:cs="Times New Roman"/>
        </w:rPr>
        <w:t>S5</w:t>
      </w:r>
      <w:proofErr w:type="spellEnd"/>
      <w:r w:rsidRPr="007E56B0">
        <w:rPr>
          <w:rFonts w:ascii="Times New Roman" w:hAnsi="Times New Roman" w:cs="Times New Roman"/>
        </w:rPr>
        <w:t xml:space="preserve">). </w:t>
      </w:r>
      <w:r>
        <w:rPr>
          <w:rFonts w:ascii="Times New Roman" w:hAnsi="Times New Roman" w:cs="Times New Roman"/>
        </w:rPr>
        <w:t xml:space="preserve">Even under a weak gradient in drift and high </w:t>
      </w:r>
      <w:r w:rsidR="00D33208">
        <w:rPr>
          <w:rFonts w:ascii="Times New Roman" w:hAnsi="Times New Roman" w:cs="Times New Roman"/>
        </w:rPr>
        <w:t>gene flow</w:t>
      </w:r>
      <w:r>
        <w:rPr>
          <w:rFonts w:ascii="Times New Roman" w:hAnsi="Times New Roman" w:cs="Times New Roman"/>
        </w:rPr>
        <w:t xml:space="preserve"> (minimum </w:t>
      </w:r>
      <w:r>
        <w:rPr>
          <w:rFonts w:ascii="Times New Roman" w:hAnsi="Times New Roman" w:cs="Times New Roman"/>
          <w:i/>
        </w:rPr>
        <w:t xml:space="preserve">urban N </w:t>
      </w:r>
      <w:r>
        <w:rPr>
          <w:rFonts w:ascii="Times New Roman" w:hAnsi="Times New Roman" w:cs="Times New Roman"/>
        </w:rPr>
        <w:t xml:space="preserve">= 100, </w:t>
      </w:r>
      <w:r>
        <w:rPr>
          <w:rFonts w:ascii="Times New Roman" w:hAnsi="Times New Roman" w:cs="Times New Roman"/>
          <w:i/>
        </w:rPr>
        <w:t xml:space="preserve">m </w:t>
      </w:r>
      <w:r>
        <w:rPr>
          <w:rFonts w:ascii="Times New Roman" w:hAnsi="Times New Roman" w:cs="Times New Roman"/>
        </w:rPr>
        <w:t>= 0.05), t</w:t>
      </w:r>
      <w:r w:rsidRPr="007E56B0">
        <w:rPr>
          <w:rFonts w:ascii="Times New Roman" w:hAnsi="Times New Roman" w:cs="Times New Roman"/>
        </w:rPr>
        <w:t>he distribution of observed slopes overlapped completely with the distribution of simulated slopes</w:t>
      </w:r>
      <w:r>
        <w:rPr>
          <w:rFonts w:ascii="Times New Roman" w:hAnsi="Times New Roman" w:cs="Times New Roman"/>
        </w:rPr>
        <w:t xml:space="preserve"> (–0.30 &lt; β</w:t>
      </w:r>
      <w:r w:rsidRPr="00CC7B00">
        <w:rPr>
          <w:rFonts w:ascii="Times New Roman" w:hAnsi="Times New Roman" w:cs="Times New Roman"/>
          <w:vertAlign w:val="subscript"/>
        </w:rPr>
        <w:t>simulated</w:t>
      </w:r>
      <w:r>
        <w:rPr>
          <w:rFonts w:ascii="Times New Roman" w:hAnsi="Times New Roman" w:cs="Times New Roman"/>
        </w:rPr>
        <w:t xml:space="preserve"> &lt; 0.27; –0.08 &lt; β</w:t>
      </w:r>
      <w:r w:rsidRPr="00CC7B00">
        <w:rPr>
          <w:rFonts w:ascii="Times New Roman" w:hAnsi="Times New Roman" w:cs="Times New Roman"/>
          <w:vertAlign w:val="subscript"/>
        </w:rPr>
        <w:t>observed</w:t>
      </w:r>
      <w:r>
        <w:rPr>
          <w:rFonts w:ascii="Times New Roman" w:hAnsi="Times New Roman" w:cs="Times New Roman"/>
        </w:rPr>
        <w:t xml:space="preserve"> &lt; 0.30)</w:t>
      </w:r>
      <w:r w:rsidRPr="007E56B0">
        <w:rPr>
          <w:rFonts w:ascii="Times New Roman" w:hAnsi="Times New Roman" w:cs="Times New Roman"/>
        </w:rPr>
        <w:t>, suggesting drift can generate clines as strong as those observed across cities. However, the absence of decreases in neutral genetic diversity in urban populations suggests that genetic drift is not an important mechanism structuring urban-rural phenotypic clines in HCN</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[45]</w:t>
      </w:r>
      <w:r w:rsidR="000147F3">
        <w:rPr>
          <w:rFonts w:ascii="Times New Roman" w:hAnsi="Times New Roman" w:cs="Times New Roman"/>
        </w:rPr>
        <w:fldChar w:fldCharType="end"/>
      </w:r>
      <w:r w:rsidRPr="007E56B0">
        <w:rPr>
          <w:rFonts w:ascii="Times New Roman" w:hAnsi="Times New Roman" w:cs="Times New Roman"/>
        </w:rPr>
        <w:t xml:space="preserve">. Similarly, the absence of clines at neutral microsatellite markers in North American clover populations suggests that latitudinal clines in HCN are adaptive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"[37]", "plainTextFormattedCitation" : "[37]", "previouslyFormattedCitation" : "[37]"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[37]</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additional evidence from neutral markers strongly suggests that many clines in </w:t>
      </w:r>
      <w:proofErr w:type="spellStart"/>
      <w:r w:rsidRPr="007E56B0">
        <w:rPr>
          <w:rFonts w:ascii="Times New Roman" w:hAnsi="Times New Roman" w:cs="Times New Roman"/>
        </w:rPr>
        <w:t>cyanogenesis</w:t>
      </w:r>
      <w:proofErr w:type="spellEnd"/>
      <w:r w:rsidRPr="007E56B0">
        <w:rPr>
          <w:rFonts w:ascii="Times New Roman" w:hAnsi="Times New Roman" w:cs="Times New Roman"/>
        </w:rPr>
        <w:t xml:space="preserve"> are adaptive. </w:t>
      </w:r>
    </w:p>
    <w:p w14:paraId="7F0875A1" w14:textId="77777777" w:rsidR="00E27AE2" w:rsidRPr="007E56B0" w:rsidRDefault="00E27AE2" w:rsidP="00E27AE2">
      <w:pPr>
        <w:spacing w:line="480" w:lineRule="auto"/>
        <w:rPr>
          <w:rFonts w:ascii="Times New Roman" w:hAnsi="Times New Roman" w:cs="Times New Roman"/>
        </w:rPr>
      </w:pPr>
    </w:p>
    <w:p w14:paraId="02959435" w14:textId="77777777"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Urban environments as replicated systems to </w:t>
      </w:r>
      <w:r>
        <w:rPr>
          <w:rFonts w:ascii="Times New Roman" w:hAnsi="Times New Roman" w:cs="Times New Roman"/>
          <w:i/>
        </w:rPr>
        <w:t>study non-adaptive evolution</w:t>
      </w:r>
    </w:p>
    <w:p w14:paraId="3F636C54" w14:textId="074C9602"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Clines have traditionally been studied along latitudinal </w:t>
      </w:r>
      <w:r w:rsidR="00DC6D5C">
        <w:rPr>
          <w:rFonts w:ascii="Times New Roman" w:hAnsi="Times New Roman" w:cs="Times New Roman"/>
        </w:rPr>
        <w:t xml:space="preserve">(e.g.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"10.1073/pnas.0406232101", "ISBN" : "0027-8424 (Print)", "ISSN" : "0027-8424", "PMID" : "15505218", "abstract" : "Epistatic gene interactions are believed to be a major factor in the genetic architecture of evolutionary diversification. In Arabidopsis thaliana, the FRI and FLC genes mechanistically interact to control flowering time, and here we show that this epistatic interaction also contributes to a latitudinal cline in this life history trait within the species. Two major FLC haplogroups (FLC(A) and FLC(B)) are associated with flowering time variation in A. thaliana in field conditions, but only in the presence of putatively functional FRI alleles. Significant differences in latitudinal distribution of FLC haplogroups in Eurasia and North Africa also depend on the FRI genotype. There is significant linkage disequilibrium between FRI and FLC despite their location on separate chromosomes. Although no nonsynonymous polymorphisms differentiate FLC(A) and FLC(B), vernalization induces the expression of an alternatively spliced FLC transcript that encodes a variant protein with a radical amino acid replacement associated with the two FLC haplogroups. Numerous polymorphisms differentiating the FLC haplogroups also occur in intronic regions implicated in the regulation of FLC expression. The features of the regulatory gene interaction between FRI and FLC in contributing to the latitudinal cline in A. thaliana flowering time are consistent with the maintenance of this interaction by epistatic selection. These results suggest that developmental genetic pathways and networks provide the molecular basis for epistasis, contributing to ecologically important phenotypic variation in natural populations and to the process of evolutionary diversification.", "author" : [ { "dropping-particle" : "", "family" : "Caicedo", "given" : "Ana L", "non-dropping-particle" : "", "parse-names" : false, "suffix" : "" }, { "dropping-particle" : "", "family" : "Stinchcombe", "given" : "John R", "non-dropping-particle" : "", "parse-names" : false, "suffix" : "" }, { "dropping-particle" : "", "family" : "Olsen", "given" : "Kenneth M", "non-dropping-particle" : "", "parse-names" : false, "suffix" : "" }, { "dropping-particle" : "", "family" : "Schmitt", "given" : "Johanna", "non-dropping-particle" : "", "parse-names" : false, "suffix" : "" }, { "dropping-particle" : "", "family" : "Purugganan", "given" : "Michael D", "non-dropping-particle" : "", "parse-names" : false, "suffix" : "" } ], "container-title" : "Proceedings of the National Academy of Sciences of the United States of America", "id" : "ITEM-2", "issue" : "44", "issued" : { "date-parts" : [ [ "2004" ] ] }, "page" : "15670-5", "title" : "Epistatic interaction between &lt;i&gt;Arabidopsis&lt;/i&gt; FRI and FLC flowering time genes generates a latitudinal cline in a life history trait.", "type" : "article-journal", "volume" : "101" }, "uris" : [ "http://www.mendeley.com/documents/?uuid=5607dc60-fb9f-4bca-a61c-8f4dbce2e617"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"[49\u201351]", "plainTextFormattedCitation" : "[49\u201351]", "previouslyFormattedCitation" : "[49\u201351]"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[49–51]</w:t>
      </w:r>
      <w:r w:rsidRPr="007E56B0">
        <w:rPr>
          <w:rFonts w:ascii="Times New Roman" w:hAnsi="Times New Roman" w:cs="Times New Roman"/>
        </w:rPr>
        <w:fldChar w:fldCharType="end"/>
      </w:r>
      <w:r w:rsidR="00DC6D5C">
        <w:rPr>
          <w:rFonts w:ascii="Times New Roman" w:hAnsi="Times New Roman" w:cs="Times New Roman"/>
        </w:rPr>
        <w:t>)</w:t>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"10.1038/hdy.2014.89", "ISBN" : "0018-067X", "ISSN" : "1365-2540", "PMID" : "25293874", "abstract" : "Understanding how natural selection and genetic drift shape biological variation is a central topic in biology, yet our understanding of the agents of natural selection and their target traits is limited. We investigated to what extent selection along an altitudinal gradient or genetic drift contributed to variation in ecologically relevant traits in Arabidopsis thaliana. We collected seeds from 8 to 14 individuals from each of 14 A. thaliana populations originating from sites between 800 and 2700 m above sea level in the Swiss Alps. Seed families were grown with and without vernalization, corresponding to winter-annual and summer-annual life histories, respectively. We analyzed putatively neutral genetic divergence between these populations using 24 simple sequence repeat markers. We measured seven traits related to growth, phenology and leaf morphology that are rarely reported in A. thaliana and performed analyses of altitudinal clines, as well as overall QST-FST comparisons and correlation analyses among pair-wise QST, FST and altitude of origin differences. Multivariate analyses suggested adaptive differentiation along altitude in the entire suite of traits, particularly when expressed in the summer-annual life history. Of the individual traits, a decrease in rosette leaf number in the vegetative state and an increase in leaf succulence with increasing altitude could be attributed to adaptive divergence. Interestingly, these patterns relate well to common within- and between-species trends of smaller plant size and thicker leaves at high altitude. Our results thus offer exciting possibilities to unravel the underlying mechanisms for these conspicuous trends using the model species A. thaliana.", "author" : [ { "dropping-particle" : "", "family" : "Luo", "given" : "Y", "non-dropping-particle" : "", "parse-names" : false, "suffix" : "" }, { "dropping-particle" : "", "family" : "Widmer", "given" : "A", "non-dropping-particle" : "", "parse-names" : false, "suffix" : "" }, { "dropping-particle" : "", "family" : "Karrenberg", "given" : "S", "non-dropping-particle" : "", "parse-names" : false, "suffix" : "" } ], "container-title" : "Heredity", "id" : "ITEM-2", "issue" : "2", "issued" : { "date-parts" : [ [ "2015" ] ] }, "page" : "220-228", "publisher" : "Nature Publishing Group", "title" : "The roles of genetic drift and natural selection in quantitative trait divergence along an altitudinal gradient in &lt;i&gt;Arabidopsis thaliana&lt;/i&gt;.", "type" : "article-journal", "volume" : "114" }, "uris" : [ "http://www.mendeley.com/documents/?uuid=90ab7b91-5c04-4a54-82a1-d3dc63f8bd6f" ] }, { "id" : "ITEM-3", "itemData" : { "DOI" : "10.1371/journal.pone.0118299", "ISSN" : "19326203", "PMID" : "25692295", "abstract" : "Abundance and visitation of pollinator assemblages tend to decrease with altitude, leading to an increase in pollen limitation. Thus increased competition for pollinators may generate stronger selection on attractive traits of flowers at high elevations and cause floral adaptive evolution. Few studies have related geographically variable selection from pollinators and intraspecific floral differentiation. We investigated the variation of Trollius ranunculoides flowers and its pollinators along an altitudinal gradient on the eastern Qinghai-Tibet Plateau, and measured phenotypic selection by pollinators on floral traits across populations. The results showed significant decline of visitation rate of bees along altitudinal gradients, while flies was unchanged. When fitness is estimated by the visitation rate rather than the seed number per plant, phenotypic selection on the sepal length and width shows a significant correlation between the selection strength and the altitude, with stronger selection at higher altitudes. However, significant decreases in the sepal length and width of T. ranunculoides along the altitudinal gradient did not correspond to stronger selection of pollinators. In contrast to the pollinator visitation, mean annual precipitation negatively affected the sepal length and width, and contributed more to geographical variation in measured floral traits than the visitation rate of pollinators. Therefore, the sepal size may have been influenced by conflicting selection pressures from biotic and abiotic selective agents. This study supports the hypothesis that lower pollinator availability at high altitude can intensify selection on flower attractive traits, but abiotic selection is preventing a response to selection from pollinators.", "author" : [ { "dropping-particle" : "", "family" : "Zhao", "given" : "Zhi Gang", "non-dropping-particle" : "", "parse-names" : false, "suffix" : "" }, { "dropping-particle" : "", "family" : "Wang", "given" : "Yi Ke", "non-dropping-particle" : "", "parse-names" : false, "suffix" : "" } ], "container-title" : "PLoS ONE", "id" : "ITEM-3", "issue" : "2", "issued" : { "date-parts" : [ [ "2015" ] ] }, "page" : "1-16", "title" : "Selection by pollinators on floral traits in generalized &lt;i&gt;Trollius ranunculoides&lt;/i&gt; (Ranunculaceae) along altitudinal gradients", "type" : "article-journal", "volume" : "10" }, "uris" : [ "http://www.mendeley.com/documents/?uuid=f628547b-aa97-407f-8cf9-a6e167d038af" ] } ], "mendeley" : { "formattedCitation" : "[52\u201354]", "plainTextFormattedCitation" : "[52\u201354]", "previouslyFormattedCitation" : "[52\u201354]" }, "properties" : {  }, "schema" : "https://github.com/citation-style-language/schema/raw/master/csl-citation.json" }</w:instrText>
      </w:r>
      <w:r w:rsidRPr="007E56B0">
        <w:rPr>
          <w:rFonts w:ascii="Times New Roman" w:hAnsi="Times New Roman" w:cs="Times New Roman"/>
        </w:rPr>
        <w:fldChar w:fldCharType="separate"/>
      </w:r>
      <w:r w:rsidR="00E34B0F" w:rsidRPr="00E34B0F">
        <w:rPr>
          <w:rFonts w:ascii="Times New Roman" w:hAnsi="Times New Roman" w:cs="Times New Roman"/>
          <w:noProof/>
        </w:rPr>
        <w:t>[52–54]</w:t>
      </w:r>
      <w:r w:rsidRPr="007E56B0">
        <w:rPr>
          <w:rFonts w:ascii="Times New Roman" w:hAnsi="Times New Roman" w:cs="Times New Roman"/>
        </w:rPr>
        <w:fldChar w:fldCharType="end"/>
      </w:r>
      <w:r w:rsidRPr="007E56B0">
        <w:rPr>
          <w:rFonts w:ascii="Times New Roman" w:hAnsi="Times New Roman" w:cs="Times New Roman"/>
        </w:rPr>
        <w:t xml:space="preserve"> or longitudinal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"10.1111/j.1558-5646.2008.00484.x", "ISBN" : "0014-3820", "ISSN" : "00143820", "PMID" : "18752603", "abstract" : "Using seasonal cues to time reproduction appropriately is crucial for many organisms. Plants in particular often use photoperiod to signal the time to transition to flowering. Because seasonality varies latitudinally, adaptation to local climate is expected to result in corresponding clines in photoperiod-related traits. By experimentally manipulating photoperiod cues and measuring the flowering responses and photoperiod plasticity of 138 Eurasian accessions of Arabidopsis thaliana, we detected strong longitudinal but not latitudinal clines in flowering responses. The presence of longitudinal clines suggests that critical photoperiod cues vary among populations occurring at similar latitudes. Haplotypes at PHYC, a locus hypothesized to play a role in adaptation to light cues, were also longitudinally differentiated. Controlling for neutral population structure revealed that PHYC haplotype influenced flowering time; however, the distribution of PHYC haplotypes occurred in the opposite direction to the phenotypic cline, suggesting that loci other than PHYC are responsible for the longitudinal pattern in photoperiod response. Our results provide previously missing empirical support for the importance of PHYC in mediating photoperiod sensitivity in natural populations of A. thaliana. However, they also suggest that other loci and epistatic interactions likely play a role in the determination of flowering time and that the environmental factors influencing photoperiod in plants vary longitudinally as well as latitudinally.", "author" : [ { "dropping-particle" : "", "family" : "Samis", "given" : "Karen E", "non-dropping-particle" : "", "parse-names" : false, "suffix" : "" }, { "dropping-particle" : "", "family" : "Heath", "given" : "Katy D", "non-dropping-particle" : "", "parse-names" : false, "suffix" : "" }, { "dropping-particle" : "", "family" : "Stinchcombe", "given" : "John R", "non-dropping-particle" : "", "parse-names" : false, "suffix" : "" } ], "container-title" : "Evolution", "id" : "ITEM-2", "issue" : "12", "issued" : { "date-parts" : [ [ "2008" ] ] }, "page" : "2971-2983", "title" : "Discordant longitudinal clines in flowering time and Phytochrome C in &lt;i&gt;Arabidopsis thaliana&lt;/i&gt;", "type" : "article-journal", "volume" : "62" }, "uris" : [ "http://www.mendeley.com/documents/?uuid=82d69b7b-bfa5-4e7d-83b8-8a7df1e2af24" ] }, { "id" : "ITEM-3",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"ITEM-3",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"[12,39,55]", "plainTextFormattedCitation" : "[12,39,55]", "previouslyFormattedCitation" : "[12,39,55]"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[12,39,55]</w:t>
      </w:r>
      <w:r w:rsidRPr="007E56B0">
        <w:rPr>
          <w:rFonts w:ascii="Times New Roman" w:hAnsi="Times New Roman" w:cs="Times New Roman"/>
        </w:rPr>
        <w:fldChar w:fldCharType="end"/>
      </w:r>
      <w:r w:rsidRPr="007E56B0">
        <w:rPr>
          <w:rFonts w:ascii="Times New Roman" w:hAnsi="Times New Roman" w:cs="Times New Roman"/>
        </w:rPr>
        <w:t xml:space="preserve"> transects, since 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This is especially true during </w:t>
      </w:r>
      <w:r w:rsidRPr="007E56B0">
        <w:rPr>
          <w:rFonts w:ascii="Times New Roman" w:hAnsi="Times New Roman" w:cs="Times New Roman"/>
        </w:rPr>
        <w:lastRenderedPageBreak/>
        <w:t xml:space="preserve">invasions or rapid range expansions when founder events result in smaller marginal populations exchanging fewer migrants, leading to reduced genetic diversity and increased differentiation relative to more central populations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"10.1016/j.tree.2008.04.004", "ISBN" : "0169-5347", "ISSN" : "01695347", "PMID" : "18502536", "abstract" : "Recent studies have shown that low-frequency alleles can sometimes surf on the wave of advance of a population range expansion, reaching high frequencies and spreading over large areas. Using microbial populations, Hallatschek and colleagues have provided the first experimental evidence of surfing during spatial expansions. They also show that the newly colonized area should become structured into sectors of low genetic diversity separated by sharp allele frequency gradients, increasing the global genetic differentiation of the population. These experimental results can be easily reproduced in silico and they should apply to a wide variety of higher organisms. They also suggest that a single range expansion can create very complex patterns at neutral loci, mimicking adaptive processes and resembling postglacial segregation of clades from distinct refuge areas. ?? 2008 Elsevier Ltd. All rights reserved.", "author" : [ { "dropping-particle" : "", "family" : "Excoffier", "given" : "Laurent", "non-dropping-particle" : "", "parse-names" : false, "suffix" : "" }, { "dropping-particle" : "", "family" : "Ray", "given" : "Nicolas", "non-dropping-particle" : "", "parse-names" : false, "suffix" : "" } ], "container-title" : "Trends in Ecology and Evolution", "id" : "ITEM-1", "issue" : "7", "issued" : { "date-parts" : [ [ "2008" ] ] }, "page" : "347-351", "title" : "Surfing during population expansions promotes genetic revolutions and structuration", "type" : "article-journal", "volume" : "23" }, "uris" : [ "http://www.mendeley.com/documents/?uuid=f585512c-8bf7-47b5-87e5-ecce4564818d" ] }, { "id" : "ITEM-2",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"ITEM-2", "issue" : "5", "issued" : { "date-parts" : [ [ "2008" ] ] }, "page" : "1170-1188", "title" : "Genetic variation across species' geographical ranges: The central-marginal hypothesis and beyond", "type" : "article-journal", "volume" : "17" }, "uris" : [ "http://www.mendeley.com/documents/?uuid=aeac432a-db63-4793-af59-c9f0cb85ddb5" ] }, { "id" : "ITEM-3",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"ITEM-3",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"[41,56,57]", "plainTextFormattedCitation" : "[41,56,57]", "previouslyFormattedCitation" : "[41,56,57]"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[41,56,57]</w:t>
      </w:r>
      <w:r w:rsidRPr="007E56B0">
        <w:rPr>
          <w:rFonts w:ascii="Times New Roman" w:hAnsi="Times New Roman" w:cs="Times New Roman"/>
        </w:rPr>
        <w:fldChar w:fldCharType="end"/>
      </w:r>
      <w:r w:rsidRPr="007E56B0">
        <w:rPr>
          <w:rFonts w:ascii="Times New Roman" w:hAnsi="Times New Roman" w:cs="Times New Roman"/>
        </w:rPr>
        <w:t>. Such spatial variation in demography may provide the foundation upon which parallel clines in non-additive traits can form. Studies of non-additive 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selection, and gene flow in the formation of parallel clines. However, logistical challenges associated with replicating continental-scale latitudinal, altitudinal or longitudinal transects has precluded such replication for </w:t>
      </w:r>
      <w:r w:rsidR="001A52DA">
        <w:rPr>
          <w:rFonts w:ascii="Times New Roman" w:hAnsi="Times New Roman" w:cs="Times New Roman"/>
        </w:rPr>
        <w:t>most</w:t>
      </w:r>
      <w:r w:rsidR="001A52DA" w:rsidRPr="007E56B0">
        <w:rPr>
          <w:rFonts w:ascii="Times New Roman" w:hAnsi="Times New Roman" w:cs="Times New Roman"/>
        </w:rPr>
        <w:t xml:space="preserve"> </w:t>
      </w:r>
      <w:r w:rsidRPr="007E56B0">
        <w:rPr>
          <w:rFonts w:ascii="Times New Roman" w:hAnsi="Times New Roman" w:cs="Times New Roman"/>
        </w:rPr>
        <w:t xml:space="preserve">systems. </w:t>
      </w:r>
    </w:p>
    <w:p w14:paraId="643F9966" w14:textId="6ABA78C0"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Urban environments </w:t>
      </w:r>
      <w:r>
        <w:rPr>
          <w:rFonts w:ascii="Times New Roman" w:hAnsi="Times New Roman" w:cs="Times New Roman"/>
        </w:rPr>
        <w:t xml:space="preserve">represent globally replicated </w:t>
      </w:r>
      <w:proofErr w:type="spellStart"/>
      <w:r w:rsidR="001A52DA">
        <w:rPr>
          <w:rFonts w:ascii="Times New Roman" w:hAnsi="Times New Roman" w:cs="Times New Roman"/>
        </w:rPr>
        <w:t>anthropogenically</w:t>
      </w:r>
      <w:proofErr w:type="spellEnd"/>
      <w:r w:rsidR="001A52DA">
        <w:rPr>
          <w:rFonts w:ascii="Times New Roman" w:hAnsi="Times New Roman" w:cs="Times New Roman"/>
        </w:rPr>
        <w:t xml:space="preserve"> mediated </w:t>
      </w:r>
      <w:r>
        <w:rPr>
          <w:rFonts w:ascii="Times New Roman" w:hAnsi="Times New Roman" w:cs="Times New Roman"/>
        </w:rPr>
        <w:t xml:space="preserve">disturbances to the landscape and are frequently associated with convergent evolutionary changes within populations. For example, changes in biotic and abiotic factors associated with urbanization has led to parallel evolutionary responses in taxa as diverse as plants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"2082-2089", "title" : "Living in the city: urban environments shape the evolution of a native annual plant", "type" : "article-journal", "volume" : "23" }, "uris" : [ "http://www.mendeley.com/documents/?uuid=57fe8f77-1aaf-418c-933d-a08cbd56dd34" ] } ], "mendeley" : { "formattedCitation" : "[58]", "plainTextFormattedCitation" : "[58]", "previouslyFormattedCitation" : "[58]"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[58]</w:t>
      </w:r>
      <w:r>
        <w:rPr>
          <w:rFonts w:ascii="Times New Roman" w:hAnsi="Times New Roman" w:cs="Times New Roman"/>
        </w:rPr>
        <w:fldChar w:fldCharType="end"/>
      </w:r>
      <w:r>
        <w:rPr>
          <w:rFonts w:ascii="Times New Roman" w:hAnsi="Times New Roman" w:cs="Times New Roman"/>
        </w:rPr>
        <w:t xml:space="preserve">, fish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"[26]", "plainTextFormattedCitation" : "[26]", "previouslyFormattedCitation" : "[26]"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[26]</w:t>
      </w:r>
      <w:r>
        <w:rPr>
          <w:rFonts w:ascii="Times New Roman" w:hAnsi="Times New Roman" w:cs="Times New Roman"/>
        </w:rPr>
        <w:fldChar w:fldCharType="end"/>
      </w:r>
      <w:r>
        <w:rPr>
          <w:rFonts w:ascii="Times New Roman" w:hAnsi="Times New Roman" w:cs="Times New Roman"/>
        </w:rPr>
        <w:t xml:space="preserve">, lizards </w:t>
      </w:r>
      <w:r>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"[59]", "plainTextFormattedCitation" : "[59]", "previouslyFormattedCitation" : "[59]"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[59]</w:t>
      </w:r>
      <w:r>
        <w:rPr>
          <w:rFonts w:ascii="Times New Roman" w:hAnsi="Times New Roman" w:cs="Times New Roman"/>
        </w:rPr>
        <w:fldChar w:fldCharType="end"/>
      </w:r>
      <w:r>
        <w:rPr>
          <w:rFonts w:ascii="Times New Roman" w:hAnsi="Times New Roman" w:cs="Times New Roman"/>
        </w:rPr>
        <w:t xml:space="preserve"> birds </w:t>
      </w:r>
      <w:r>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"[60]", "plainTextFormattedCitation" : "[60]", "previouslyFormattedCitation" : "[60]"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[60]</w:t>
      </w:r>
      <w:r>
        <w:rPr>
          <w:rFonts w:ascii="Times New Roman" w:hAnsi="Times New Roman" w:cs="Times New Roman"/>
        </w:rPr>
        <w:fldChar w:fldCharType="end"/>
      </w:r>
      <w:r w:rsidR="001A52DA">
        <w:rPr>
          <w:rFonts w:ascii="Times New Roman" w:hAnsi="Times New Roman" w:cs="Times New Roman"/>
        </w:rPr>
        <w:t>,</w:t>
      </w:r>
      <w:r>
        <w:rPr>
          <w:rFonts w:ascii="Times New Roman" w:hAnsi="Times New Roman" w:cs="Times New Roman"/>
        </w:rPr>
        <w:t xml:space="preserve"> insects</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"ITEM-1", "issued" : { "date-parts" : [ [ "2018" ] ] }, "title" : "Parallel evolution of thermal limits and sub-lethal performance in acorn ants\u2014a test across multiple cities", "type" : "article-journal" }, "uris" : [ "http://www.mendeley.com/documents/?uuid=3a7d151e-f835-4e64-8ba2-605483a6d6bb" ] } ], "mendeley" : { "formattedCitation" : "[28]", "plainTextFormattedCitation" : "[28]", "previouslyFormattedCitation" : "[28]"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[28]</w:t>
      </w:r>
      <w:r w:rsidR="000147F3">
        <w:rPr>
          <w:rFonts w:ascii="Times New Roman" w:hAnsi="Times New Roman" w:cs="Times New Roman"/>
        </w:rPr>
        <w:fldChar w:fldCharType="end"/>
      </w:r>
      <w:r w:rsidR="001A52DA">
        <w:rPr>
          <w:rFonts w:ascii="Times New Roman" w:hAnsi="Times New Roman" w:cs="Times New Roman"/>
        </w:rPr>
        <w:t>, and humans</w:t>
      </w:r>
      <w:r w:rsidR="00A21108">
        <w:rPr>
          <w:rFonts w:ascii="Times New Roman" w:hAnsi="Times New Roman" w:cs="Times New Roman"/>
        </w:rPr>
        <w:t xml:space="preserve"> </w:t>
      </w:r>
      <w:r w:rsidR="00A21108">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"10.1111/j.1558-5646.2010.01132.x", "ISBN" : "1558-5646 (Electronic)\\r0014-3820 (Linking)", "ISSN" : "00143820", "PMID" : "20840594", "abstract" : "A link between urban living and disease is seen in recent and historical records, but the presence of this association in prehistory has been difficult to assess. If the transition to urban living does result in an increase in disease-based mortality, we might expect to see evidence of increased disease resistance in longer-term urbanized populations, as the result of natural selection. To test this, we determined the frequency of an allele (SLC11A1 1729 + 55del4) associated with natural resistance to intracellular pathogens such as tuberculosis and leprosy. We found a highly significantly correlation with duration of urban settlement-populations with a long history of living in towns are better adapted to resisting these infections. This correlation remains strong when we correct for autocorrelation in allele frequencies due to shared population history. Our results therefore support the interpretation that infectious disease loads became an increasingly important cause of human mortality after the advent of urbanization, highlighting the importance of population density in determining human health and the genetic structure of human populations.", "author" : [ { "dropping-particle" : "", "family" : "Barnes", "given" : "Ian", "non-dropping-particle" : "", "parse-names" : false, "suffix" : "" }, { "dropping-particle" : "", "family" : "Duda", "given" : "Anna", "non-dropping-particle" : "", "parse-names" : false, "suffix" : "" }, { "dropping-particle" : "", "family" : "Pybus", "given" : "Oliver G", "non-dropping-particle" : "", "parse-names" : false, "suffix" : "" }, { "dropping-particle" : "", "family" : "Thomas", "given" : "Mark G", "non-dropping-particle" : "", "parse-names" : false, "suffix" : "" } ], "container-title" : "Evolution", "id" : "ITEM-1", "issue" : "3", "issued" : { "date-parts" : [ [ "2011" ] ] }, "page" : "842-848", "title" : "Ancient urbanization predicts genetic resistance to tuberculosis", "type" : "article-journal", "volume" : "65" }, "uris" : [ "http://www.mendeley.com/documents/?uuid=2e7ed3fd-78bb-4796-81e1-10ad4654b548" ] } ], "mendeley" : { "formattedCitation" : "[61]", "plainTextFormattedCitation" : "[61]", "previouslyFormattedCitation" : "[61]" }, "properties" : {  }, "schema" : "https://github.com/citation-style-language/schema/raw/master/csl-citation.json" }</w:instrText>
      </w:r>
      <w:r w:rsidR="00A21108">
        <w:rPr>
          <w:rFonts w:ascii="Times New Roman" w:hAnsi="Times New Roman" w:cs="Times New Roman"/>
        </w:rPr>
        <w:fldChar w:fldCharType="separate"/>
      </w:r>
      <w:r w:rsidR="00E34B0F" w:rsidRPr="00E34B0F">
        <w:rPr>
          <w:rFonts w:ascii="Times New Roman" w:hAnsi="Times New Roman" w:cs="Times New Roman"/>
          <w:noProof/>
        </w:rPr>
        <w:t>[61]</w:t>
      </w:r>
      <w:r w:rsidR="00A21108">
        <w:rPr>
          <w:rFonts w:ascii="Times New Roman" w:hAnsi="Times New Roman" w:cs="Times New Roman"/>
        </w:rPr>
        <w:fldChar w:fldCharType="end"/>
      </w:r>
      <w:r>
        <w:rPr>
          <w:rFonts w:ascii="Times New Roman" w:hAnsi="Times New Roman" w:cs="Times New Roman"/>
        </w:rPr>
        <w:t xml:space="preserve">. Similarly, fragmentation associated urbanization has increased the strength of drift in many urban populations, leading to reduced neutral genetic diversity and increased differentiation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"ITEM-2",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"id" : "ITEM-3",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"ITEM-3",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"[20,23,62]", "plainTextFormattedCitation" : "[20,23,62]", "previouslyFormattedCitation" : "[20,23,62]"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[20,23,62]</w:t>
      </w:r>
      <w:r>
        <w:rPr>
          <w:rFonts w:ascii="Times New Roman" w:hAnsi="Times New Roman" w:cs="Times New Roman"/>
        </w:rPr>
        <w:fldChar w:fldCharType="end"/>
      </w:r>
      <w:r>
        <w:rPr>
          <w:rFonts w:ascii="Times New Roman" w:hAnsi="Times New Roman" w:cs="Times New Roman"/>
        </w:rPr>
        <w:t>. The frequent observation of increased drift in urban populations, together with our results showing parallel changes in HCN frequencies under gradients of drift, suggests that urban populations may be prone to directional phenotypic change due solely to stochastic forces. However, the importance of drift in structuring urban phenotype frequencies will depend on the genetic architecture underlying traits and the natural history of focal organisms that vary in their tolerance to environmental pressures imposed by urbanization.</w:t>
      </w:r>
    </w:p>
    <w:p w14:paraId="76ECC873" w14:textId="4ECE6121"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likely to affect their susceptibility to stochastic changes in allele and phenotype frequencies. Owing to their tolerance of disturbed </w:t>
      </w:r>
      <w:r>
        <w:rPr>
          <w:rFonts w:ascii="Times New Roman" w:hAnsi="Times New Roman" w:cs="Times New Roman"/>
        </w:rPr>
        <w:lastRenderedPageBreak/>
        <w:t xml:space="preserve">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"[19]", "plainTextFormattedCitation" : "[19]", "previouslyFormattedCitation" : "[19]"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[19]</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"[62]", "plainTextFormattedCitation" : "[62]", "previouslyFormattedCitation" : "[62]"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"[20]", "plainTextFormattedCitation" : "[20]", "previouslyFormattedCitation" : "[20]"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[20]</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"[23]", "plainTextFormattedCitation" : "[23]", "previouslyFormattedCitation" : "[23]"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[23]</w:t>
      </w:r>
      <w:r>
        <w:rPr>
          <w:rFonts w:ascii="Times New Roman" w:hAnsi="Times New Roman" w:cs="Times New Roman"/>
        </w:rPr>
        <w:fldChar w:fldCharType="end"/>
      </w:r>
      <w:r>
        <w:rPr>
          <w:rFonts w:ascii="Times New Roman" w:hAnsi="Times New Roman" w:cs="Times New Roman"/>
        </w:rPr>
        <w:t xml:space="preserve">—three species native to the regions in which they were studied—all show reductions in effective population size or reduced neutral genetic diversity in urban populations. </w:t>
      </w:r>
      <w:r w:rsidR="00CD2BA7">
        <w:rPr>
          <w:rFonts w:ascii="Times New Roman" w:hAnsi="Times New Roman" w:cs="Times New Roman"/>
        </w:rPr>
        <w:t xml:space="preserve">By </w:t>
      </w:r>
      <w:r>
        <w:rPr>
          <w:rFonts w:ascii="Times New Roman" w:hAnsi="Times New Roman" w:cs="Times New Roman"/>
        </w:rPr>
        <w:t xml:space="preserve">contrast, white clover—originally native to Eurasia—shows inconsistent effects of urbanization on neutral diversity across 8 cities in Ontario, Canada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[45]</w:t>
      </w:r>
      <w:r w:rsidR="000147F3">
        <w:rPr>
          <w:rFonts w:ascii="Times New Roman" w:hAnsi="Times New Roman" w:cs="Times New Roman"/>
        </w:rPr>
        <w:fldChar w:fldCharType="end"/>
      </w:r>
      <w:r w:rsidR="000147F3">
        <w:rPr>
          <w:rFonts w:ascii="Times New Roman" w:hAnsi="Times New Roman" w:cs="Times New Roman"/>
        </w:rPr>
        <w:t xml:space="preserve"> </w:t>
      </w:r>
      <w:r>
        <w:rPr>
          <w:rFonts w:ascii="Times New Roman" w:hAnsi="Times New Roman" w:cs="Times New Roman"/>
        </w:rPr>
        <w:t>suggesting no increased effects of drift in urban populations. While data is still limited, urban populations of native species appear more susceptible to the effects of genetic drift than non-native species. Predictions on the effects of urbanization on the strength of genetic drift should therefore be based at least in part of 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2D09064A" w:rsidR="00E27AE2" w:rsidRDefault="00E27AE2" w:rsidP="00E27AE2">
      <w:pPr>
        <w:spacing w:line="480" w:lineRule="auto"/>
        <w:rPr>
          <w:rFonts w:ascii="Times New Roman" w:hAnsi="Times New Roman" w:cs="Times New Roman"/>
        </w:rPr>
      </w:pPr>
      <w:r>
        <w:rPr>
          <w:rFonts w:ascii="Times New Roman" w:hAnsi="Times New Roman" w:cs="Times New Roman"/>
        </w:rPr>
        <w:t>The propensity for gradients in the strength of genetic drift to generate clines in non-additive traits depends largely on the genetic architecture of the trait being examined. For example, drift operating alone should generate clines in additive quantitative traits or at individual loci in proportion to the initial allele frequencies</w:t>
      </w:r>
      <w:r w:rsidR="00B86225">
        <w:rPr>
          <w:rFonts w:ascii="Times New Roman" w:hAnsi="Times New Roman" w:cs="Times New Roman"/>
        </w:rPr>
        <w:t>, and in such cases there will typically be an equal proportion of positive and negative clines with</w:t>
      </w:r>
      <w:r>
        <w:rPr>
          <w:rFonts w:ascii="Times New Roman" w:hAnsi="Times New Roman" w:cs="Times New Roman"/>
        </w:rPr>
        <w:t xml:space="preserve"> no </w:t>
      </w:r>
      <w:r w:rsidR="00B86225">
        <w:rPr>
          <w:rFonts w:ascii="Times New Roman" w:hAnsi="Times New Roman" w:cs="Times New Roman"/>
        </w:rPr>
        <w:t xml:space="preserve">consistent </w:t>
      </w:r>
      <w:r>
        <w:rPr>
          <w:rFonts w:ascii="Times New Roman" w:hAnsi="Times New Roman" w:cs="Times New Roman"/>
        </w:rPr>
        <w:t xml:space="preserve">change in allele </w:t>
      </w:r>
      <w:r w:rsidR="00B86225">
        <w:rPr>
          <w:rFonts w:ascii="Times New Roman" w:hAnsi="Times New Roman" w:cs="Times New Roman"/>
        </w:rPr>
        <w:t xml:space="preserve">or phenotype frequency </w:t>
      </w:r>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"[10]", "plainTextFormattedCitation" : "[10]", "previouslyFormattedCitation" : "[10]"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[10]</w:t>
      </w:r>
      <w:r>
        <w:rPr>
          <w:rFonts w:ascii="Times New Roman" w:hAnsi="Times New Roman" w:cs="Times New Roman"/>
        </w:rPr>
        <w:fldChar w:fldCharType="end"/>
      </w:r>
      <w:r>
        <w:rPr>
          <w:rFonts w:ascii="Times New Roman" w:hAnsi="Times New Roman" w:cs="Times New Roman"/>
        </w:rPr>
        <w:t xml:space="preserve">. Our results support this </w:t>
      </w:r>
      <w:r w:rsidR="008653B9">
        <w:rPr>
          <w:rFonts w:ascii="Times New Roman" w:hAnsi="Times New Roman" w:cs="Times New Roman"/>
        </w:rPr>
        <w:t xml:space="preserve">prediction: </w:t>
      </w:r>
      <w:r>
        <w:rPr>
          <w:rFonts w:ascii="Times New Roman" w:hAnsi="Times New Roman" w:cs="Times New Roman"/>
        </w:rPr>
        <w:t xml:space="preserve">in the absence of </w:t>
      </w:r>
      <w:r w:rsidR="00D33208">
        <w:rPr>
          <w:rFonts w:ascii="Times New Roman" w:hAnsi="Times New Roman" w:cs="Times New Roman"/>
        </w:rPr>
        <w:t>gene flow</w:t>
      </w:r>
      <w:r>
        <w:rPr>
          <w:rFonts w:ascii="Times New Roman" w:hAnsi="Times New Roman" w:cs="Times New Roman"/>
        </w:rPr>
        <w:t xml:space="preserve"> and selection, clines at individual loci underlying HCN (i.e. </w:t>
      </w:r>
      <w:r>
        <w:rPr>
          <w:rFonts w:ascii="Times New Roman" w:hAnsi="Times New Roman" w:cs="Times New Roman"/>
          <w:i/>
        </w:rPr>
        <w:t xml:space="preserve">CYP79D15 </w:t>
      </w:r>
      <w:r>
        <w:rPr>
          <w:rFonts w:ascii="Times New Roman" w:hAnsi="Times New Roman" w:cs="Times New Roman"/>
        </w:rPr>
        <w:lastRenderedPageBreak/>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EE0034">
        <w:rPr>
          <w:rFonts w:ascii="Times New Roman" w:hAnsi="Times New Roman" w:cs="Times New Roman"/>
        </w:rPr>
        <w:t xml:space="preserve">figure </w:t>
      </w:r>
      <w:proofErr w:type="spellStart"/>
      <w:r w:rsidR="00EE0034">
        <w:rPr>
          <w:rFonts w:ascii="Times New Roman" w:hAnsi="Times New Roman" w:cs="Times New Roman"/>
        </w:rPr>
        <w:t>4b</w:t>
      </w:r>
      <w:proofErr w:type="spellEnd"/>
      <w:r>
        <w:rPr>
          <w:rFonts w:ascii="Times New Roman" w:hAnsi="Times New Roman" w:cs="Times New Roman"/>
        </w:rPr>
        <w:t xml:space="preserve">). </w:t>
      </w:r>
      <w:r w:rsidR="008653B9">
        <w:rPr>
          <w:rFonts w:ascii="Times New Roman" w:hAnsi="Times New Roman" w:cs="Times New Roman"/>
        </w:rPr>
        <w:t xml:space="preserve">By </w:t>
      </w:r>
      <w:r>
        <w:rPr>
          <w:rFonts w:ascii="Times New Roman" w:hAnsi="Times New Roman" w:cs="Times New Roman"/>
        </w:rPr>
        <w:t>contrast, clines in HCN were overwhelmingly positive, suggesting that the epistatic interaction among underlying loci makes natural populations particularly susceptible to the formation of clines via drift. This prediction can provide a way of assessing whether observed clines are due to drift or other evolutionary mechanisms; repeated clines in the same direction at individual loci underlying non-additive traits excludes drift as a possible mechanism producing clines.</w:t>
      </w:r>
    </w:p>
    <w:p w14:paraId="03D6C9F8" w14:textId="6AEDCCA8"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While genetic drift is sufficient to generate clines in non-additive traits, it is insufficient on its own to maintain them. We have simulated cases where genetic drift leads to the formation of clines on contemporary time scales under non-equilibrium conditions as these are the conditions most likely to occur in urbanizing areas. </w:t>
      </w:r>
      <w:r w:rsidR="00346BF9">
        <w:rPr>
          <w:rFonts w:ascii="Times New Roman" w:hAnsi="Times New Roman" w:cs="Times New Roman"/>
        </w:rPr>
        <w:t>Eventually, genetic drift acting on its own i</w:t>
      </w:r>
      <w:r>
        <w:rPr>
          <w:rFonts w:ascii="Times New Roman" w:hAnsi="Times New Roman" w:cs="Times New Roman"/>
        </w:rPr>
        <w:t xml:space="preserve">s expected to eliminate clines as different alleles become fixed or lost </w:t>
      </w:r>
      <w:r w:rsidR="00346BF9">
        <w:rPr>
          <w:rFonts w:ascii="Times New Roman" w:hAnsi="Times New Roman" w:cs="Times New Roman"/>
        </w:rPr>
        <w:t xml:space="preserve">within </w:t>
      </w:r>
      <w:r>
        <w:rPr>
          <w:rFonts w:ascii="Times New Roman" w:hAnsi="Times New Roman" w:cs="Times New Roman"/>
        </w:rPr>
        <w:t xml:space="preserve">populations. However, small amounts of </w:t>
      </w:r>
      <w:r w:rsidR="00D33208">
        <w:rPr>
          <w:rFonts w:ascii="Times New Roman" w:hAnsi="Times New Roman" w:cs="Times New Roman"/>
        </w:rPr>
        <w:t>gene flow</w:t>
      </w:r>
      <w:r>
        <w:rPr>
          <w:rFonts w:ascii="Times New Roman" w:hAnsi="Times New Roman" w:cs="Times New Roman"/>
        </w:rPr>
        <w:t xml:space="preserve">, which averages allele frequencies among neighboring populations and slows the loss or fixation of alleles, </w:t>
      </w:r>
      <w:r w:rsidR="00FE49B3">
        <w:rPr>
          <w:rFonts w:ascii="Times New Roman" w:hAnsi="Times New Roman" w:cs="Times New Roman"/>
        </w:rPr>
        <w:t xml:space="preserve">can </w:t>
      </w:r>
      <w:r>
        <w:rPr>
          <w:rFonts w:ascii="Times New Roman" w:hAnsi="Times New Roman" w:cs="Times New Roman"/>
        </w:rPr>
        <w:t xml:space="preserve">reduce the extent to which drift eliminates clines and allow for more long-term maintenance of clines. Selection, on the other hand, can maintain clines indefinitely, although clines </w:t>
      </w:r>
      <w:r w:rsidR="00FE49B3">
        <w:rPr>
          <w:rFonts w:ascii="Times New Roman" w:hAnsi="Times New Roman" w:cs="Times New Roman"/>
        </w:rPr>
        <w:t xml:space="preserve">will </w:t>
      </w:r>
      <w:r>
        <w:rPr>
          <w:rFonts w:ascii="Times New Roman" w:hAnsi="Times New Roman" w:cs="Times New Roman"/>
        </w:rPr>
        <w:t>become increasing</w:t>
      </w:r>
      <w:r w:rsidR="00FE49B3">
        <w:rPr>
          <w:rFonts w:ascii="Times New Roman" w:hAnsi="Times New Roman" w:cs="Times New Roman"/>
        </w:rPr>
        <w:t>ly</w:t>
      </w:r>
      <w:r>
        <w:rPr>
          <w:rFonts w:ascii="Times New Roman" w:hAnsi="Times New Roman" w:cs="Times New Roman"/>
        </w:rPr>
        <w:t xml:space="preserve"> non-linear as time proceeds and populations become fixed for alleles on opposing sides of the population where alleles have equal fitness. Again, </w:t>
      </w:r>
      <w:r w:rsidR="00D33208">
        <w:rPr>
          <w:rFonts w:ascii="Times New Roman" w:hAnsi="Times New Roman" w:cs="Times New Roman"/>
        </w:rPr>
        <w:t>gene flow</w:t>
      </w:r>
      <w:r>
        <w:rPr>
          <w:rFonts w:ascii="Times New Roman" w:hAnsi="Times New Roman" w:cs="Times New Roman"/>
        </w:rPr>
        <w:t xml:space="preserve"> may slow the fixation of alleles resulting in more long-term maintenance of linear clines in phenotype frequencies. </w:t>
      </w:r>
    </w:p>
    <w:p w14:paraId="620EDC6C" w14:textId="1516AB92"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presence of gradients in the strength of drift has important consequences for the ability of selection to generate clines in non-additive traits. We found that </w:t>
      </w:r>
      <w:r w:rsidR="00FE49B3">
        <w:rPr>
          <w:rFonts w:ascii="Times New Roman" w:hAnsi="Times New Roman" w:cs="Times New Roman"/>
        </w:rPr>
        <w:t xml:space="preserve">gradients in </w:t>
      </w:r>
      <w:r>
        <w:rPr>
          <w:rFonts w:ascii="Times New Roman" w:hAnsi="Times New Roman" w:cs="Times New Roman"/>
        </w:rPr>
        <w:t xml:space="preserve">drift </w:t>
      </w:r>
      <w:r w:rsidR="00FE49B3">
        <w:rPr>
          <w:rFonts w:ascii="Times New Roman" w:hAnsi="Times New Roman" w:cs="Times New Roman"/>
        </w:rPr>
        <w:t xml:space="preserve">that oppose selection can </w:t>
      </w:r>
      <w:r>
        <w:rPr>
          <w:rFonts w:ascii="Times New Roman" w:hAnsi="Times New Roman" w:cs="Times New Roman"/>
        </w:rPr>
        <w:t xml:space="preserve">constrain the formation of parallel clines due to selection. The presence and strength of clines in such cases thus reflects a balance between drift and selection: drift may lead </w:t>
      </w:r>
      <w:r>
        <w:rPr>
          <w:rFonts w:ascii="Times New Roman" w:hAnsi="Times New Roman" w:cs="Times New Roman"/>
        </w:rPr>
        <w:lastRenderedPageBreak/>
        <w:t xml:space="preserve">to directional changes in the frequency of non-additive </w:t>
      </w:r>
      <w:proofErr w:type="gramStart"/>
      <w:r>
        <w:rPr>
          <w:rFonts w:ascii="Times New Roman" w:hAnsi="Times New Roman" w:cs="Times New Roman"/>
        </w:rPr>
        <w:t>traits</w:t>
      </w:r>
      <w:proofErr w:type="gramEnd"/>
      <w:r>
        <w:rPr>
          <w:rFonts w:ascii="Times New Roman" w:hAnsi="Times New Roman" w:cs="Times New Roman"/>
        </w:rPr>
        <w:t xml:space="preserve"> but this may be countered by selection if the fitness differential between genotypes is sufficiently strong. An interesting scenario not modeled here concerns the ability of selection to maintain clines formed via drift. Using HCN as an example, if selection is constant and favours HCN+ genotypes across the entire transect, the increased fitness of HCN+ genotypes may counter their stochastic loss in urban populations via drift. Equilibrium could be reached when the rate at which the frequency of a non-additive trait decreases via drift equals the rate at which its frequency increases due to selection. The maintenance of clines in non-additive traits under drift-selection equilibrium represents an interesting avenue for future research. </w:t>
      </w:r>
    </w:p>
    <w:p w14:paraId="6F2B1750" w14:textId="717EC592"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to be a common phenomenon. Neutral processes are known </w:t>
      </w:r>
      <w:r w:rsidR="00655610">
        <w:rPr>
          <w:rFonts w:ascii="Times New Roman" w:hAnsi="Times New Roman" w:cs="Times New Roman"/>
        </w:rPr>
        <w:t xml:space="preserve">to </w:t>
      </w:r>
      <w:r>
        <w:rPr>
          <w:rFonts w:ascii="Times New Roman" w:hAnsi="Times New Roman" w:cs="Times New Roman"/>
        </w:rPr>
        <w:t xml:space="preserve">generate clines at single loci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"[9]", "plainTextFormattedCitation" : "[9]", "previouslyFormattedCitation" : "[9]"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[9]</w:t>
      </w:r>
      <w:r>
        <w:rPr>
          <w:rFonts w:ascii="Times New Roman" w:hAnsi="Times New Roman" w:cs="Times New Roman"/>
        </w:rPr>
        <w:fldChar w:fldCharType="end"/>
      </w:r>
      <w:r>
        <w:rPr>
          <w:rFonts w:ascii="Times New Roman" w:hAnsi="Times New Roman" w:cs="Times New Roman"/>
        </w:rPr>
        <w:t xml:space="preserve"> and in additive quantitative traits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"[10]", "plainTextFormattedCitation" : "[10]", "previouslyFormattedCitation" : "[10]"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[10]</w:t>
      </w:r>
      <w:r>
        <w:rPr>
          <w:rFonts w:ascii="Times New Roman" w:hAnsi="Times New Roman" w:cs="Times New Roman"/>
        </w:rPr>
        <w:fldChar w:fldCharType="end"/>
      </w:r>
      <w:r>
        <w:rPr>
          <w:rFonts w:ascii="Times New Roman" w:hAnsi="Times New Roman" w:cs="Times New Roman"/>
        </w:rPr>
        <w:t xml:space="preserve">. Here we have shown that gradients in the strength of drift lead to deterministic phenotypic clines in HCN. This, together with predictable changes in other </w:t>
      </w:r>
      <w:proofErr w:type="spellStart"/>
      <w:r>
        <w:rPr>
          <w:rFonts w:ascii="Times New Roman" w:hAnsi="Times New Roman" w:cs="Times New Roman"/>
        </w:rPr>
        <w:t>epistatically</w:t>
      </w:r>
      <w:proofErr w:type="spellEnd"/>
      <w:r>
        <w:rPr>
          <w:rFonts w:ascii="Times New Roman" w:hAnsi="Times New Roman" w:cs="Times New Roman"/>
        </w:rPr>
        <w:t xml:space="preserve">-determined phenotypes due to stochastic processes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"volume" : "183" }, "uris" : [ "http://www.mendeley.com/documents/?uuid=be216862-03b0-4bcb-941f-d998118ed9c6" ] } ], "mendeley" : { "formattedCitation" : "[16]", "manualFormatting" : "(e.g. Eichhornia paniculata, Barrett et al. 2009)", "plainTextFormattedCitation" : "[16]", "previouslyFormattedCitation" : "[16]" }, "properties" : {  }, "schema" : "https://github.com/citation-style-language/schema/raw/master/csl-citation.json" }</w:instrText>
      </w:r>
      <w:r>
        <w:rPr>
          <w:rFonts w:ascii="Times New Roman" w:hAnsi="Times New Roman" w:cs="Times New Roman"/>
        </w:rPr>
        <w:fldChar w:fldCharType="separate"/>
      </w:r>
      <w:r w:rsidRPr="004268BA">
        <w:rPr>
          <w:rFonts w:ascii="Times New Roman" w:hAnsi="Times New Roman" w:cs="Times New Roman"/>
          <w:noProof/>
        </w:rPr>
        <w:t>(</w:t>
      </w:r>
      <w:r>
        <w:rPr>
          <w:rFonts w:ascii="Times New Roman" w:hAnsi="Times New Roman" w:cs="Times New Roman"/>
          <w:noProof/>
        </w:rPr>
        <w:t xml:space="preserve">e.g. </w:t>
      </w:r>
      <w:r>
        <w:rPr>
          <w:rFonts w:ascii="Times New Roman" w:hAnsi="Times New Roman" w:cs="Times New Roman"/>
          <w:i/>
          <w:noProof/>
        </w:rPr>
        <w:t xml:space="preserve">Eichhornia </w:t>
      </w:r>
      <w:r w:rsidRPr="004268BA">
        <w:rPr>
          <w:rFonts w:ascii="Times New Roman" w:hAnsi="Times New Roman" w:cs="Times New Roman"/>
          <w:i/>
          <w:noProof/>
        </w:rPr>
        <w:t>paniculata</w:t>
      </w:r>
      <w:r>
        <w:rPr>
          <w:rFonts w:ascii="Times New Roman" w:hAnsi="Times New Roman" w:cs="Times New Roman"/>
          <w:noProof/>
        </w:rPr>
        <w:t xml:space="preserve">, </w:t>
      </w:r>
      <w:r w:rsidRPr="004268BA">
        <w:rPr>
          <w:rFonts w:ascii="Times New Roman" w:hAnsi="Times New Roman" w:cs="Times New Roman"/>
          <w:noProof/>
        </w:rPr>
        <w:t>Barrett et al. 2009)</w:t>
      </w:r>
      <w:r>
        <w:rPr>
          <w:rFonts w:ascii="Times New Roman" w:hAnsi="Times New Roman" w:cs="Times New Roman"/>
        </w:rPr>
        <w:fldChar w:fldCharType="end"/>
      </w:r>
      <w:r>
        <w:rPr>
          <w:rFonts w:ascii="Times New Roman" w:hAnsi="Times New Roman" w:cs="Times New Roman"/>
        </w:rPr>
        <w:t xml:space="preserve">, suggests that non-additive traits are especially susceptible to deterministic changes in frequency via stochastic forces. This pattern arises because random changes in the frequency of alleles at individual loci underlying non-adaptive phenotypes disproportionately affects phenotype frequencies since phenotypes depend also on alleles present at other loci. Thus, phenotypes that result from interactions among multiple genes or metabolic pathways (e.g. HCN) should be most vulnerable to deterministic changes via drift. </w:t>
      </w:r>
      <w:commentRangeStart w:id="21"/>
      <w:r>
        <w:rPr>
          <w:rFonts w:ascii="Times New Roman" w:hAnsi="Times New Roman" w:cs="Times New Roman"/>
        </w:rPr>
        <w:t xml:space="preserve">We further predict that the extent to which non-additive traits are subject to directional changes via drift will increase with the number of interacting loci due to a greater number of possible allelic combinations that can influence resulting phenotypes. </w:t>
      </w:r>
      <w:commentRangeEnd w:id="21"/>
      <w:r>
        <w:rPr>
          <w:rStyle w:val="CommentReference"/>
        </w:rPr>
        <w:commentReference w:id="21"/>
      </w:r>
      <w:r>
        <w:rPr>
          <w:rFonts w:ascii="Times New Roman" w:hAnsi="Times New Roman" w:cs="Times New Roman"/>
        </w:rPr>
        <w:t xml:space="preserve">Additional theoretical and empirical work exploring changes in </w:t>
      </w:r>
      <w:r>
        <w:rPr>
          <w:rFonts w:ascii="Times New Roman" w:hAnsi="Times New Roman" w:cs="Times New Roman"/>
        </w:rPr>
        <w:lastRenderedPageBreak/>
        <w:t xml:space="preserve">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5761E981" w14:textId="23B2734C" w:rsidR="00E27AE2" w:rsidRPr="004268BA" w:rsidRDefault="00E27AE2" w:rsidP="00E27AE2">
      <w:pPr>
        <w:spacing w:line="480" w:lineRule="auto"/>
        <w:rPr>
          <w:rFonts w:ascii="Times New Roman" w:hAnsi="Times New Roman" w:cs="Times New Roman"/>
          <w:i/>
        </w:rPr>
      </w:pPr>
      <w:r>
        <w:rPr>
          <w:rFonts w:ascii="Times New Roman" w:hAnsi="Times New Roman" w:cs="Times New Roman"/>
        </w:rPr>
        <w:t xml:space="preserve">We have shown that gradients in the strength drift can lead to repeated spatial clines in the frequency of a non-additive phenotype, despite equal frequencies of positive and negative clines at underlying loci. Drift should thus be considered a null model to be rejected prior to invoking the selection in the formation of clines, especially when phenotypes result from interactions among multiple genes or metabolic pathways. Rejecting drift as a possible 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Controlling for clines at </w:t>
      </w:r>
      <w:r>
        <w:rPr>
          <w:rFonts w:ascii="Times New Roman" w:hAnsi="Times New Roman" w:cs="Times New Roman"/>
        </w:rPr>
        <w:t xml:space="preserve">neutral loci has been used to reject neutral processes in formation of </w:t>
      </w:r>
      <w:proofErr w:type="spellStart"/>
      <w:r>
        <w:rPr>
          <w:rFonts w:ascii="Times New Roman" w:hAnsi="Times New Roman" w:cs="Times New Roman"/>
        </w:rPr>
        <w:t>cyanogenesis</w:t>
      </w:r>
      <w:proofErr w:type="spellEnd"/>
      <w:r>
        <w:rPr>
          <w:rFonts w:ascii="Times New Roman" w:hAnsi="Times New Roman" w:cs="Times New Roman"/>
        </w:rPr>
        <w:t xml:space="preserve"> clines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"[37,45]", "plainTextFormattedCitation" : "[37,45]", "previouslyFormattedCitation" : "[37,45]"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[37,45]</w:t>
      </w:r>
      <w:r w:rsidR="000147F3">
        <w:rPr>
          <w:rFonts w:ascii="Times New Roman" w:hAnsi="Times New Roman" w:cs="Times New Roman"/>
        </w:rPr>
        <w:fldChar w:fldCharType="end"/>
      </w:r>
      <w:r w:rsidR="000147F3">
        <w:rPr>
          <w:rFonts w:ascii="Times New Roman" w:hAnsi="Times New Roman" w:cs="Times New Roman"/>
        </w:rPr>
        <w:t xml:space="preserve"> </w:t>
      </w:r>
      <w:r>
        <w:rPr>
          <w:rFonts w:ascii="Times New Roman" w:hAnsi="Times New Roman" w:cs="Times New Roman"/>
        </w:rPr>
        <w:t xml:space="preserve">and is a common approach used in other systems </w:t>
      </w:r>
      <w:r w:rsidR="00DC6D5C">
        <w:rPr>
          <w:rFonts w:ascii="Times New Roman" w:hAnsi="Times New Roman" w:cs="Times New Roman"/>
        </w:rPr>
        <w:t xml:space="preserve">(e.g.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"ITEM-1", "issue" : "3", "issued" : { "date-parts" : [ [ "2013" ] ] }, "page" : "552-564", "title" : "Natural selection maintains a single-locus leaf shape cline in Ivyleaf morning glory, &lt;i&gt;Ipomoea hederacea&lt;/i&gt;", "type" : "article-journal", "volume" : "22" }, "uris" : [ "http://www.mendeley.com/documents/?uuid=660488f6-43ee-443e-be80-5d272aaf936b" ] }, { "id" : "ITEM-2",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"ITEM-2",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"[11,51]", "plainTextFormattedCitation" : "[11,51]", "previouslyFormattedCitation" : "[11,51]"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[11,51]</w:t>
      </w:r>
      <w:r>
        <w:rPr>
          <w:rFonts w:ascii="Times New Roman" w:hAnsi="Times New Roman" w:cs="Times New Roman"/>
        </w:rPr>
        <w:fldChar w:fldCharType="end"/>
      </w:r>
      <w:r w:rsidR="00DC6D5C">
        <w:rPr>
          <w:rFonts w:ascii="Times New Roman" w:hAnsi="Times New Roman" w:cs="Times New Roman"/>
        </w:rPr>
        <w:t>)</w:t>
      </w:r>
      <w:r>
        <w:rPr>
          <w:rFonts w:ascii="Times New Roman" w:hAnsi="Times New Roman" w:cs="Times New Roman"/>
        </w:rPr>
        <w:t>. Second, showing that more clines</w:t>
      </w:r>
      <w:r w:rsidR="006E7A34">
        <w:rPr>
          <w:rFonts w:ascii="Times New Roman" w:hAnsi="Times New Roman" w:cs="Times New Roman"/>
        </w:rPr>
        <w:t xml:space="preserve"> or stronger clines</w:t>
      </w:r>
      <w:r>
        <w:rPr>
          <w:rFonts w:ascii="Times New Roman" w:hAnsi="Times New Roman" w:cs="Times New Roman"/>
        </w:rPr>
        <w:t xml:space="preserve"> are observed in nature than would be expected under drift suggests that </w:t>
      </w:r>
      <w:r w:rsidR="006E7A34">
        <w:rPr>
          <w:rFonts w:ascii="Times New Roman" w:hAnsi="Times New Roman" w:cs="Times New Roman"/>
        </w:rPr>
        <w:t xml:space="preserve">non-neutral </w:t>
      </w:r>
      <w:r>
        <w:rPr>
          <w:rFonts w:ascii="Times New Roman" w:hAnsi="Times New Roman" w:cs="Times New Roman"/>
        </w:rPr>
        <w:t xml:space="preserve">mechanisms </w:t>
      </w:r>
      <w:r>
        <w:rPr>
          <w:rFonts w:ascii="Times New Roman" w:hAnsi="Times New Roman" w:cs="Times New Roman"/>
        </w:rPr>
        <w:t xml:space="preserve">are responsible for generating clines. Expectations could be derived from simulations parameterized with estimates of gene flow and effective population size from natural populations to provide system-specific null models. A disadvantage of this approach is that it does not inform the mechanism structuring any </w:t>
      </w:r>
      <w:r w:rsidRPr="008E3E1C">
        <w:rPr>
          <w:rFonts w:ascii="Times New Roman" w:hAnsi="Times New Roman" w:cs="Times New Roman"/>
        </w:rPr>
        <w:t>one</w:t>
      </w:r>
      <w:r>
        <w:rPr>
          <w:rFonts w:ascii="Times New Roman" w:hAnsi="Times New Roman" w:cs="Times New Roman"/>
        </w:rPr>
        <w:t xml:space="preserve"> cline but rather rejects drift as a mechanism producing </w:t>
      </w:r>
      <w:r w:rsidRPr="008E3E1C">
        <w:rPr>
          <w:rFonts w:ascii="Times New Roman" w:hAnsi="Times New Roman" w:cs="Times New Roman"/>
        </w:rPr>
        <w:t>all</w:t>
      </w:r>
      <w:r>
        <w:rPr>
          <w:rFonts w:ascii="Times New Roman" w:hAnsi="Times New Roman" w:cs="Times New Roman"/>
        </w:rPr>
        <w:t xml:space="preserve"> clines. Finally, showing that individual loci underlying focal traits consistently </w:t>
      </w:r>
      <w:r w:rsidR="006E7A34">
        <w:rPr>
          <w:rFonts w:ascii="Times New Roman" w:hAnsi="Times New Roman" w:cs="Times New Roman"/>
        </w:rPr>
        <w:t xml:space="preserve">form </w:t>
      </w:r>
      <w:r>
        <w:rPr>
          <w:rFonts w:ascii="Times New Roman" w:hAnsi="Times New Roman" w:cs="Times New Roman"/>
        </w:rPr>
        <w:t>cline</w:t>
      </w:r>
      <w:r w:rsidR="006E7A34">
        <w:rPr>
          <w:rFonts w:ascii="Times New Roman" w:hAnsi="Times New Roman" w:cs="Times New Roman"/>
        </w:rPr>
        <w:t>s</w:t>
      </w:r>
      <w:r>
        <w:rPr>
          <w:rFonts w:ascii="Times New Roman" w:hAnsi="Times New Roman" w:cs="Times New Roman"/>
        </w:rPr>
        <w:t xml:space="preserve"> in the same direction strongly suggests that other mechanisms are generating clines since drift should not display directionality at individual loci. </w:t>
      </w:r>
      <w:r>
        <w:rPr>
          <w:rFonts w:ascii="Times New Roman" w:hAnsi="Times New Roman" w:cs="Times New Roman"/>
        </w:rPr>
        <w:lastRenderedPageBreak/>
        <w:t xml:space="preserve">The second and third points above require large-scale replication and we suggest that urban environments can provide the replication necessary to understand the relative contributions of adaptive and non-adaptive processes in the formation of parallel clines. Finally, we suggest that observations of parallel clines take explicit consideration of the genetic architecture underlying focal traits to generate suitable null models, as traits with a non-additive genetic basis are likely to show deterministic changes in frequency due solely to stochastic forces. </w:t>
      </w:r>
    </w:p>
    <w:p w14:paraId="6247E9BB" w14:textId="77777777"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02675589"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12"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xml:space="preserve">. </w:t>
      </w:r>
      <w:r w:rsidR="00DC6D5C">
        <w:rPr>
          <w:rFonts w:ascii="Times New Roman" w:hAnsi="Times New Roman" w:cs="Times New Roman"/>
        </w:rPr>
        <w:t xml:space="preserve">Data will be archived on Dryad following publication. </w:t>
      </w:r>
      <w:r w:rsidR="00DC5993">
        <w:rPr>
          <w:rFonts w:ascii="Times New Roman" w:hAnsi="Times New Roman" w:cs="Times New Roman"/>
        </w:rPr>
        <w:t xml:space="preserve">All Python and R code used in generating and analyzing data can be found on the </w:t>
      </w:r>
      <w:proofErr w:type="spellStart"/>
      <w:r w:rsidR="00DC5993">
        <w:rPr>
          <w:rFonts w:ascii="Times New Roman" w:hAnsi="Times New Roman" w:cs="Times New Roman"/>
        </w:rPr>
        <w:t>Github</w:t>
      </w:r>
      <w:proofErr w:type="spellEnd"/>
      <w:r w:rsidR="00DC5993">
        <w:rPr>
          <w:rFonts w:ascii="Times New Roman" w:hAnsi="Times New Roman" w:cs="Times New Roman"/>
        </w:rPr>
        <w:t xml:space="preserve"> page for J.S.S. (</w:t>
      </w:r>
      <w:hyperlink r:id="rId13"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t>Author contributions</w:t>
      </w:r>
    </w:p>
    <w:p w14:paraId="350970E6" w14:textId="07992BA9" w:rsidR="00DC5993" w:rsidRDefault="00DC5993" w:rsidP="00E27AE2">
      <w:pPr>
        <w:spacing w:line="480" w:lineRule="auto"/>
        <w:rPr>
          <w:rFonts w:ascii="Times New Roman" w:hAnsi="Times New Roman" w:cs="Times New Roman"/>
        </w:rPr>
      </w:pPr>
      <w:r>
        <w:rPr>
          <w:rFonts w:ascii="Times New Roman" w:hAnsi="Times New Roman" w:cs="Times New Roman"/>
        </w:rPr>
        <w:t xml:space="preserve">R.W.N. conceived of the study. </w:t>
      </w:r>
      <w:r w:rsidR="00212AC5">
        <w:rPr>
          <w:rFonts w:ascii="Times New Roman" w:hAnsi="Times New Roman" w:cs="Times New Roman"/>
        </w:rPr>
        <w:t>J.S.S.</w:t>
      </w:r>
      <w:r w:rsidR="006E7A34">
        <w:rPr>
          <w:rFonts w:ascii="Times New Roman" w:hAnsi="Times New Roman" w:cs="Times New Roman"/>
        </w:rPr>
        <w:t xml:space="preserve"> designed the simulations with input from R.W.N. and </w:t>
      </w:r>
      <w:proofErr w:type="gramStart"/>
      <w:r w:rsidR="006E7A34">
        <w:rPr>
          <w:rFonts w:ascii="Times New Roman" w:hAnsi="Times New Roman" w:cs="Times New Roman"/>
        </w:rPr>
        <w:t>M.T.J.J..</w:t>
      </w:r>
      <w:proofErr w:type="gramEnd"/>
      <w:r w:rsidR="00212AC5">
        <w:rPr>
          <w:rFonts w:ascii="Times New Roman" w:hAnsi="Times New Roman" w:cs="Times New Roman"/>
        </w:rPr>
        <w:t xml:space="preserve"> </w:t>
      </w:r>
      <w:r w:rsidR="006E7A34">
        <w:rPr>
          <w:rFonts w:ascii="Times New Roman" w:hAnsi="Times New Roman" w:cs="Times New Roman"/>
        </w:rPr>
        <w:t xml:space="preserve">J.S.S. </w:t>
      </w:r>
      <w:r w:rsidR="00212AC5">
        <w:rPr>
          <w:rFonts w:ascii="Times New Roman" w:hAnsi="Times New Roman" w:cs="Times New Roman"/>
        </w:rPr>
        <w:t>analyzed the data and wrote the</w:t>
      </w:r>
      <w:r w:rsidR="00AE4232">
        <w:rPr>
          <w:rFonts w:ascii="Times New Roman" w:hAnsi="Times New Roman" w:cs="Times New Roman"/>
        </w:rPr>
        <w:t xml:space="preserve"> first draft of the</w:t>
      </w:r>
      <w:r w:rsidR="00212AC5">
        <w:rPr>
          <w:rFonts w:ascii="Times New Roman" w:hAnsi="Times New Roman" w:cs="Times New Roman"/>
        </w:rPr>
        <w:t xml:space="preserve"> manuscript with </w:t>
      </w:r>
      <w:r w:rsidR="00AE4232">
        <w:rPr>
          <w:rFonts w:ascii="Times New Roman" w:hAnsi="Times New Roman" w:cs="Times New Roman"/>
        </w:rPr>
        <w:t xml:space="preserve">all authors contributing to subsequent drafts. </w:t>
      </w:r>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30480E7C" w:rsidR="00212AC5" w:rsidRDefault="00212AC5" w:rsidP="00E27AE2">
      <w:pPr>
        <w:spacing w:line="480" w:lineRule="auto"/>
        <w:rPr>
          <w:rFonts w:ascii="Times New Roman" w:hAnsi="Times New Roman" w:cs="Times New Roman"/>
        </w:rPr>
      </w:pPr>
      <w:r>
        <w:rPr>
          <w:rFonts w:ascii="Times New Roman" w:hAnsi="Times New Roman" w:cs="Times New Roman"/>
        </w:rPr>
        <w:lastRenderedPageBreak/>
        <w:t>J.S.S was supported by an NSERC CGS-M and an OGS scholarship. This project was supported by</w:t>
      </w:r>
      <w:r w:rsidR="00E71AFF">
        <w:rPr>
          <w:rFonts w:ascii="Times New Roman" w:hAnsi="Times New Roman" w:cs="Times New Roman"/>
        </w:rPr>
        <w:t xml:space="preserve"> NSERC </w:t>
      </w:r>
      <w:proofErr w:type="spellStart"/>
      <w:r w:rsidR="00E71AFF">
        <w:rPr>
          <w:rFonts w:ascii="Times New Roman" w:hAnsi="Times New Roman" w:cs="Times New Roman"/>
        </w:rPr>
        <w:t>Disovery</w:t>
      </w:r>
      <w:proofErr w:type="spellEnd"/>
      <w:r w:rsidR="00E71AFF">
        <w:rPr>
          <w:rFonts w:ascii="Times New Roman" w:hAnsi="Times New Roman" w:cs="Times New Roman"/>
        </w:rPr>
        <w:t xml:space="preserve"> Grant</w:t>
      </w:r>
      <w:r w:rsidR="006937D2">
        <w:rPr>
          <w:rFonts w:ascii="Times New Roman" w:hAnsi="Times New Roman" w:cs="Times New Roman"/>
        </w:rPr>
        <w:t>s to M.T.J.J. and R.W.N., an</w:t>
      </w:r>
      <w:r w:rsidR="00E71AFF">
        <w:rPr>
          <w:rFonts w:ascii="Times New Roman" w:hAnsi="Times New Roman" w:cs="Times New Roman"/>
        </w:rPr>
        <w:t xml:space="preserve"> NSERC Accelerator award to M.T.J.J., </w:t>
      </w:r>
      <w:r w:rsidR="006937D2">
        <w:rPr>
          <w:rFonts w:ascii="Times New Roman" w:hAnsi="Times New Roman" w:cs="Times New Roman"/>
        </w:rPr>
        <w:t xml:space="preserve">and a </w:t>
      </w:r>
      <w:r w:rsidR="00E71AFF">
        <w:rPr>
          <w:rFonts w:ascii="Times New Roman" w:hAnsi="Times New Roman" w:cs="Times New Roman"/>
        </w:rPr>
        <w:t xml:space="preserve">CFI </w:t>
      </w:r>
      <w:r w:rsidR="006937D2">
        <w:rPr>
          <w:rFonts w:ascii="Times New Roman" w:hAnsi="Times New Roman" w:cs="Times New Roman"/>
        </w:rPr>
        <w:t xml:space="preserve">infrastructure grant </w:t>
      </w:r>
      <w:r w:rsidR="00E71AFF">
        <w:rPr>
          <w:rFonts w:ascii="Times New Roman" w:hAnsi="Times New Roman" w:cs="Times New Roman"/>
        </w:rPr>
        <w:t xml:space="preserve">to </w:t>
      </w:r>
      <w:commentRangeStart w:id="22"/>
      <w:r>
        <w:rPr>
          <w:rFonts w:ascii="Times New Roman" w:hAnsi="Times New Roman" w:cs="Times New Roman"/>
        </w:rPr>
        <w:t>R.W.N</w:t>
      </w:r>
      <w:r w:rsidR="00E71AFF">
        <w:rPr>
          <w:rFonts w:ascii="Times New Roman" w:hAnsi="Times New Roman" w:cs="Times New Roman"/>
        </w:rPr>
        <w:t>.</w:t>
      </w:r>
      <w:commentRangeEnd w:id="22"/>
      <w:r>
        <w:rPr>
          <w:rStyle w:val="CommentReference"/>
        </w:rPr>
        <w:commentReference w:id="22"/>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t>Acknowledgements</w:t>
      </w:r>
    </w:p>
    <w:p w14:paraId="2292A841" w14:textId="00F6E07D"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t xml:space="preserve">We thank </w:t>
      </w:r>
      <w:commentRangeStart w:id="23"/>
      <w:r w:rsidR="00B2487C" w:rsidRPr="00B2487C">
        <w:rPr>
          <w:rFonts w:ascii="Times New Roman" w:hAnsi="Times New Roman" w:cs="Times New Roman"/>
          <w:color w:val="FF0000"/>
        </w:rPr>
        <w:t>XXX</w:t>
      </w:r>
      <w:commentRangeEnd w:id="23"/>
      <w:r w:rsidR="00B2487C" w:rsidRPr="00B2487C">
        <w:rPr>
          <w:rStyle w:val="CommentReference"/>
          <w:color w:val="FF0000"/>
        </w:rPr>
        <w:commentReference w:id="23"/>
      </w:r>
      <w:r w:rsidR="0050190E">
        <w:rPr>
          <w:rFonts w:ascii="Times New Roman" w:hAnsi="Times New Roman" w:cs="Times New Roman"/>
          <w:color w:val="000000" w:themeColor="text1"/>
        </w:rPr>
        <w:t xml:space="preserve"> for providing helpful </w:t>
      </w:r>
      <w:r w:rsidR="00B2487C">
        <w:rPr>
          <w:rFonts w:ascii="Times New Roman" w:hAnsi="Times New Roman" w:cs="Times New Roman"/>
          <w:color w:val="000000" w:themeColor="text1"/>
        </w:rPr>
        <w:t xml:space="preserve">comments </w:t>
      </w:r>
      <w:r w:rsidR="0050190E">
        <w:rPr>
          <w:rFonts w:ascii="Times New Roman" w:hAnsi="Times New Roman" w:cs="Times New Roman"/>
          <w:color w:val="000000" w:themeColor="text1"/>
        </w:rPr>
        <w:t xml:space="preserve">that </w:t>
      </w:r>
      <w:r w:rsidR="00B2487C">
        <w:rPr>
          <w:rFonts w:ascii="Times New Roman" w:hAnsi="Times New Roman" w:cs="Times New Roman"/>
          <w:color w:val="000000" w:themeColor="text1"/>
        </w:rPr>
        <w:t xml:space="preserve">improved the manuscript. HPCNODE1 </w:t>
      </w:r>
      <w:r w:rsidR="00321401">
        <w:rPr>
          <w:rFonts w:ascii="Times New Roman" w:hAnsi="Times New Roman" w:cs="Times New Roman"/>
          <w:color w:val="000000" w:themeColor="text1"/>
        </w:rPr>
        <w:t>provid</w:t>
      </w:r>
      <w:r w:rsidR="0050190E">
        <w:rPr>
          <w:rFonts w:ascii="Times New Roman" w:hAnsi="Times New Roman" w:cs="Times New Roman"/>
          <w:color w:val="000000" w:themeColor="text1"/>
        </w:rPr>
        <w:t xml:space="preserve">ed computational resources </w:t>
      </w:r>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1C1DD0ED" w:rsidR="00695730" w:rsidRDefault="00A21108" w:rsidP="00695730">
      <w:pPr>
        <w:spacing w:line="360" w:lineRule="auto"/>
        <w:rPr>
          <w:rFonts w:ascii="Times New Roman" w:hAnsi="Times New Roman" w:cs="Times New Roman"/>
          <w:b/>
        </w:rPr>
      </w:pPr>
      <w:r>
        <w:rPr>
          <w:rFonts w:ascii="Times New Roman" w:hAnsi="Times New Roman" w:cs="Times New Roman"/>
          <w:b/>
        </w:rPr>
        <w:t>References</w:t>
      </w:r>
    </w:p>
    <w:p w14:paraId="3EE4D2F6" w14:textId="77777777" w:rsidR="00A21108" w:rsidRPr="00A21108" w:rsidRDefault="00A21108" w:rsidP="00695730">
      <w:pPr>
        <w:spacing w:line="360" w:lineRule="auto"/>
        <w:rPr>
          <w:rFonts w:ascii="Times New Roman" w:hAnsi="Times New Roman" w:cs="Times New Roman"/>
          <w:b/>
        </w:rPr>
      </w:pPr>
    </w:p>
    <w:p w14:paraId="4682E902" w14:textId="1F3A64E1" w:rsidR="00DC6D5C" w:rsidRPr="00DC6D5C" w:rsidRDefault="000A63E6" w:rsidP="00DC6D5C">
      <w:pPr>
        <w:widowControl w:val="0"/>
        <w:autoSpaceDE w:val="0"/>
        <w:autoSpaceDN w:val="0"/>
        <w:adjustRightInd w:val="0"/>
        <w:spacing w:line="360" w:lineRule="auto"/>
        <w:ind w:left="640" w:hanging="640"/>
        <w:rPr>
          <w:rFonts w:ascii="Times New Roman" w:hAnsi="Times New Roman" w:cs="Times New Roman"/>
          <w:noProof/>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DC6D5C" w:rsidRPr="00DC6D5C">
        <w:rPr>
          <w:rFonts w:ascii="Times New Roman" w:hAnsi="Times New Roman" w:cs="Times New Roman"/>
          <w:noProof/>
        </w:rPr>
        <w:t>1.</w:t>
      </w:r>
      <w:r w:rsidR="00DC6D5C" w:rsidRPr="00DC6D5C">
        <w:rPr>
          <w:rFonts w:ascii="Times New Roman" w:hAnsi="Times New Roman" w:cs="Times New Roman"/>
          <w:noProof/>
        </w:rPr>
        <w:tab/>
        <w:t xml:space="preserve">Huxley JS. 1939 Clines: an auxiliary method in taxonomy. </w:t>
      </w:r>
      <w:r w:rsidR="00DC6D5C" w:rsidRPr="00DC6D5C">
        <w:rPr>
          <w:rFonts w:ascii="Times New Roman" w:hAnsi="Times New Roman" w:cs="Times New Roman"/>
          <w:i/>
          <w:iCs/>
          <w:noProof/>
        </w:rPr>
        <w:t>Bijdr. tot Dierkd.</w:t>
      </w:r>
      <w:r w:rsidR="00DC6D5C" w:rsidRPr="00DC6D5C">
        <w:rPr>
          <w:rFonts w:ascii="Times New Roman" w:hAnsi="Times New Roman" w:cs="Times New Roman"/>
          <w:noProof/>
        </w:rPr>
        <w:t xml:space="preserve"> </w:t>
      </w:r>
      <w:r w:rsidR="00DC6D5C" w:rsidRPr="00DC6D5C">
        <w:rPr>
          <w:rFonts w:ascii="Times New Roman" w:hAnsi="Times New Roman" w:cs="Times New Roman"/>
          <w:b/>
          <w:bCs/>
          <w:noProof/>
        </w:rPr>
        <w:t>27</w:t>
      </w:r>
      <w:r w:rsidR="00DC6D5C" w:rsidRPr="00DC6D5C">
        <w:rPr>
          <w:rFonts w:ascii="Times New Roman" w:hAnsi="Times New Roman" w:cs="Times New Roman"/>
          <w:noProof/>
        </w:rPr>
        <w:t xml:space="preserve">, 491–520. </w:t>
      </w:r>
    </w:p>
    <w:p w14:paraId="2731D4B5"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w:t>
      </w:r>
      <w:r w:rsidRPr="00DC6D5C">
        <w:rPr>
          <w:rFonts w:ascii="Times New Roman" w:hAnsi="Times New Roman" w:cs="Times New Roman"/>
          <w:noProof/>
        </w:rPr>
        <w:tab/>
        <w:t xml:space="preserve">Huxley J. 1938 Clines: an auxiliary taxonomic principle. </w:t>
      </w:r>
      <w:r w:rsidRPr="00DC6D5C">
        <w:rPr>
          <w:rFonts w:ascii="Times New Roman" w:hAnsi="Times New Roman" w:cs="Times New Roman"/>
          <w:i/>
          <w:iCs/>
          <w:noProof/>
        </w:rPr>
        <w:t>Nature</w:t>
      </w:r>
      <w:r w:rsidRPr="00DC6D5C">
        <w:rPr>
          <w:rFonts w:ascii="Times New Roman" w:hAnsi="Times New Roman" w:cs="Times New Roman"/>
          <w:noProof/>
        </w:rPr>
        <w:t xml:space="preserve"> </w:t>
      </w:r>
      <w:r w:rsidRPr="00DC6D5C">
        <w:rPr>
          <w:rFonts w:ascii="Times New Roman" w:hAnsi="Times New Roman" w:cs="Times New Roman"/>
          <w:b/>
          <w:bCs/>
          <w:noProof/>
        </w:rPr>
        <w:t>142</w:t>
      </w:r>
      <w:r w:rsidRPr="00DC6D5C">
        <w:rPr>
          <w:rFonts w:ascii="Times New Roman" w:hAnsi="Times New Roman" w:cs="Times New Roman"/>
          <w:noProof/>
        </w:rPr>
        <w:t>, 219–220. (doi:10.1038/142219a0)</w:t>
      </w:r>
    </w:p>
    <w:p w14:paraId="3DB9FB92"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w:t>
      </w:r>
      <w:r w:rsidRPr="00DC6D5C">
        <w:rPr>
          <w:rFonts w:ascii="Times New Roman" w:hAnsi="Times New Roman" w:cs="Times New Roman"/>
          <w:noProof/>
        </w:rPr>
        <w:tab/>
        <w:t xml:space="preserve">Endler JA. 1977 </w:t>
      </w:r>
      <w:r w:rsidRPr="00DC6D5C">
        <w:rPr>
          <w:rFonts w:ascii="Times New Roman" w:hAnsi="Times New Roman" w:cs="Times New Roman"/>
          <w:i/>
          <w:iCs/>
          <w:noProof/>
        </w:rPr>
        <w:t>Geographic variation, speciation, and clines</w:t>
      </w:r>
      <w:r w:rsidRPr="00DC6D5C">
        <w:rPr>
          <w:rFonts w:ascii="Times New Roman" w:hAnsi="Times New Roman" w:cs="Times New Roman"/>
          <w:noProof/>
        </w:rPr>
        <w:t xml:space="preserve">. Princeton University Press. </w:t>
      </w:r>
    </w:p>
    <w:p w14:paraId="22F4E562"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w:t>
      </w:r>
      <w:r w:rsidRPr="00DC6D5C">
        <w:rPr>
          <w:rFonts w:ascii="Times New Roman" w:hAnsi="Times New Roman" w:cs="Times New Roman"/>
          <w:noProof/>
        </w:rPr>
        <w:tab/>
        <w:t xml:space="preserve">Felsenstein J. 1975 Genetic drift in clines which are maintained by migration and natural selection. </w:t>
      </w:r>
      <w:r w:rsidRPr="00DC6D5C">
        <w:rPr>
          <w:rFonts w:ascii="Times New Roman" w:hAnsi="Times New Roman" w:cs="Times New Roman"/>
          <w:i/>
          <w:iCs/>
          <w:noProof/>
        </w:rPr>
        <w:t>Genetics</w:t>
      </w:r>
      <w:r w:rsidRPr="00DC6D5C">
        <w:rPr>
          <w:rFonts w:ascii="Times New Roman" w:hAnsi="Times New Roman" w:cs="Times New Roman"/>
          <w:noProof/>
        </w:rPr>
        <w:t xml:space="preserve"> </w:t>
      </w:r>
      <w:r w:rsidRPr="00DC6D5C">
        <w:rPr>
          <w:rFonts w:ascii="Times New Roman" w:hAnsi="Times New Roman" w:cs="Times New Roman"/>
          <w:b/>
          <w:bCs/>
          <w:noProof/>
        </w:rPr>
        <w:t>81</w:t>
      </w:r>
      <w:r w:rsidRPr="00DC6D5C">
        <w:rPr>
          <w:rFonts w:ascii="Times New Roman" w:hAnsi="Times New Roman" w:cs="Times New Roman"/>
          <w:noProof/>
        </w:rPr>
        <w:t xml:space="preserve">, 191–207. </w:t>
      </w:r>
    </w:p>
    <w:p w14:paraId="2810B62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w:t>
      </w:r>
      <w:r w:rsidRPr="00DC6D5C">
        <w:rPr>
          <w:rFonts w:ascii="Times New Roman" w:hAnsi="Times New Roman" w:cs="Times New Roman"/>
          <w:noProof/>
        </w:rPr>
        <w:tab/>
        <w:t xml:space="preserve">Saccheri IJ, Rousset F, Watts PC, Brakefield PM, Cook LM. 2008 Selection and gene flow on a diminishing cline of melanic peppered moths. </w:t>
      </w:r>
      <w:r w:rsidRPr="00DC6D5C">
        <w:rPr>
          <w:rFonts w:ascii="Times New Roman" w:hAnsi="Times New Roman" w:cs="Times New Roman"/>
          <w:i/>
          <w:iCs/>
          <w:noProof/>
        </w:rPr>
        <w:t>Proc. Natl. Acad. Sci. U. S. A.</w:t>
      </w:r>
      <w:r w:rsidRPr="00DC6D5C">
        <w:rPr>
          <w:rFonts w:ascii="Times New Roman" w:hAnsi="Times New Roman" w:cs="Times New Roman"/>
          <w:noProof/>
        </w:rPr>
        <w:t xml:space="preserve"> </w:t>
      </w:r>
      <w:r w:rsidRPr="00DC6D5C">
        <w:rPr>
          <w:rFonts w:ascii="Times New Roman" w:hAnsi="Times New Roman" w:cs="Times New Roman"/>
          <w:b/>
          <w:bCs/>
          <w:noProof/>
        </w:rPr>
        <w:t>105</w:t>
      </w:r>
      <w:r w:rsidRPr="00DC6D5C">
        <w:rPr>
          <w:rFonts w:ascii="Times New Roman" w:hAnsi="Times New Roman" w:cs="Times New Roman"/>
          <w:noProof/>
        </w:rPr>
        <w:t>, 16212–16217. (doi:10.1073/pnas.0803785105)</w:t>
      </w:r>
    </w:p>
    <w:p w14:paraId="24297A19"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6.</w:t>
      </w:r>
      <w:r w:rsidRPr="00DC6D5C">
        <w:rPr>
          <w:rFonts w:ascii="Times New Roman" w:hAnsi="Times New Roman" w:cs="Times New Roman"/>
          <w:noProof/>
        </w:rPr>
        <w:tab/>
        <w:t xml:space="preserve">Haldane JBS. 1948 The theory of a cline. </w:t>
      </w:r>
      <w:r w:rsidRPr="00DC6D5C">
        <w:rPr>
          <w:rFonts w:ascii="Times New Roman" w:hAnsi="Times New Roman" w:cs="Times New Roman"/>
          <w:i/>
          <w:iCs/>
          <w:noProof/>
        </w:rPr>
        <w:t>J. Genet.</w:t>
      </w:r>
      <w:r w:rsidRPr="00DC6D5C">
        <w:rPr>
          <w:rFonts w:ascii="Times New Roman" w:hAnsi="Times New Roman" w:cs="Times New Roman"/>
          <w:noProof/>
        </w:rPr>
        <w:t xml:space="preserve"> </w:t>
      </w:r>
      <w:r w:rsidRPr="00DC6D5C">
        <w:rPr>
          <w:rFonts w:ascii="Times New Roman" w:hAnsi="Times New Roman" w:cs="Times New Roman"/>
          <w:b/>
          <w:bCs/>
          <w:noProof/>
        </w:rPr>
        <w:t>48</w:t>
      </w:r>
      <w:r w:rsidRPr="00DC6D5C">
        <w:rPr>
          <w:rFonts w:ascii="Times New Roman" w:hAnsi="Times New Roman" w:cs="Times New Roman"/>
          <w:noProof/>
        </w:rPr>
        <w:t>, 277–284. (doi:10.1007/BF02986626)</w:t>
      </w:r>
    </w:p>
    <w:p w14:paraId="663DC8D4"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7.</w:t>
      </w:r>
      <w:r w:rsidRPr="00DC6D5C">
        <w:rPr>
          <w:rFonts w:ascii="Times New Roman" w:hAnsi="Times New Roman" w:cs="Times New Roman"/>
          <w:noProof/>
        </w:rPr>
        <w:tab/>
        <w:t xml:space="preserve">Takahashi Y. 2015 Mechanisms and tests for geographic clines in genetic polymorphisms. </w:t>
      </w:r>
      <w:r w:rsidRPr="00DC6D5C">
        <w:rPr>
          <w:rFonts w:ascii="Times New Roman" w:hAnsi="Times New Roman" w:cs="Times New Roman"/>
          <w:i/>
          <w:iCs/>
          <w:noProof/>
        </w:rPr>
        <w:t>Popul. Ecol.</w:t>
      </w:r>
      <w:r w:rsidRPr="00DC6D5C">
        <w:rPr>
          <w:rFonts w:ascii="Times New Roman" w:hAnsi="Times New Roman" w:cs="Times New Roman"/>
          <w:noProof/>
        </w:rPr>
        <w:t xml:space="preserve"> </w:t>
      </w:r>
      <w:r w:rsidRPr="00DC6D5C">
        <w:rPr>
          <w:rFonts w:ascii="Times New Roman" w:hAnsi="Times New Roman" w:cs="Times New Roman"/>
          <w:b/>
          <w:bCs/>
          <w:noProof/>
        </w:rPr>
        <w:t>57</w:t>
      </w:r>
      <w:r w:rsidRPr="00DC6D5C">
        <w:rPr>
          <w:rFonts w:ascii="Times New Roman" w:hAnsi="Times New Roman" w:cs="Times New Roman"/>
          <w:noProof/>
        </w:rPr>
        <w:t>, 355–362. (doi:10.1007/s10144-014-0474-x)</w:t>
      </w:r>
    </w:p>
    <w:p w14:paraId="6B4E4C3F" w14:textId="12776F4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8.</w:t>
      </w:r>
      <w:r w:rsidRPr="00DC6D5C">
        <w:rPr>
          <w:rFonts w:ascii="Times New Roman" w:hAnsi="Times New Roman" w:cs="Times New Roman"/>
          <w:noProof/>
        </w:rPr>
        <w:tab/>
        <w:t xml:space="preserve">Wright S. 1943 Isolation by Distance. </w:t>
      </w:r>
      <w:r w:rsidRPr="00DC6D5C">
        <w:rPr>
          <w:rFonts w:ascii="Times New Roman" w:hAnsi="Times New Roman" w:cs="Times New Roman"/>
          <w:i/>
          <w:iCs/>
          <w:noProof/>
        </w:rPr>
        <w:t>Genetics</w:t>
      </w:r>
      <w:r w:rsidRPr="00DC6D5C">
        <w:rPr>
          <w:rFonts w:ascii="Times New Roman" w:hAnsi="Times New Roman" w:cs="Times New Roman"/>
          <w:noProof/>
        </w:rPr>
        <w:t xml:space="preserve"> </w:t>
      </w:r>
      <w:r w:rsidRPr="00DC6D5C">
        <w:rPr>
          <w:rFonts w:ascii="Times New Roman" w:hAnsi="Times New Roman" w:cs="Times New Roman"/>
          <w:b/>
          <w:bCs/>
          <w:noProof/>
        </w:rPr>
        <w:t>28</w:t>
      </w:r>
      <w:r w:rsidRPr="00DC6D5C">
        <w:rPr>
          <w:rFonts w:ascii="Times New Roman" w:hAnsi="Times New Roman" w:cs="Times New Roman"/>
          <w:noProof/>
        </w:rPr>
        <w:t xml:space="preserve">, 114–138. </w:t>
      </w:r>
    </w:p>
    <w:p w14:paraId="35D007E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9.</w:t>
      </w:r>
      <w:r w:rsidRPr="00DC6D5C">
        <w:rPr>
          <w:rFonts w:ascii="Times New Roman" w:hAnsi="Times New Roman" w:cs="Times New Roman"/>
          <w:noProof/>
        </w:rPr>
        <w:tab/>
        <w:t xml:space="preserve">Vasemägi A. 2006 The adaptive hypothesis of clinal variation revisited:single-locus clines as a result of spatially restricted gene flow. </w:t>
      </w:r>
      <w:r w:rsidRPr="00DC6D5C">
        <w:rPr>
          <w:rFonts w:ascii="Times New Roman" w:hAnsi="Times New Roman" w:cs="Times New Roman"/>
          <w:i/>
          <w:iCs/>
          <w:noProof/>
        </w:rPr>
        <w:t>Genetics</w:t>
      </w:r>
      <w:r w:rsidRPr="00DC6D5C">
        <w:rPr>
          <w:rFonts w:ascii="Times New Roman" w:hAnsi="Times New Roman" w:cs="Times New Roman"/>
          <w:noProof/>
        </w:rPr>
        <w:t xml:space="preserve"> </w:t>
      </w:r>
      <w:r w:rsidRPr="00DC6D5C">
        <w:rPr>
          <w:rFonts w:ascii="Times New Roman" w:hAnsi="Times New Roman" w:cs="Times New Roman"/>
          <w:b/>
          <w:bCs/>
          <w:noProof/>
        </w:rPr>
        <w:t>173</w:t>
      </w:r>
      <w:r w:rsidRPr="00DC6D5C">
        <w:rPr>
          <w:rFonts w:ascii="Times New Roman" w:hAnsi="Times New Roman" w:cs="Times New Roman"/>
          <w:noProof/>
        </w:rPr>
        <w:t>, 2411–2414. (doi:10.1534/genetics.106.059881)</w:t>
      </w:r>
    </w:p>
    <w:p w14:paraId="08CCA61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10.</w:t>
      </w:r>
      <w:r w:rsidRPr="00DC6D5C">
        <w:rPr>
          <w:rFonts w:ascii="Times New Roman" w:hAnsi="Times New Roman" w:cs="Times New Roman"/>
          <w:noProof/>
        </w:rPr>
        <w:tab/>
        <w:t xml:space="preserve">Colautti RI, Lau JA. 2015 Contemporary evolution during invasion: Evidence for </w:t>
      </w:r>
      <w:r w:rsidRPr="00DC6D5C">
        <w:rPr>
          <w:rFonts w:ascii="Times New Roman" w:hAnsi="Times New Roman" w:cs="Times New Roman"/>
          <w:noProof/>
        </w:rPr>
        <w:lastRenderedPageBreak/>
        <w:t xml:space="preserve">differentiation, natural selection, and local adaptation.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24</w:t>
      </w:r>
      <w:r w:rsidRPr="00DC6D5C">
        <w:rPr>
          <w:rFonts w:ascii="Times New Roman" w:hAnsi="Times New Roman" w:cs="Times New Roman"/>
          <w:noProof/>
        </w:rPr>
        <w:t>, 1999–2017. (doi:10.1111/mec.13162)</w:t>
      </w:r>
    </w:p>
    <w:p w14:paraId="2E0D0438"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11.</w:t>
      </w:r>
      <w:r w:rsidRPr="00DC6D5C">
        <w:rPr>
          <w:rFonts w:ascii="Times New Roman" w:hAnsi="Times New Roman" w:cs="Times New Roman"/>
          <w:noProof/>
        </w:rPr>
        <w:tab/>
        <w:t xml:space="preserve">Keller SR, Sowell DR, Neiman M, Wolfe LM, Taylor DR. 2009 Adaptation and colonization history affect the evolution of clines in two introduced species. </w:t>
      </w:r>
      <w:r w:rsidRPr="00DC6D5C">
        <w:rPr>
          <w:rFonts w:ascii="Times New Roman" w:hAnsi="Times New Roman" w:cs="Times New Roman"/>
          <w:i/>
          <w:iCs/>
          <w:noProof/>
        </w:rPr>
        <w:t>New Phytol.</w:t>
      </w:r>
      <w:r w:rsidRPr="00DC6D5C">
        <w:rPr>
          <w:rFonts w:ascii="Times New Roman" w:hAnsi="Times New Roman" w:cs="Times New Roman"/>
          <w:noProof/>
        </w:rPr>
        <w:t xml:space="preserve"> </w:t>
      </w:r>
      <w:r w:rsidRPr="00DC6D5C">
        <w:rPr>
          <w:rFonts w:ascii="Times New Roman" w:hAnsi="Times New Roman" w:cs="Times New Roman"/>
          <w:b/>
          <w:bCs/>
          <w:noProof/>
        </w:rPr>
        <w:t>183</w:t>
      </w:r>
      <w:r w:rsidRPr="00DC6D5C">
        <w:rPr>
          <w:rFonts w:ascii="Times New Roman" w:hAnsi="Times New Roman" w:cs="Times New Roman"/>
          <w:noProof/>
        </w:rPr>
        <w:t>, 678–690. (doi:10.1111/j.1469-8137.2009.02892.x)</w:t>
      </w:r>
    </w:p>
    <w:p w14:paraId="4467AAD7"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12.</w:t>
      </w:r>
      <w:r w:rsidRPr="00DC6D5C">
        <w:rPr>
          <w:rFonts w:ascii="Times New Roman" w:hAnsi="Times New Roman" w:cs="Times New Roman"/>
          <w:noProof/>
        </w:rPr>
        <w:tab/>
        <w:t xml:space="preserve">Samis KE, Murren CJ, Bossdorf O, Donohue K, Fenster CB, Malmberg RL, Purugganan MD, Stinchcombe JR. 2012 Longitudinal trends in climate drive flowering time clines in north american </w:t>
      </w:r>
      <w:r w:rsidRPr="00DC6D5C">
        <w:rPr>
          <w:rFonts w:ascii="Times New Roman" w:hAnsi="Times New Roman" w:cs="Times New Roman"/>
          <w:i/>
          <w:iCs/>
          <w:noProof/>
        </w:rPr>
        <w:t>Arabidopsis thaliana</w:t>
      </w:r>
      <w:r w:rsidRPr="00DC6D5C">
        <w:rPr>
          <w:rFonts w:ascii="Times New Roman" w:hAnsi="Times New Roman" w:cs="Times New Roman"/>
          <w:noProof/>
        </w:rPr>
        <w:t xml:space="preserve">. </w:t>
      </w:r>
      <w:r w:rsidRPr="00DC6D5C">
        <w:rPr>
          <w:rFonts w:ascii="Times New Roman" w:hAnsi="Times New Roman" w:cs="Times New Roman"/>
          <w:i/>
          <w:iCs/>
          <w:noProof/>
        </w:rPr>
        <w:t>Ecol. Evol.</w:t>
      </w:r>
      <w:r w:rsidRPr="00DC6D5C">
        <w:rPr>
          <w:rFonts w:ascii="Times New Roman" w:hAnsi="Times New Roman" w:cs="Times New Roman"/>
          <w:noProof/>
        </w:rPr>
        <w:t xml:space="preserve"> </w:t>
      </w:r>
      <w:r w:rsidRPr="00DC6D5C">
        <w:rPr>
          <w:rFonts w:ascii="Times New Roman" w:hAnsi="Times New Roman" w:cs="Times New Roman"/>
          <w:b/>
          <w:bCs/>
          <w:noProof/>
        </w:rPr>
        <w:t>2</w:t>
      </w:r>
      <w:r w:rsidRPr="00DC6D5C">
        <w:rPr>
          <w:rFonts w:ascii="Times New Roman" w:hAnsi="Times New Roman" w:cs="Times New Roman"/>
          <w:noProof/>
        </w:rPr>
        <w:t>, 1162–1180. (doi:10.1002/ece3.262)</w:t>
      </w:r>
    </w:p>
    <w:p w14:paraId="5811D36B" w14:textId="490D5929"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13.</w:t>
      </w:r>
      <w:r w:rsidRPr="00DC6D5C">
        <w:rPr>
          <w:rFonts w:ascii="Times New Roman" w:hAnsi="Times New Roman" w:cs="Times New Roman"/>
          <w:noProof/>
        </w:rPr>
        <w:tab/>
        <w:t xml:space="preserve">Husband BC, Barrett SCH. 1992 Genetic drift and the maintenance of the style length polymorphism in tristylous populations of </w:t>
      </w:r>
      <w:r w:rsidRPr="00DC6D5C">
        <w:rPr>
          <w:rFonts w:ascii="Times New Roman" w:hAnsi="Times New Roman" w:cs="Times New Roman"/>
          <w:i/>
          <w:iCs/>
          <w:noProof/>
        </w:rPr>
        <w:t>Eichhornia paniculata</w:t>
      </w:r>
      <w:r w:rsidRPr="00DC6D5C">
        <w:rPr>
          <w:rFonts w:ascii="Times New Roman" w:hAnsi="Times New Roman" w:cs="Times New Roman"/>
          <w:noProof/>
        </w:rPr>
        <w:t xml:space="preserve"> (Pontederiaceae). </w:t>
      </w:r>
      <w:r w:rsidRPr="00DC6D5C">
        <w:rPr>
          <w:rFonts w:ascii="Times New Roman" w:hAnsi="Times New Roman" w:cs="Times New Roman"/>
          <w:i/>
          <w:iCs/>
          <w:noProof/>
        </w:rPr>
        <w:t>Heredity.</w:t>
      </w:r>
      <w:r w:rsidRPr="00DC6D5C">
        <w:rPr>
          <w:rFonts w:ascii="Times New Roman" w:hAnsi="Times New Roman" w:cs="Times New Roman"/>
          <w:noProof/>
        </w:rPr>
        <w:t xml:space="preserve"> </w:t>
      </w:r>
      <w:r w:rsidRPr="00DC6D5C">
        <w:rPr>
          <w:rFonts w:ascii="Times New Roman" w:hAnsi="Times New Roman" w:cs="Times New Roman"/>
          <w:b/>
          <w:bCs/>
          <w:noProof/>
        </w:rPr>
        <w:t>69</w:t>
      </w:r>
      <w:r w:rsidRPr="00DC6D5C">
        <w:rPr>
          <w:rFonts w:ascii="Times New Roman" w:hAnsi="Times New Roman" w:cs="Times New Roman"/>
          <w:noProof/>
        </w:rPr>
        <w:t>, 440–449. (doi:10.1038/hdy.1992.148)</w:t>
      </w:r>
    </w:p>
    <w:p w14:paraId="3EE89D7E" w14:textId="5EF9E819"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14.</w:t>
      </w:r>
      <w:r w:rsidRPr="00DC6D5C">
        <w:rPr>
          <w:rFonts w:ascii="Times New Roman" w:hAnsi="Times New Roman" w:cs="Times New Roman"/>
          <w:noProof/>
        </w:rPr>
        <w:tab/>
        <w:t xml:space="preserve">Husband BC, Barrett SCH. 1992 Effective population size and genetic drift in tristylous </w:t>
      </w:r>
      <w:r w:rsidRPr="00DC6D5C">
        <w:rPr>
          <w:rFonts w:ascii="Times New Roman" w:hAnsi="Times New Roman" w:cs="Times New Roman"/>
          <w:i/>
          <w:iCs/>
          <w:noProof/>
        </w:rPr>
        <w:t>Eichhornia paniculata</w:t>
      </w:r>
      <w:r w:rsidRPr="00DC6D5C">
        <w:rPr>
          <w:rFonts w:ascii="Times New Roman" w:hAnsi="Times New Roman" w:cs="Times New Roman"/>
          <w:noProof/>
        </w:rPr>
        <w:t xml:space="preserve">.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46</w:t>
      </w:r>
      <w:r w:rsidRPr="00DC6D5C">
        <w:rPr>
          <w:rFonts w:ascii="Times New Roman" w:hAnsi="Times New Roman" w:cs="Times New Roman"/>
          <w:noProof/>
        </w:rPr>
        <w:t xml:space="preserve">, 1875–1890. </w:t>
      </w:r>
    </w:p>
    <w:p w14:paraId="7CEEBAA5" w14:textId="1B14718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15.</w:t>
      </w:r>
      <w:r w:rsidRPr="00DC6D5C">
        <w:rPr>
          <w:rFonts w:ascii="Times New Roman" w:hAnsi="Times New Roman" w:cs="Times New Roman"/>
          <w:noProof/>
        </w:rPr>
        <w:tab/>
        <w:t xml:space="preserve">Barrett SCH, Morgan MT, Husband BC. 1989 The dissolution of a complex genetic polymorphism: the evolution of self-fertilization in tristylous </w:t>
      </w:r>
      <w:r w:rsidRPr="00806596">
        <w:rPr>
          <w:rFonts w:ascii="Times New Roman" w:hAnsi="Times New Roman" w:cs="Times New Roman"/>
          <w:i/>
          <w:noProof/>
        </w:rPr>
        <w:t>Eichhornia paniculata</w:t>
      </w:r>
      <w:r w:rsidRPr="00DC6D5C">
        <w:rPr>
          <w:rFonts w:ascii="Times New Roman" w:hAnsi="Times New Roman" w:cs="Times New Roman"/>
          <w:noProof/>
        </w:rPr>
        <w:t xml:space="preserve"> (Pontederiaceae). </w:t>
      </w:r>
      <w:r w:rsidR="00806596">
        <w:rPr>
          <w:rFonts w:ascii="Times New Roman" w:hAnsi="Times New Roman" w:cs="Times New Roman"/>
          <w:i/>
          <w:iCs/>
          <w:noProof/>
        </w:rPr>
        <w:t>Evolution</w:t>
      </w:r>
      <w:r w:rsidRPr="00DC6D5C">
        <w:rPr>
          <w:rFonts w:ascii="Times New Roman" w:hAnsi="Times New Roman" w:cs="Times New Roman"/>
          <w:i/>
          <w:iCs/>
          <w:noProof/>
        </w:rPr>
        <w:t>.</w:t>
      </w:r>
      <w:r w:rsidRPr="00DC6D5C">
        <w:rPr>
          <w:rFonts w:ascii="Times New Roman" w:hAnsi="Times New Roman" w:cs="Times New Roman"/>
          <w:noProof/>
        </w:rPr>
        <w:t xml:space="preserve"> </w:t>
      </w:r>
      <w:r w:rsidRPr="00DC6D5C">
        <w:rPr>
          <w:rFonts w:ascii="Times New Roman" w:hAnsi="Times New Roman" w:cs="Times New Roman"/>
          <w:b/>
          <w:bCs/>
          <w:noProof/>
        </w:rPr>
        <w:t>43</w:t>
      </w:r>
      <w:r w:rsidRPr="00DC6D5C">
        <w:rPr>
          <w:rFonts w:ascii="Times New Roman" w:hAnsi="Times New Roman" w:cs="Times New Roman"/>
          <w:noProof/>
        </w:rPr>
        <w:t>, 1398–1416. (doi:10.2307/2409456)</w:t>
      </w:r>
    </w:p>
    <w:p w14:paraId="6D7B3DE8"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16.</w:t>
      </w:r>
      <w:r w:rsidRPr="00DC6D5C">
        <w:rPr>
          <w:rFonts w:ascii="Times New Roman" w:hAnsi="Times New Roman" w:cs="Times New Roman"/>
          <w:noProof/>
        </w:rPr>
        <w:tab/>
        <w:t xml:space="preserve">Barrett SCH, Ness RW, Vallejo-Marín M. 2009 Evolutionary pathways to self- fertilization in a tristylous plant species. </w:t>
      </w:r>
      <w:r w:rsidRPr="00DC6D5C">
        <w:rPr>
          <w:rFonts w:ascii="Times New Roman" w:hAnsi="Times New Roman" w:cs="Times New Roman"/>
          <w:i/>
          <w:iCs/>
          <w:noProof/>
        </w:rPr>
        <w:t>New Phytol.</w:t>
      </w:r>
      <w:r w:rsidRPr="00DC6D5C">
        <w:rPr>
          <w:rFonts w:ascii="Times New Roman" w:hAnsi="Times New Roman" w:cs="Times New Roman"/>
          <w:noProof/>
        </w:rPr>
        <w:t xml:space="preserve"> </w:t>
      </w:r>
      <w:r w:rsidRPr="00DC6D5C">
        <w:rPr>
          <w:rFonts w:ascii="Times New Roman" w:hAnsi="Times New Roman" w:cs="Times New Roman"/>
          <w:b/>
          <w:bCs/>
          <w:noProof/>
        </w:rPr>
        <w:t>183</w:t>
      </w:r>
      <w:r w:rsidRPr="00DC6D5C">
        <w:rPr>
          <w:rFonts w:ascii="Times New Roman" w:hAnsi="Times New Roman" w:cs="Times New Roman"/>
          <w:noProof/>
        </w:rPr>
        <w:t>, 546–556. (doi:10.1111/j.1469-8137.2009.02937.x)</w:t>
      </w:r>
    </w:p>
    <w:p w14:paraId="2C02D1C3"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17.</w:t>
      </w:r>
      <w:r w:rsidRPr="00DC6D5C">
        <w:rPr>
          <w:rFonts w:ascii="Times New Roman" w:hAnsi="Times New Roman" w:cs="Times New Roman"/>
          <w:noProof/>
        </w:rPr>
        <w:tab/>
        <w:t xml:space="preserve">Barrett SCH. 1993 The evolutionary biology of tristyly. In </w:t>
      </w:r>
      <w:r w:rsidRPr="00DC6D5C">
        <w:rPr>
          <w:rFonts w:ascii="Times New Roman" w:hAnsi="Times New Roman" w:cs="Times New Roman"/>
          <w:i/>
          <w:iCs/>
          <w:noProof/>
        </w:rPr>
        <w:t>Oxford Surveys in Evolutionary Biology</w:t>
      </w:r>
      <w:r w:rsidRPr="00DC6D5C">
        <w:rPr>
          <w:rFonts w:ascii="Times New Roman" w:hAnsi="Times New Roman" w:cs="Times New Roman"/>
          <w:noProof/>
        </w:rPr>
        <w:t>, pp. 283–326.</w:t>
      </w:r>
    </w:p>
    <w:p w14:paraId="0335EFA6"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18.</w:t>
      </w:r>
      <w:r w:rsidRPr="00DC6D5C">
        <w:rPr>
          <w:rFonts w:ascii="Times New Roman" w:hAnsi="Times New Roman" w:cs="Times New Roman"/>
          <w:noProof/>
        </w:rPr>
        <w:tab/>
        <w:t xml:space="preserve">Seto KC, Sánchez-Rodríguez R, Fragkias M. 2010 The new geography of contemporary urbanization and the environment. </w:t>
      </w:r>
      <w:r w:rsidRPr="00DC6D5C">
        <w:rPr>
          <w:rFonts w:ascii="Times New Roman" w:hAnsi="Times New Roman" w:cs="Times New Roman"/>
          <w:i/>
          <w:iCs/>
          <w:noProof/>
        </w:rPr>
        <w:t>Annu. Rev. Environ. Resour.</w:t>
      </w:r>
      <w:r w:rsidRPr="00DC6D5C">
        <w:rPr>
          <w:rFonts w:ascii="Times New Roman" w:hAnsi="Times New Roman" w:cs="Times New Roman"/>
          <w:noProof/>
        </w:rPr>
        <w:t xml:space="preserve"> </w:t>
      </w:r>
      <w:r w:rsidRPr="00DC6D5C">
        <w:rPr>
          <w:rFonts w:ascii="Times New Roman" w:hAnsi="Times New Roman" w:cs="Times New Roman"/>
          <w:b/>
          <w:bCs/>
          <w:noProof/>
        </w:rPr>
        <w:t>35</w:t>
      </w:r>
      <w:r w:rsidRPr="00DC6D5C">
        <w:rPr>
          <w:rFonts w:ascii="Times New Roman" w:hAnsi="Times New Roman" w:cs="Times New Roman"/>
          <w:noProof/>
        </w:rPr>
        <w:t>, 167–194. (doi:10.1146/annurev-environ-100809-125336)</w:t>
      </w:r>
    </w:p>
    <w:p w14:paraId="4737638F"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19.</w:t>
      </w:r>
      <w:r w:rsidRPr="00DC6D5C">
        <w:rPr>
          <w:rFonts w:ascii="Times New Roman" w:hAnsi="Times New Roman" w:cs="Times New Roman"/>
          <w:noProof/>
        </w:rPr>
        <w:tab/>
        <w:t xml:space="preserve">McKinney ML. 2006 Urbanization as a major cause of biotic homogenization. </w:t>
      </w:r>
      <w:r w:rsidRPr="00DC6D5C">
        <w:rPr>
          <w:rFonts w:ascii="Times New Roman" w:hAnsi="Times New Roman" w:cs="Times New Roman"/>
          <w:i/>
          <w:iCs/>
          <w:noProof/>
        </w:rPr>
        <w:t>Biol. Conserv.</w:t>
      </w:r>
      <w:r w:rsidRPr="00DC6D5C">
        <w:rPr>
          <w:rFonts w:ascii="Times New Roman" w:hAnsi="Times New Roman" w:cs="Times New Roman"/>
          <w:noProof/>
        </w:rPr>
        <w:t xml:space="preserve"> </w:t>
      </w:r>
      <w:r w:rsidRPr="00DC6D5C">
        <w:rPr>
          <w:rFonts w:ascii="Times New Roman" w:hAnsi="Times New Roman" w:cs="Times New Roman"/>
          <w:b/>
          <w:bCs/>
          <w:noProof/>
        </w:rPr>
        <w:t>127</w:t>
      </w:r>
      <w:r w:rsidRPr="00DC6D5C">
        <w:rPr>
          <w:rFonts w:ascii="Times New Roman" w:hAnsi="Times New Roman" w:cs="Times New Roman"/>
          <w:noProof/>
        </w:rPr>
        <w:t>, 247–260. (doi:10.1016/j.biocon.2005.09.005)</w:t>
      </w:r>
    </w:p>
    <w:p w14:paraId="32F33DE4"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20.</w:t>
      </w:r>
      <w:r w:rsidRPr="00DC6D5C">
        <w:rPr>
          <w:rFonts w:ascii="Times New Roman" w:hAnsi="Times New Roman" w:cs="Times New Roman"/>
          <w:noProof/>
        </w:rPr>
        <w:tab/>
        <w:t xml:space="preserve">Munshi-South J, Zolnik CP, Harris SE. 2016 Population genomics of the Anthropocene: urbanization is negatively associated with genome-wide variation in white-footed mouse populations. </w:t>
      </w:r>
      <w:r w:rsidRPr="00DC6D5C">
        <w:rPr>
          <w:rFonts w:ascii="Times New Roman" w:hAnsi="Times New Roman" w:cs="Times New Roman"/>
          <w:i/>
          <w:iCs/>
          <w:noProof/>
        </w:rPr>
        <w:t>Evol. Appl.</w:t>
      </w:r>
      <w:r w:rsidRPr="00DC6D5C">
        <w:rPr>
          <w:rFonts w:ascii="Times New Roman" w:hAnsi="Times New Roman" w:cs="Times New Roman"/>
          <w:noProof/>
        </w:rPr>
        <w:t xml:space="preserve"> </w:t>
      </w:r>
      <w:r w:rsidRPr="00DC6D5C">
        <w:rPr>
          <w:rFonts w:ascii="Times New Roman" w:hAnsi="Times New Roman" w:cs="Times New Roman"/>
          <w:b/>
          <w:bCs/>
          <w:noProof/>
        </w:rPr>
        <w:t>9</w:t>
      </w:r>
      <w:r w:rsidRPr="00DC6D5C">
        <w:rPr>
          <w:rFonts w:ascii="Times New Roman" w:hAnsi="Times New Roman" w:cs="Times New Roman"/>
          <w:noProof/>
        </w:rPr>
        <w:t>, 546–564. (doi:10.1111/eva.12357)</w:t>
      </w:r>
    </w:p>
    <w:p w14:paraId="389A359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21.</w:t>
      </w:r>
      <w:r w:rsidRPr="00DC6D5C">
        <w:rPr>
          <w:rFonts w:ascii="Times New Roman" w:hAnsi="Times New Roman" w:cs="Times New Roman"/>
          <w:noProof/>
        </w:rPr>
        <w:tab/>
        <w:t>Munshi-South J. 2012 Urban landscape genetics: Canopy cover predicts gene flow between white-footed mouse (</w:t>
      </w:r>
      <w:r w:rsidRPr="00DC6D5C">
        <w:rPr>
          <w:rFonts w:ascii="Times New Roman" w:hAnsi="Times New Roman" w:cs="Times New Roman"/>
          <w:i/>
          <w:iCs/>
          <w:noProof/>
        </w:rPr>
        <w:t>Peromyscus leucopus</w:t>
      </w:r>
      <w:r w:rsidRPr="00DC6D5C">
        <w:rPr>
          <w:rFonts w:ascii="Times New Roman" w:hAnsi="Times New Roman" w:cs="Times New Roman"/>
          <w:noProof/>
        </w:rPr>
        <w:t xml:space="preserve">) populations in New York City. </w:t>
      </w:r>
      <w:r w:rsidRPr="00DC6D5C">
        <w:rPr>
          <w:rFonts w:ascii="Times New Roman" w:hAnsi="Times New Roman" w:cs="Times New Roman"/>
          <w:i/>
          <w:iCs/>
          <w:noProof/>
        </w:rPr>
        <w:t xml:space="preserve">Mol. </w:t>
      </w:r>
      <w:r w:rsidRPr="00DC6D5C">
        <w:rPr>
          <w:rFonts w:ascii="Times New Roman" w:hAnsi="Times New Roman" w:cs="Times New Roman"/>
          <w:i/>
          <w:iCs/>
          <w:noProof/>
        </w:rPr>
        <w:lastRenderedPageBreak/>
        <w:t>Ecol.</w:t>
      </w:r>
      <w:r w:rsidRPr="00DC6D5C">
        <w:rPr>
          <w:rFonts w:ascii="Times New Roman" w:hAnsi="Times New Roman" w:cs="Times New Roman"/>
          <w:noProof/>
        </w:rPr>
        <w:t xml:space="preserve"> </w:t>
      </w:r>
      <w:r w:rsidRPr="00DC6D5C">
        <w:rPr>
          <w:rFonts w:ascii="Times New Roman" w:hAnsi="Times New Roman" w:cs="Times New Roman"/>
          <w:b/>
          <w:bCs/>
          <w:noProof/>
        </w:rPr>
        <w:t>21</w:t>
      </w:r>
      <w:r w:rsidRPr="00DC6D5C">
        <w:rPr>
          <w:rFonts w:ascii="Times New Roman" w:hAnsi="Times New Roman" w:cs="Times New Roman"/>
          <w:noProof/>
        </w:rPr>
        <w:t>, 1360–1378. (doi:10.1111/j.1365-294X.2012.05476.x)</w:t>
      </w:r>
    </w:p>
    <w:p w14:paraId="0F077D16" w14:textId="5881F0FE"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22.</w:t>
      </w:r>
      <w:r w:rsidRPr="00DC6D5C">
        <w:rPr>
          <w:rFonts w:ascii="Times New Roman" w:hAnsi="Times New Roman" w:cs="Times New Roman"/>
          <w:noProof/>
        </w:rPr>
        <w:tab/>
        <w:t>Munshi-South J, Kharchenko K. 2010 Rapid, pervasive genetic differentiation of urban white-footed mouse (</w:t>
      </w:r>
      <w:r w:rsidRPr="00DC6D5C">
        <w:rPr>
          <w:rFonts w:ascii="Times New Roman" w:hAnsi="Times New Roman" w:cs="Times New Roman"/>
          <w:i/>
          <w:iCs/>
          <w:noProof/>
        </w:rPr>
        <w:t>Peromyscus leucopus</w:t>
      </w:r>
      <w:r w:rsidRPr="00DC6D5C">
        <w:rPr>
          <w:rFonts w:ascii="Times New Roman" w:hAnsi="Times New Roman" w:cs="Times New Roman"/>
          <w:noProof/>
        </w:rPr>
        <w:t xml:space="preserve">) populations in New York City.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00806596">
        <w:rPr>
          <w:rFonts w:ascii="Times New Roman" w:hAnsi="Times New Roman" w:cs="Times New Roman"/>
          <w:b/>
          <w:bCs/>
          <w:noProof/>
        </w:rPr>
        <w:t>19</w:t>
      </w:r>
      <w:r w:rsidRPr="00DC6D5C">
        <w:rPr>
          <w:rFonts w:ascii="Times New Roman" w:hAnsi="Times New Roman" w:cs="Times New Roman"/>
          <w:noProof/>
        </w:rPr>
        <w:t>, 4242–4254. (doi:10.1111/j.1365-294X.2010.04816.x)</w:t>
      </w:r>
    </w:p>
    <w:p w14:paraId="2D567F8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23.</w:t>
      </w:r>
      <w:r w:rsidRPr="00DC6D5C">
        <w:rPr>
          <w:rFonts w:ascii="Times New Roman" w:hAnsi="Times New Roman" w:cs="Times New Roman"/>
          <w:noProof/>
        </w:rPr>
        <w:tab/>
        <w:t xml:space="preserve">Lourenço A, Álvarez D, Wang IJ, Velo-Antón G. 2017 Trapped within the city: integrating demography, time since isolation and population-specific traits to assess the genetic effects of urbanization.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26</w:t>
      </w:r>
      <w:r w:rsidRPr="00DC6D5C">
        <w:rPr>
          <w:rFonts w:ascii="Times New Roman" w:hAnsi="Times New Roman" w:cs="Times New Roman"/>
          <w:noProof/>
        </w:rPr>
        <w:t>, 1498–1514. (doi:10.1111/mec.14019)</w:t>
      </w:r>
    </w:p>
    <w:p w14:paraId="6A67ED6E" w14:textId="47BC2AF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24.</w:t>
      </w:r>
      <w:r w:rsidRPr="00DC6D5C">
        <w:rPr>
          <w:rFonts w:ascii="Times New Roman" w:hAnsi="Times New Roman" w:cs="Times New Roman"/>
          <w:noProof/>
        </w:rPr>
        <w:tab/>
        <w:t xml:space="preserve">Johnson MTJ, Munshi-South J. 2017 Evolution of life in urban environments. </w:t>
      </w:r>
      <w:r w:rsidR="00806596">
        <w:rPr>
          <w:rFonts w:ascii="Times New Roman" w:hAnsi="Times New Roman" w:cs="Times New Roman"/>
          <w:i/>
          <w:iCs/>
          <w:noProof/>
        </w:rPr>
        <w:t>Science</w:t>
      </w:r>
      <w:r w:rsidRPr="00DC6D5C">
        <w:rPr>
          <w:rFonts w:ascii="Times New Roman" w:hAnsi="Times New Roman" w:cs="Times New Roman"/>
          <w:i/>
          <w:iCs/>
          <w:noProof/>
        </w:rPr>
        <w:t>.</w:t>
      </w:r>
      <w:r w:rsidRPr="00DC6D5C">
        <w:rPr>
          <w:rFonts w:ascii="Times New Roman" w:hAnsi="Times New Roman" w:cs="Times New Roman"/>
          <w:noProof/>
        </w:rPr>
        <w:t xml:space="preserve"> </w:t>
      </w:r>
      <w:r w:rsidRPr="00DC6D5C">
        <w:rPr>
          <w:rFonts w:ascii="Times New Roman" w:hAnsi="Times New Roman" w:cs="Times New Roman"/>
          <w:b/>
          <w:bCs/>
          <w:noProof/>
        </w:rPr>
        <w:t>8327</w:t>
      </w:r>
      <w:r w:rsidRPr="00DC6D5C">
        <w:rPr>
          <w:rFonts w:ascii="Times New Roman" w:hAnsi="Times New Roman" w:cs="Times New Roman"/>
          <w:noProof/>
        </w:rPr>
        <w:t>. (doi:10.1126/science.aam8327)</w:t>
      </w:r>
    </w:p>
    <w:p w14:paraId="300C916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25.</w:t>
      </w:r>
      <w:r w:rsidRPr="00DC6D5C">
        <w:rPr>
          <w:rFonts w:ascii="Times New Roman" w:hAnsi="Times New Roman" w:cs="Times New Roman"/>
          <w:noProof/>
        </w:rPr>
        <w:tab/>
        <w:t xml:space="preserve">Johnson MTJ, Thompson KA, Saini HS. 2015 Plant evolution in the urban jungle. </w:t>
      </w:r>
      <w:r w:rsidRPr="00DC6D5C">
        <w:rPr>
          <w:rFonts w:ascii="Times New Roman" w:hAnsi="Times New Roman" w:cs="Times New Roman"/>
          <w:i/>
          <w:iCs/>
          <w:noProof/>
        </w:rPr>
        <w:t>Am. J. Bot.</w:t>
      </w:r>
      <w:r w:rsidRPr="00DC6D5C">
        <w:rPr>
          <w:rFonts w:ascii="Times New Roman" w:hAnsi="Times New Roman" w:cs="Times New Roman"/>
          <w:noProof/>
        </w:rPr>
        <w:t xml:space="preserve"> </w:t>
      </w:r>
      <w:r w:rsidRPr="00DC6D5C">
        <w:rPr>
          <w:rFonts w:ascii="Times New Roman" w:hAnsi="Times New Roman" w:cs="Times New Roman"/>
          <w:b/>
          <w:bCs/>
          <w:noProof/>
        </w:rPr>
        <w:t>102</w:t>
      </w:r>
      <w:r w:rsidRPr="00DC6D5C">
        <w:rPr>
          <w:rFonts w:ascii="Times New Roman" w:hAnsi="Times New Roman" w:cs="Times New Roman"/>
          <w:noProof/>
        </w:rPr>
        <w:t>, 1951–1953. (doi:10.3732/ajb.1500386)</w:t>
      </w:r>
    </w:p>
    <w:p w14:paraId="6D338465" w14:textId="57EC61C6"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26.</w:t>
      </w:r>
      <w:r w:rsidRPr="00DC6D5C">
        <w:rPr>
          <w:rFonts w:ascii="Times New Roman" w:hAnsi="Times New Roman" w:cs="Times New Roman"/>
          <w:noProof/>
        </w:rPr>
        <w:tab/>
        <w:t xml:space="preserve">Reid NM </w:t>
      </w:r>
      <w:r w:rsidRPr="00DC6D5C">
        <w:rPr>
          <w:rFonts w:ascii="Times New Roman" w:hAnsi="Times New Roman" w:cs="Times New Roman"/>
          <w:i/>
          <w:iCs/>
          <w:noProof/>
        </w:rPr>
        <w:t>et al.</w:t>
      </w:r>
      <w:r w:rsidRPr="00DC6D5C">
        <w:rPr>
          <w:rFonts w:ascii="Times New Roman" w:hAnsi="Times New Roman" w:cs="Times New Roman"/>
          <w:noProof/>
        </w:rPr>
        <w:t xml:space="preserve"> 2016 The genomic landscape of rapid repeated evolutionary adaptation to toxic pollution in wild fish. </w:t>
      </w:r>
      <w:r w:rsidRPr="00DC6D5C">
        <w:rPr>
          <w:rFonts w:ascii="Times New Roman" w:hAnsi="Times New Roman" w:cs="Times New Roman"/>
          <w:i/>
          <w:iCs/>
          <w:noProof/>
        </w:rPr>
        <w:t>Science.</w:t>
      </w:r>
      <w:r w:rsidRPr="00DC6D5C">
        <w:rPr>
          <w:rFonts w:ascii="Times New Roman" w:hAnsi="Times New Roman" w:cs="Times New Roman"/>
          <w:noProof/>
        </w:rPr>
        <w:t xml:space="preserve"> </w:t>
      </w:r>
      <w:r w:rsidRPr="00DC6D5C">
        <w:rPr>
          <w:rFonts w:ascii="Times New Roman" w:hAnsi="Times New Roman" w:cs="Times New Roman"/>
          <w:b/>
          <w:bCs/>
          <w:noProof/>
        </w:rPr>
        <w:t>354</w:t>
      </w:r>
      <w:r w:rsidRPr="00DC6D5C">
        <w:rPr>
          <w:rFonts w:ascii="Times New Roman" w:hAnsi="Times New Roman" w:cs="Times New Roman"/>
          <w:noProof/>
        </w:rPr>
        <w:t>, 1305 LP-1308. (doi:10.1126/science.aah4993)</w:t>
      </w:r>
    </w:p>
    <w:p w14:paraId="6C6AFE51"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27.</w:t>
      </w:r>
      <w:r w:rsidRPr="00DC6D5C">
        <w:rPr>
          <w:rFonts w:ascii="Times New Roman" w:hAnsi="Times New Roman" w:cs="Times New Roman"/>
          <w:noProof/>
        </w:rPr>
        <w:tab/>
        <w:t xml:space="preserve">Diamond SE, Chick L, Perez ABE, Strickler SA, Martin RA. 2017 Rapid evolution of ant thermal tolerance across an urban-rural temperature cline. </w:t>
      </w:r>
      <w:r w:rsidRPr="00DC6D5C">
        <w:rPr>
          <w:rFonts w:ascii="Times New Roman" w:hAnsi="Times New Roman" w:cs="Times New Roman"/>
          <w:i/>
          <w:iCs/>
          <w:noProof/>
        </w:rPr>
        <w:t>Biol. J. Linn. Soc.</w:t>
      </w:r>
      <w:r w:rsidRPr="00DC6D5C">
        <w:rPr>
          <w:rFonts w:ascii="Times New Roman" w:hAnsi="Times New Roman" w:cs="Times New Roman"/>
          <w:noProof/>
        </w:rPr>
        <w:t xml:space="preserve"> </w:t>
      </w:r>
      <w:r w:rsidRPr="00DC6D5C">
        <w:rPr>
          <w:rFonts w:ascii="Times New Roman" w:hAnsi="Times New Roman" w:cs="Times New Roman"/>
          <w:b/>
          <w:bCs/>
          <w:noProof/>
        </w:rPr>
        <w:t>121</w:t>
      </w:r>
      <w:r w:rsidRPr="00DC6D5C">
        <w:rPr>
          <w:rFonts w:ascii="Times New Roman" w:hAnsi="Times New Roman" w:cs="Times New Roman"/>
          <w:noProof/>
        </w:rPr>
        <w:t>, 248–257. (doi:10.1093/biolinnean/blw047)</w:t>
      </w:r>
    </w:p>
    <w:p w14:paraId="5FAB4B5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28.</w:t>
      </w:r>
      <w:r w:rsidRPr="00DC6D5C">
        <w:rPr>
          <w:rFonts w:ascii="Times New Roman" w:hAnsi="Times New Roman" w:cs="Times New Roman"/>
          <w:noProof/>
        </w:rPr>
        <w:tab/>
        <w:t xml:space="preserve">Diamond SE, Chick L, Perez A, Strickler SA, Martin RA. 2018 Parallel evolution of thermal limits and sub-lethal performance in acorn ants—a test across multiple cities. </w:t>
      </w:r>
      <w:r w:rsidRPr="00DC6D5C">
        <w:rPr>
          <w:rFonts w:ascii="Times New Roman" w:hAnsi="Times New Roman" w:cs="Times New Roman"/>
          <w:i/>
          <w:iCs/>
          <w:noProof/>
        </w:rPr>
        <w:t>Proc. R. Soc. B Biol. Sci.</w:t>
      </w:r>
      <w:r w:rsidRPr="00DC6D5C">
        <w:rPr>
          <w:rFonts w:ascii="Times New Roman" w:hAnsi="Times New Roman" w:cs="Times New Roman"/>
          <w:noProof/>
        </w:rPr>
        <w:t xml:space="preserve"> </w:t>
      </w:r>
    </w:p>
    <w:p w14:paraId="4976CB7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29.</w:t>
      </w:r>
      <w:r w:rsidRPr="00DC6D5C">
        <w:rPr>
          <w:rFonts w:ascii="Times New Roman" w:hAnsi="Times New Roman" w:cs="Times New Roman"/>
          <w:noProof/>
        </w:rPr>
        <w:tab/>
        <w:t xml:space="preserve">Thompson KA, Renaudin M, Johnson MTJ. 2016 Urbanization drives parallel adaptive clines in plant populations. </w:t>
      </w:r>
      <w:r w:rsidRPr="00DC6D5C">
        <w:rPr>
          <w:rFonts w:ascii="Times New Roman" w:hAnsi="Times New Roman" w:cs="Times New Roman"/>
          <w:i/>
          <w:iCs/>
          <w:noProof/>
        </w:rPr>
        <w:t>Proc. R. Soc. B Biol. Sci.</w:t>
      </w:r>
      <w:r w:rsidRPr="00DC6D5C">
        <w:rPr>
          <w:rFonts w:ascii="Times New Roman" w:hAnsi="Times New Roman" w:cs="Times New Roman"/>
          <w:noProof/>
        </w:rPr>
        <w:t xml:space="preserve"> </w:t>
      </w:r>
      <w:r w:rsidRPr="00DC6D5C">
        <w:rPr>
          <w:rFonts w:ascii="Times New Roman" w:hAnsi="Times New Roman" w:cs="Times New Roman"/>
          <w:b/>
          <w:bCs/>
          <w:noProof/>
        </w:rPr>
        <w:t>283</w:t>
      </w:r>
      <w:r w:rsidRPr="00DC6D5C">
        <w:rPr>
          <w:rFonts w:ascii="Times New Roman" w:hAnsi="Times New Roman" w:cs="Times New Roman"/>
          <w:noProof/>
        </w:rPr>
        <w:t>, 20162180. (doi:10.1111/j.1574-6941.2012.01443.x)</w:t>
      </w:r>
    </w:p>
    <w:p w14:paraId="6D691D53"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30.</w:t>
      </w:r>
      <w:r w:rsidRPr="00DC6D5C">
        <w:rPr>
          <w:rFonts w:ascii="Times New Roman" w:hAnsi="Times New Roman" w:cs="Times New Roman"/>
          <w:noProof/>
        </w:rPr>
        <w:tab/>
        <w:t xml:space="preserve">Burdon JJ. 1983 Biological flora of the British Isles: </w:t>
      </w:r>
      <w:r w:rsidRPr="00806596">
        <w:rPr>
          <w:rFonts w:ascii="Times New Roman" w:hAnsi="Times New Roman" w:cs="Times New Roman"/>
          <w:i/>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J. Ecol.</w:t>
      </w:r>
      <w:r w:rsidRPr="00DC6D5C">
        <w:rPr>
          <w:rFonts w:ascii="Times New Roman" w:hAnsi="Times New Roman" w:cs="Times New Roman"/>
          <w:noProof/>
        </w:rPr>
        <w:t xml:space="preserve"> </w:t>
      </w:r>
      <w:r w:rsidRPr="00DC6D5C">
        <w:rPr>
          <w:rFonts w:ascii="Times New Roman" w:hAnsi="Times New Roman" w:cs="Times New Roman"/>
          <w:b/>
          <w:bCs/>
          <w:noProof/>
        </w:rPr>
        <w:t>71</w:t>
      </w:r>
      <w:r w:rsidRPr="00DC6D5C">
        <w:rPr>
          <w:rFonts w:ascii="Times New Roman" w:hAnsi="Times New Roman" w:cs="Times New Roman"/>
          <w:noProof/>
        </w:rPr>
        <w:t>, 307–330. (doi:10.2307/2259979)</w:t>
      </w:r>
    </w:p>
    <w:p w14:paraId="7496EBB7"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31.</w:t>
      </w:r>
      <w:r w:rsidRPr="00DC6D5C">
        <w:rPr>
          <w:rFonts w:ascii="Times New Roman" w:hAnsi="Times New Roman" w:cs="Times New Roman"/>
          <w:noProof/>
        </w:rPr>
        <w:tab/>
        <w:t xml:space="preserve">Kjærgaard T. 2003 A plant that changed the world: the rise and fall of clover 1000-2000. </w:t>
      </w:r>
      <w:r w:rsidRPr="00DC6D5C">
        <w:rPr>
          <w:rFonts w:ascii="Times New Roman" w:hAnsi="Times New Roman" w:cs="Times New Roman"/>
          <w:i/>
          <w:iCs/>
          <w:noProof/>
        </w:rPr>
        <w:t>Landsc. Res.</w:t>
      </w:r>
      <w:r w:rsidRPr="00DC6D5C">
        <w:rPr>
          <w:rFonts w:ascii="Times New Roman" w:hAnsi="Times New Roman" w:cs="Times New Roman"/>
          <w:noProof/>
        </w:rPr>
        <w:t xml:space="preserve"> </w:t>
      </w:r>
      <w:r w:rsidRPr="00DC6D5C">
        <w:rPr>
          <w:rFonts w:ascii="Times New Roman" w:hAnsi="Times New Roman" w:cs="Times New Roman"/>
          <w:b/>
          <w:bCs/>
          <w:noProof/>
        </w:rPr>
        <w:t>28</w:t>
      </w:r>
      <w:r w:rsidRPr="00DC6D5C">
        <w:rPr>
          <w:rFonts w:ascii="Times New Roman" w:hAnsi="Times New Roman" w:cs="Times New Roman"/>
          <w:noProof/>
        </w:rPr>
        <w:t>, 41–49. (doi:10.1080/01426390306531)</w:t>
      </w:r>
    </w:p>
    <w:p w14:paraId="5CDDC157"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32.</w:t>
      </w:r>
      <w:r w:rsidRPr="00DC6D5C">
        <w:rPr>
          <w:rFonts w:ascii="Times New Roman" w:hAnsi="Times New Roman" w:cs="Times New Roman"/>
          <w:noProof/>
        </w:rPr>
        <w:tab/>
        <w:t xml:space="preserve">Daday H. 1954 Gene frequencies in wild populations of </w:t>
      </w:r>
      <w:r w:rsidRPr="00DC6D5C">
        <w:rPr>
          <w:rFonts w:ascii="Times New Roman" w:hAnsi="Times New Roman" w:cs="Times New Roman"/>
          <w:i/>
          <w:iCs/>
          <w:noProof/>
        </w:rPr>
        <w:t>Trifolium repens</w:t>
      </w:r>
      <w:r w:rsidRPr="00DC6D5C">
        <w:rPr>
          <w:rFonts w:ascii="Times New Roman" w:hAnsi="Times New Roman" w:cs="Times New Roman"/>
          <w:noProof/>
        </w:rPr>
        <w:t xml:space="preserve"> I. Distribution by latitude. </w:t>
      </w:r>
      <w:r w:rsidRPr="00DC6D5C">
        <w:rPr>
          <w:rFonts w:ascii="Times New Roman" w:hAnsi="Times New Roman" w:cs="Times New Roman"/>
          <w:i/>
          <w:iCs/>
          <w:noProof/>
        </w:rPr>
        <w:t>Heredity (Edinb).</w:t>
      </w:r>
      <w:r w:rsidRPr="00DC6D5C">
        <w:rPr>
          <w:rFonts w:ascii="Times New Roman" w:hAnsi="Times New Roman" w:cs="Times New Roman"/>
          <w:noProof/>
        </w:rPr>
        <w:t xml:space="preserve"> </w:t>
      </w:r>
      <w:r w:rsidRPr="00DC6D5C">
        <w:rPr>
          <w:rFonts w:ascii="Times New Roman" w:hAnsi="Times New Roman" w:cs="Times New Roman"/>
          <w:b/>
          <w:bCs/>
          <w:noProof/>
        </w:rPr>
        <w:t>8</w:t>
      </w:r>
      <w:r w:rsidRPr="00DC6D5C">
        <w:rPr>
          <w:rFonts w:ascii="Times New Roman" w:hAnsi="Times New Roman" w:cs="Times New Roman"/>
          <w:noProof/>
        </w:rPr>
        <w:t>, 61–78. (doi:10.1038/hdy.1954.5)</w:t>
      </w:r>
    </w:p>
    <w:p w14:paraId="424F1C2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33.</w:t>
      </w:r>
      <w:r w:rsidRPr="00DC6D5C">
        <w:rPr>
          <w:rFonts w:ascii="Times New Roman" w:hAnsi="Times New Roman" w:cs="Times New Roman"/>
          <w:noProof/>
        </w:rPr>
        <w:tab/>
        <w:t xml:space="preserve">Daday H. 1954 Gene frequencies in wild populations of </w:t>
      </w:r>
      <w:r w:rsidRPr="00DC6D5C">
        <w:rPr>
          <w:rFonts w:ascii="Times New Roman" w:hAnsi="Times New Roman" w:cs="Times New Roman"/>
          <w:i/>
          <w:iCs/>
          <w:noProof/>
        </w:rPr>
        <w:t>Trifolium repens</w:t>
      </w:r>
      <w:r w:rsidRPr="00DC6D5C">
        <w:rPr>
          <w:rFonts w:ascii="Times New Roman" w:hAnsi="Times New Roman" w:cs="Times New Roman"/>
          <w:noProof/>
        </w:rPr>
        <w:t xml:space="preserve"> II. Distribution by altitude. </w:t>
      </w:r>
      <w:r w:rsidRPr="00DC6D5C">
        <w:rPr>
          <w:rFonts w:ascii="Times New Roman" w:hAnsi="Times New Roman" w:cs="Times New Roman"/>
          <w:i/>
          <w:iCs/>
          <w:noProof/>
        </w:rPr>
        <w:t>Heredity (Edinb).</w:t>
      </w:r>
      <w:r w:rsidRPr="00DC6D5C">
        <w:rPr>
          <w:rFonts w:ascii="Times New Roman" w:hAnsi="Times New Roman" w:cs="Times New Roman"/>
          <w:noProof/>
        </w:rPr>
        <w:t xml:space="preserve"> </w:t>
      </w:r>
      <w:r w:rsidRPr="00DC6D5C">
        <w:rPr>
          <w:rFonts w:ascii="Times New Roman" w:hAnsi="Times New Roman" w:cs="Times New Roman"/>
          <w:b/>
          <w:bCs/>
          <w:noProof/>
        </w:rPr>
        <w:t>8</w:t>
      </w:r>
      <w:r w:rsidRPr="00DC6D5C">
        <w:rPr>
          <w:rFonts w:ascii="Times New Roman" w:hAnsi="Times New Roman" w:cs="Times New Roman"/>
          <w:noProof/>
        </w:rPr>
        <w:t>, 377–384. (doi:10.1038/hdy.1954.40)</w:t>
      </w:r>
    </w:p>
    <w:p w14:paraId="6FF8773C" w14:textId="16B0F624"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34.</w:t>
      </w:r>
      <w:r w:rsidRPr="00DC6D5C">
        <w:rPr>
          <w:rFonts w:ascii="Times New Roman" w:hAnsi="Times New Roman" w:cs="Times New Roman"/>
          <w:noProof/>
        </w:rPr>
        <w:tab/>
        <w:t xml:space="preserve">de Araújo AM. 1976 The relationship between altitude and cyanogenesis in white clover </w:t>
      </w:r>
      <w:r w:rsidRPr="00DC6D5C">
        <w:rPr>
          <w:rFonts w:ascii="Times New Roman" w:hAnsi="Times New Roman" w:cs="Times New Roman"/>
          <w:noProof/>
        </w:rPr>
        <w:lastRenderedPageBreak/>
        <w:t>(</w:t>
      </w:r>
      <w:r w:rsidRPr="00DC6D5C">
        <w:rPr>
          <w:rFonts w:ascii="Times New Roman" w:hAnsi="Times New Roman" w:cs="Times New Roman"/>
          <w:i/>
          <w:iCs/>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Heredity.</w:t>
      </w:r>
      <w:r w:rsidRPr="00DC6D5C">
        <w:rPr>
          <w:rFonts w:ascii="Times New Roman" w:hAnsi="Times New Roman" w:cs="Times New Roman"/>
          <w:noProof/>
        </w:rPr>
        <w:t xml:space="preserve"> </w:t>
      </w:r>
      <w:r w:rsidRPr="00DC6D5C">
        <w:rPr>
          <w:rFonts w:ascii="Times New Roman" w:hAnsi="Times New Roman" w:cs="Times New Roman"/>
          <w:b/>
          <w:bCs/>
          <w:noProof/>
        </w:rPr>
        <w:t>37</w:t>
      </w:r>
      <w:r w:rsidRPr="00DC6D5C">
        <w:rPr>
          <w:rFonts w:ascii="Times New Roman" w:hAnsi="Times New Roman" w:cs="Times New Roman"/>
          <w:noProof/>
        </w:rPr>
        <w:t>, 291–293. (doi:10.1038/hdy.1976.89)</w:t>
      </w:r>
    </w:p>
    <w:p w14:paraId="2A031BEE" w14:textId="22837F10"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35.</w:t>
      </w:r>
      <w:r w:rsidRPr="00DC6D5C">
        <w:rPr>
          <w:rFonts w:ascii="Times New Roman" w:hAnsi="Times New Roman" w:cs="Times New Roman"/>
          <w:noProof/>
        </w:rPr>
        <w:tab/>
        <w:t xml:space="preserve">Daday H. 1958 Gene frequencies in wild populations of </w:t>
      </w:r>
      <w:r w:rsidRPr="00806596">
        <w:rPr>
          <w:rFonts w:ascii="Times New Roman" w:hAnsi="Times New Roman" w:cs="Times New Roman"/>
          <w:i/>
          <w:noProof/>
        </w:rPr>
        <w:t>Trifolium repens</w:t>
      </w:r>
      <w:r w:rsidRPr="00DC6D5C">
        <w:rPr>
          <w:rFonts w:ascii="Times New Roman" w:hAnsi="Times New Roman" w:cs="Times New Roman"/>
          <w:noProof/>
        </w:rPr>
        <w:t xml:space="preserve"> L III. World distribution. </w:t>
      </w:r>
      <w:r w:rsidR="00806596">
        <w:rPr>
          <w:rFonts w:ascii="Times New Roman" w:hAnsi="Times New Roman" w:cs="Times New Roman"/>
          <w:i/>
          <w:iCs/>
          <w:noProof/>
        </w:rPr>
        <w:t>Heredity</w:t>
      </w:r>
      <w:r w:rsidRPr="00DC6D5C">
        <w:rPr>
          <w:rFonts w:ascii="Times New Roman" w:hAnsi="Times New Roman" w:cs="Times New Roman"/>
          <w:i/>
          <w:iCs/>
          <w:noProof/>
        </w:rPr>
        <w:t>.</w:t>
      </w:r>
      <w:r w:rsidRPr="00DC6D5C">
        <w:rPr>
          <w:rFonts w:ascii="Times New Roman" w:hAnsi="Times New Roman" w:cs="Times New Roman"/>
          <w:noProof/>
        </w:rPr>
        <w:t xml:space="preserve"> </w:t>
      </w:r>
      <w:r w:rsidRPr="00DC6D5C">
        <w:rPr>
          <w:rFonts w:ascii="Times New Roman" w:hAnsi="Times New Roman" w:cs="Times New Roman"/>
          <w:b/>
          <w:bCs/>
          <w:noProof/>
        </w:rPr>
        <w:t>12</w:t>
      </w:r>
      <w:r w:rsidRPr="00DC6D5C">
        <w:rPr>
          <w:rFonts w:ascii="Times New Roman" w:hAnsi="Times New Roman" w:cs="Times New Roman"/>
          <w:noProof/>
        </w:rPr>
        <w:t>, 169–184. (doi:10.1038/hdy.1958.22)</w:t>
      </w:r>
    </w:p>
    <w:p w14:paraId="545338ED" w14:textId="7C21C81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36.</w:t>
      </w:r>
      <w:r w:rsidRPr="00DC6D5C">
        <w:rPr>
          <w:rFonts w:ascii="Times New Roman" w:hAnsi="Times New Roman" w:cs="Times New Roman"/>
          <w:noProof/>
        </w:rPr>
        <w:tab/>
        <w:t xml:space="preserve">Ganders FR. 1990 Altitudinal clines for cyanogenesis in introduced populations of white clover. </w:t>
      </w:r>
      <w:r w:rsidRPr="00DC6D5C">
        <w:rPr>
          <w:rFonts w:ascii="Times New Roman" w:hAnsi="Times New Roman" w:cs="Times New Roman"/>
          <w:i/>
          <w:iCs/>
          <w:noProof/>
        </w:rPr>
        <w:t>Heredit</w:t>
      </w:r>
      <w:r w:rsidR="00806596">
        <w:rPr>
          <w:rFonts w:ascii="Times New Roman" w:hAnsi="Times New Roman" w:cs="Times New Roman"/>
          <w:i/>
          <w:iCs/>
          <w:noProof/>
        </w:rPr>
        <w:t>y</w:t>
      </w:r>
      <w:r w:rsidRPr="00DC6D5C">
        <w:rPr>
          <w:rFonts w:ascii="Times New Roman" w:hAnsi="Times New Roman" w:cs="Times New Roman"/>
          <w:i/>
          <w:iCs/>
          <w:noProof/>
        </w:rPr>
        <w:t>.</w:t>
      </w:r>
      <w:r w:rsidRPr="00DC6D5C">
        <w:rPr>
          <w:rFonts w:ascii="Times New Roman" w:hAnsi="Times New Roman" w:cs="Times New Roman"/>
          <w:noProof/>
        </w:rPr>
        <w:t xml:space="preserve"> </w:t>
      </w:r>
      <w:r w:rsidRPr="00DC6D5C">
        <w:rPr>
          <w:rFonts w:ascii="Times New Roman" w:hAnsi="Times New Roman" w:cs="Times New Roman"/>
          <w:b/>
          <w:bCs/>
          <w:noProof/>
        </w:rPr>
        <w:t>64</w:t>
      </w:r>
      <w:r w:rsidRPr="00DC6D5C">
        <w:rPr>
          <w:rFonts w:ascii="Times New Roman" w:hAnsi="Times New Roman" w:cs="Times New Roman"/>
          <w:noProof/>
        </w:rPr>
        <w:t>, 387–390. (doi:10.1038/hdy.1990.48)</w:t>
      </w:r>
    </w:p>
    <w:p w14:paraId="17BBB02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37.</w:t>
      </w:r>
      <w:r w:rsidRPr="00DC6D5C">
        <w:rPr>
          <w:rFonts w:ascii="Times New Roman" w:hAnsi="Times New Roman" w:cs="Times New Roman"/>
          <w:noProof/>
        </w:rPr>
        <w:tab/>
        <w:t>Kooyers NJ, Olsen KM. 2012 Rapid evolution of an adaptive cyanogenesis cline in introduced North American white clover (</w:t>
      </w:r>
      <w:r w:rsidRPr="00DC6D5C">
        <w:rPr>
          <w:rFonts w:ascii="Times New Roman" w:hAnsi="Times New Roman" w:cs="Times New Roman"/>
          <w:i/>
          <w:iCs/>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21</w:t>
      </w:r>
      <w:r w:rsidRPr="00DC6D5C">
        <w:rPr>
          <w:rFonts w:ascii="Times New Roman" w:hAnsi="Times New Roman" w:cs="Times New Roman"/>
          <w:noProof/>
        </w:rPr>
        <w:t>, 2455–2468. (doi:10.1111/j.1365-294X.2012.05486.x)</w:t>
      </w:r>
    </w:p>
    <w:p w14:paraId="166233D2" w14:textId="01DD4FA6"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38.</w:t>
      </w:r>
      <w:r w:rsidRPr="00DC6D5C">
        <w:rPr>
          <w:rFonts w:ascii="Times New Roman" w:hAnsi="Times New Roman" w:cs="Times New Roman"/>
          <w:noProof/>
        </w:rPr>
        <w:tab/>
        <w:t xml:space="preserve">Daday H. 1965 Gene frequencies in wild populations of Trifolium repens L IV. Mechanism of natural selection. </w:t>
      </w:r>
      <w:r w:rsidRPr="00DC6D5C">
        <w:rPr>
          <w:rFonts w:ascii="Times New Roman" w:hAnsi="Times New Roman" w:cs="Times New Roman"/>
          <w:i/>
          <w:iCs/>
          <w:noProof/>
        </w:rPr>
        <w:t>Heredity.</w:t>
      </w:r>
      <w:r w:rsidRPr="00DC6D5C">
        <w:rPr>
          <w:rFonts w:ascii="Times New Roman" w:hAnsi="Times New Roman" w:cs="Times New Roman"/>
          <w:noProof/>
        </w:rPr>
        <w:t xml:space="preserve"> </w:t>
      </w:r>
      <w:r w:rsidRPr="00DC6D5C">
        <w:rPr>
          <w:rFonts w:ascii="Times New Roman" w:hAnsi="Times New Roman" w:cs="Times New Roman"/>
          <w:b/>
          <w:bCs/>
          <w:noProof/>
        </w:rPr>
        <w:t>20</w:t>
      </w:r>
      <w:r w:rsidRPr="00DC6D5C">
        <w:rPr>
          <w:rFonts w:ascii="Times New Roman" w:hAnsi="Times New Roman" w:cs="Times New Roman"/>
          <w:noProof/>
        </w:rPr>
        <w:t>, 355–365. (doi:10.1038/hdy.1965.49)</w:t>
      </w:r>
    </w:p>
    <w:p w14:paraId="506ABCB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39.</w:t>
      </w:r>
      <w:r w:rsidRPr="00DC6D5C">
        <w:rPr>
          <w:rFonts w:ascii="Times New Roman" w:hAnsi="Times New Roman" w:cs="Times New Roman"/>
          <w:noProof/>
        </w:rPr>
        <w:tab/>
        <w:t>Kooyers NJ, Gage LR, Al-Lozi A, Olsen KM. 2014 Aridity shapes cyanogenesis cline evolution in white clover (</w:t>
      </w:r>
      <w:r w:rsidRPr="00806596">
        <w:rPr>
          <w:rFonts w:ascii="Times New Roman" w:hAnsi="Times New Roman" w:cs="Times New Roman"/>
          <w:i/>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23</w:t>
      </w:r>
      <w:r w:rsidRPr="00DC6D5C">
        <w:rPr>
          <w:rFonts w:ascii="Times New Roman" w:hAnsi="Times New Roman" w:cs="Times New Roman"/>
          <w:noProof/>
        </w:rPr>
        <w:t>, 1053–1070. (doi:10.1111/mec.12666)</w:t>
      </w:r>
    </w:p>
    <w:p w14:paraId="29D729AD"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40.</w:t>
      </w:r>
      <w:r w:rsidRPr="00DC6D5C">
        <w:rPr>
          <w:rFonts w:ascii="Times New Roman" w:hAnsi="Times New Roman" w:cs="Times New Roman"/>
          <w:noProof/>
        </w:rPr>
        <w:tab/>
        <w:t xml:space="preserve">Sackton TB, Hartl DL. 2016 Genotypic context and epistasis in individuals and populations. </w:t>
      </w:r>
      <w:r w:rsidRPr="00DC6D5C">
        <w:rPr>
          <w:rFonts w:ascii="Times New Roman" w:hAnsi="Times New Roman" w:cs="Times New Roman"/>
          <w:i/>
          <w:iCs/>
          <w:noProof/>
        </w:rPr>
        <w:t>Cell</w:t>
      </w:r>
      <w:r w:rsidRPr="00DC6D5C">
        <w:rPr>
          <w:rFonts w:ascii="Times New Roman" w:hAnsi="Times New Roman" w:cs="Times New Roman"/>
          <w:noProof/>
        </w:rPr>
        <w:t xml:space="preserve"> </w:t>
      </w:r>
      <w:r w:rsidRPr="00DC6D5C">
        <w:rPr>
          <w:rFonts w:ascii="Times New Roman" w:hAnsi="Times New Roman" w:cs="Times New Roman"/>
          <w:b/>
          <w:bCs/>
          <w:noProof/>
        </w:rPr>
        <w:t>166</w:t>
      </w:r>
      <w:r w:rsidRPr="00DC6D5C">
        <w:rPr>
          <w:rFonts w:ascii="Times New Roman" w:hAnsi="Times New Roman" w:cs="Times New Roman"/>
          <w:noProof/>
        </w:rPr>
        <w:t>, 279–287. (doi:10.1016/j.cell.2016.06.047)</w:t>
      </w:r>
    </w:p>
    <w:p w14:paraId="3E66A039"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41.</w:t>
      </w:r>
      <w:r w:rsidRPr="00DC6D5C">
        <w:rPr>
          <w:rFonts w:ascii="Times New Roman" w:hAnsi="Times New Roman" w:cs="Times New Roman"/>
          <w:noProof/>
        </w:rPr>
        <w:tab/>
        <w:t xml:space="preserve">Alleaume-Benharira M, Pen IR, Ronce O. 2006 Geographical patterns of adaptation within a species’ range: interactions between drift and gene flow. </w:t>
      </w:r>
      <w:r w:rsidRPr="00DC6D5C">
        <w:rPr>
          <w:rFonts w:ascii="Times New Roman" w:hAnsi="Times New Roman" w:cs="Times New Roman"/>
          <w:i/>
          <w:iCs/>
          <w:noProof/>
        </w:rPr>
        <w:t>J. Evol. Biol.</w:t>
      </w:r>
      <w:r w:rsidRPr="00DC6D5C">
        <w:rPr>
          <w:rFonts w:ascii="Times New Roman" w:hAnsi="Times New Roman" w:cs="Times New Roman"/>
          <w:noProof/>
        </w:rPr>
        <w:t xml:space="preserve"> </w:t>
      </w:r>
      <w:r w:rsidRPr="00DC6D5C">
        <w:rPr>
          <w:rFonts w:ascii="Times New Roman" w:hAnsi="Times New Roman" w:cs="Times New Roman"/>
          <w:b/>
          <w:bCs/>
          <w:noProof/>
        </w:rPr>
        <w:t>19</w:t>
      </w:r>
      <w:r w:rsidRPr="00DC6D5C">
        <w:rPr>
          <w:rFonts w:ascii="Times New Roman" w:hAnsi="Times New Roman" w:cs="Times New Roman"/>
          <w:noProof/>
        </w:rPr>
        <w:t>, 203–215. (doi:10.1111/j.1420-9101.2005.00976.x)</w:t>
      </w:r>
    </w:p>
    <w:p w14:paraId="021D8466" w14:textId="27A8C6D2"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42.</w:t>
      </w:r>
      <w:r w:rsidRPr="00DC6D5C">
        <w:rPr>
          <w:rFonts w:ascii="Times New Roman" w:hAnsi="Times New Roman" w:cs="Times New Roman"/>
          <w:noProof/>
        </w:rPr>
        <w:tab/>
        <w:t xml:space="preserve">Lewontin RC, Kojima K. 1960 The evolutionary dynamics of complex polymorphisms.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14</w:t>
      </w:r>
      <w:r w:rsidRPr="00DC6D5C">
        <w:rPr>
          <w:rFonts w:ascii="Times New Roman" w:hAnsi="Times New Roman" w:cs="Times New Roman"/>
          <w:noProof/>
        </w:rPr>
        <w:t>, 458–472. (doi:10.2307/2405995)</w:t>
      </w:r>
    </w:p>
    <w:p w14:paraId="416D00CA" w14:textId="25ED0669"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43.</w:t>
      </w:r>
      <w:r w:rsidRPr="00DC6D5C">
        <w:rPr>
          <w:rFonts w:ascii="Times New Roman" w:hAnsi="Times New Roman" w:cs="Times New Roman"/>
          <w:noProof/>
        </w:rPr>
        <w:tab/>
        <w:t xml:space="preserve">Kimura M. 1956 A model of a genetic system which leads to closer linkage by natural selection.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10</w:t>
      </w:r>
      <w:r w:rsidRPr="00DC6D5C">
        <w:rPr>
          <w:rFonts w:ascii="Times New Roman" w:hAnsi="Times New Roman" w:cs="Times New Roman"/>
          <w:noProof/>
        </w:rPr>
        <w:t>, 278–287. (doi:10.2307/2406012)</w:t>
      </w:r>
    </w:p>
    <w:p w14:paraId="0DC42705"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44.</w:t>
      </w:r>
      <w:r w:rsidRPr="00DC6D5C">
        <w:rPr>
          <w:rFonts w:ascii="Times New Roman" w:hAnsi="Times New Roman" w:cs="Times New Roman"/>
          <w:noProof/>
        </w:rPr>
        <w:tab/>
        <w:t xml:space="preserve">Felsenstein J. 1965 The effect of linkage on directional selection. </w:t>
      </w:r>
      <w:r w:rsidRPr="00DC6D5C">
        <w:rPr>
          <w:rFonts w:ascii="Times New Roman" w:hAnsi="Times New Roman" w:cs="Times New Roman"/>
          <w:i/>
          <w:iCs/>
          <w:noProof/>
        </w:rPr>
        <w:t>Genetics</w:t>
      </w:r>
      <w:r w:rsidRPr="00DC6D5C">
        <w:rPr>
          <w:rFonts w:ascii="Times New Roman" w:hAnsi="Times New Roman" w:cs="Times New Roman"/>
          <w:noProof/>
        </w:rPr>
        <w:t xml:space="preserve"> </w:t>
      </w:r>
      <w:r w:rsidRPr="00DC6D5C">
        <w:rPr>
          <w:rFonts w:ascii="Times New Roman" w:hAnsi="Times New Roman" w:cs="Times New Roman"/>
          <w:b/>
          <w:bCs/>
          <w:noProof/>
        </w:rPr>
        <w:t>52</w:t>
      </w:r>
      <w:r w:rsidRPr="00DC6D5C">
        <w:rPr>
          <w:rFonts w:ascii="Times New Roman" w:hAnsi="Times New Roman" w:cs="Times New Roman"/>
          <w:noProof/>
        </w:rPr>
        <w:t xml:space="preserve">, 349–363. </w:t>
      </w:r>
    </w:p>
    <w:p w14:paraId="3919A8EF" w14:textId="058FD2E6"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45.</w:t>
      </w:r>
      <w:r w:rsidRPr="00DC6D5C">
        <w:rPr>
          <w:rFonts w:ascii="Times New Roman" w:hAnsi="Times New Roman" w:cs="Times New Roman"/>
          <w:noProof/>
        </w:rPr>
        <w:tab/>
        <w:t>Johnson MTJ, Prashad C, Nelson A, Lavoignat M, Saini H. 2018 Contrasting the effects of natural selection, genetic drift and gene flow on urban evolution in white</w:t>
      </w:r>
      <w:r w:rsidR="00806596">
        <w:rPr>
          <w:rFonts w:ascii="Times New Roman" w:hAnsi="Times New Roman" w:cs="Times New Roman"/>
          <w:noProof/>
        </w:rPr>
        <w:t xml:space="preserve"> clover (</w:t>
      </w:r>
      <w:r w:rsidR="00806596" w:rsidRPr="00806596">
        <w:rPr>
          <w:rFonts w:ascii="Times New Roman" w:hAnsi="Times New Roman" w:cs="Times New Roman"/>
          <w:i/>
          <w:noProof/>
        </w:rPr>
        <w:t>Trifolium repens</w:t>
      </w:r>
      <w:r w:rsidRPr="00DC6D5C">
        <w:rPr>
          <w:rFonts w:ascii="Times New Roman" w:hAnsi="Times New Roman" w:cs="Times New Roman"/>
          <w:noProof/>
        </w:rPr>
        <w:t xml:space="preserve">). </w:t>
      </w:r>
      <w:r w:rsidRPr="00DC6D5C">
        <w:rPr>
          <w:rFonts w:ascii="Times New Roman" w:hAnsi="Times New Roman" w:cs="Times New Roman"/>
          <w:i/>
          <w:iCs/>
          <w:noProof/>
        </w:rPr>
        <w:t>Proc. R. Soc. B Biol. Sci.</w:t>
      </w:r>
      <w:r w:rsidRPr="00DC6D5C">
        <w:rPr>
          <w:rFonts w:ascii="Times New Roman" w:hAnsi="Times New Roman" w:cs="Times New Roman"/>
          <w:noProof/>
        </w:rPr>
        <w:t xml:space="preserve"> </w:t>
      </w:r>
    </w:p>
    <w:p w14:paraId="2872A28E"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46.</w:t>
      </w:r>
      <w:r w:rsidRPr="00DC6D5C">
        <w:rPr>
          <w:rFonts w:ascii="Times New Roman" w:hAnsi="Times New Roman" w:cs="Times New Roman"/>
          <w:noProof/>
        </w:rPr>
        <w:tab/>
        <w:t xml:space="preserve">Team RC. 2017 R: A Language and Environment for Statistical Computing. </w:t>
      </w:r>
    </w:p>
    <w:p w14:paraId="50D2F13C" w14:textId="66EA3DF5"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47.</w:t>
      </w:r>
      <w:r w:rsidRPr="00DC6D5C">
        <w:rPr>
          <w:rFonts w:ascii="Times New Roman" w:hAnsi="Times New Roman" w:cs="Times New Roman"/>
          <w:noProof/>
        </w:rPr>
        <w:tab/>
        <w:t>Kooyers NJ, Olsen KM. 2013 Searching for the bull’s eye: agents and targets of selection vary among geographically disparate cyanogenesis clines in white clover (</w:t>
      </w:r>
      <w:r w:rsidRPr="00806596">
        <w:rPr>
          <w:rFonts w:ascii="Times New Roman" w:hAnsi="Times New Roman" w:cs="Times New Roman"/>
          <w:i/>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Heredity.</w:t>
      </w:r>
      <w:r w:rsidRPr="00DC6D5C">
        <w:rPr>
          <w:rFonts w:ascii="Times New Roman" w:hAnsi="Times New Roman" w:cs="Times New Roman"/>
          <w:noProof/>
        </w:rPr>
        <w:t xml:space="preserve"> </w:t>
      </w:r>
      <w:r w:rsidRPr="00DC6D5C">
        <w:rPr>
          <w:rFonts w:ascii="Times New Roman" w:hAnsi="Times New Roman" w:cs="Times New Roman"/>
          <w:b/>
          <w:bCs/>
          <w:noProof/>
        </w:rPr>
        <w:t>111</w:t>
      </w:r>
      <w:r w:rsidRPr="00DC6D5C">
        <w:rPr>
          <w:rFonts w:ascii="Times New Roman" w:hAnsi="Times New Roman" w:cs="Times New Roman"/>
          <w:noProof/>
        </w:rPr>
        <w:t>, 495–504. (doi:10.1038/hdy.2013.71)</w:t>
      </w:r>
    </w:p>
    <w:p w14:paraId="477D67D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48.</w:t>
      </w:r>
      <w:r w:rsidRPr="00DC6D5C">
        <w:rPr>
          <w:rFonts w:ascii="Times New Roman" w:hAnsi="Times New Roman" w:cs="Times New Roman"/>
          <w:noProof/>
        </w:rPr>
        <w:tab/>
        <w:t xml:space="preserve">Kakes P. 1989 An analysis of the costs and benefits of the cyanogenic system in </w:t>
      </w:r>
      <w:r w:rsidRPr="00806596">
        <w:rPr>
          <w:rFonts w:ascii="Times New Roman" w:hAnsi="Times New Roman" w:cs="Times New Roman"/>
          <w:i/>
          <w:noProof/>
        </w:rPr>
        <w:t xml:space="preserve">Trifolium </w:t>
      </w:r>
      <w:r w:rsidRPr="00806596">
        <w:rPr>
          <w:rFonts w:ascii="Times New Roman" w:hAnsi="Times New Roman" w:cs="Times New Roman"/>
          <w:i/>
          <w:noProof/>
        </w:rPr>
        <w:lastRenderedPageBreak/>
        <w:t>repens</w:t>
      </w:r>
      <w:r w:rsidRPr="00DC6D5C">
        <w:rPr>
          <w:rFonts w:ascii="Times New Roman" w:hAnsi="Times New Roman" w:cs="Times New Roman"/>
          <w:noProof/>
        </w:rPr>
        <w:t xml:space="preserve"> L. </w:t>
      </w:r>
      <w:r w:rsidRPr="00DC6D5C">
        <w:rPr>
          <w:rFonts w:ascii="Times New Roman" w:hAnsi="Times New Roman" w:cs="Times New Roman"/>
          <w:i/>
          <w:iCs/>
          <w:noProof/>
        </w:rPr>
        <w:t>Theor. Appl. Genet.</w:t>
      </w:r>
      <w:r w:rsidRPr="00DC6D5C">
        <w:rPr>
          <w:rFonts w:ascii="Times New Roman" w:hAnsi="Times New Roman" w:cs="Times New Roman"/>
          <w:noProof/>
        </w:rPr>
        <w:t xml:space="preserve"> </w:t>
      </w:r>
      <w:r w:rsidRPr="00DC6D5C">
        <w:rPr>
          <w:rFonts w:ascii="Times New Roman" w:hAnsi="Times New Roman" w:cs="Times New Roman"/>
          <w:b/>
          <w:bCs/>
          <w:noProof/>
        </w:rPr>
        <w:t>77</w:t>
      </w:r>
      <w:r w:rsidRPr="00DC6D5C">
        <w:rPr>
          <w:rFonts w:ascii="Times New Roman" w:hAnsi="Times New Roman" w:cs="Times New Roman"/>
          <w:noProof/>
        </w:rPr>
        <w:t>, 111–118. (doi:10.1007/bf00292324)</w:t>
      </w:r>
    </w:p>
    <w:p w14:paraId="31062D54" w14:textId="5008E24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49.</w:t>
      </w:r>
      <w:r w:rsidRPr="00DC6D5C">
        <w:rPr>
          <w:rFonts w:ascii="Times New Roman" w:hAnsi="Times New Roman" w:cs="Times New Roman"/>
          <w:noProof/>
        </w:rPr>
        <w:tab/>
        <w:t xml:space="preserve">Huey RB, Gilchrist GW, Carlson ML, Berrigan D, Serra L. 2000 Rapid evolution of a geographic cline in size in an introduced fly. </w:t>
      </w:r>
      <w:r w:rsidRPr="00DC6D5C">
        <w:rPr>
          <w:rFonts w:ascii="Times New Roman" w:hAnsi="Times New Roman" w:cs="Times New Roman"/>
          <w:i/>
          <w:iCs/>
          <w:noProof/>
        </w:rPr>
        <w:t>Science.</w:t>
      </w:r>
      <w:r w:rsidRPr="00DC6D5C">
        <w:rPr>
          <w:rFonts w:ascii="Times New Roman" w:hAnsi="Times New Roman" w:cs="Times New Roman"/>
          <w:noProof/>
        </w:rPr>
        <w:t xml:space="preserve"> </w:t>
      </w:r>
      <w:r w:rsidRPr="00DC6D5C">
        <w:rPr>
          <w:rFonts w:ascii="Times New Roman" w:hAnsi="Times New Roman" w:cs="Times New Roman"/>
          <w:b/>
          <w:bCs/>
          <w:noProof/>
        </w:rPr>
        <w:t>287</w:t>
      </w:r>
      <w:r w:rsidRPr="00DC6D5C">
        <w:rPr>
          <w:rFonts w:ascii="Times New Roman" w:hAnsi="Times New Roman" w:cs="Times New Roman"/>
          <w:noProof/>
        </w:rPr>
        <w:t>, 308–309. (doi:10.1126/science.287.5451.308)</w:t>
      </w:r>
    </w:p>
    <w:p w14:paraId="5505B127"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50.</w:t>
      </w:r>
      <w:r w:rsidRPr="00DC6D5C">
        <w:rPr>
          <w:rFonts w:ascii="Times New Roman" w:hAnsi="Times New Roman" w:cs="Times New Roman"/>
          <w:noProof/>
        </w:rPr>
        <w:tab/>
        <w:t xml:space="preserve">Caicedo AL, Stinchcombe JR, Olsen KM, Schmitt J, Purugganan MD. 2004 Epistatic interaction between </w:t>
      </w:r>
      <w:r w:rsidRPr="00DC6D5C">
        <w:rPr>
          <w:rFonts w:ascii="Times New Roman" w:hAnsi="Times New Roman" w:cs="Times New Roman"/>
          <w:i/>
          <w:iCs/>
          <w:noProof/>
        </w:rPr>
        <w:t>Arabidopsis</w:t>
      </w:r>
      <w:r w:rsidRPr="00DC6D5C">
        <w:rPr>
          <w:rFonts w:ascii="Times New Roman" w:hAnsi="Times New Roman" w:cs="Times New Roman"/>
          <w:noProof/>
        </w:rPr>
        <w:t xml:space="preserve"> FRI and FLC flowering time genes generates a latitudinal cline in a life history trait. </w:t>
      </w:r>
      <w:r w:rsidRPr="00DC6D5C">
        <w:rPr>
          <w:rFonts w:ascii="Times New Roman" w:hAnsi="Times New Roman" w:cs="Times New Roman"/>
          <w:i/>
          <w:iCs/>
          <w:noProof/>
        </w:rPr>
        <w:t>Proc. Natl. Acad. Sci. U. S. A.</w:t>
      </w:r>
      <w:r w:rsidRPr="00DC6D5C">
        <w:rPr>
          <w:rFonts w:ascii="Times New Roman" w:hAnsi="Times New Roman" w:cs="Times New Roman"/>
          <w:noProof/>
        </w:rPr>
        <w:t xml:space="preserve"> </w:t>
      </w:r>
      <w:r w:rsidRPr="00DC6D5C">
        <w:rPr>
          <w:rFonts w:ascii="Times New Roman" w:hAnsi="Times New Roman" w:cs="Times New Roman"/>
          <w:b/>
          <w:bCs/>
          <w:noProof/>
        </w:rPr>
        <w:t>101</w:t>
      </w:r>
      <w:r w:rsidRPr="00DC6D5C">
        <w:rPr>
          <w:rFonts w:ascii="Times New Roman" w:hAnsi="Times New Roman" w:cs="Times New Roman"/>
          <w:noProof/>
        </w:rPr>
        <w:t>, 15670–5. (doi:10.1073/pnas.0406232101)</w:t>
      </w:r>
    </w:p>
    <w:p w14:paraId="566A0380"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51.</w:t>
      </w:r>
      <w:r w:rsidRPr="00DC6D5C">
        <w:rPr>
          <w:rFonts w:ascii="Times New Roman" w:hAnsi="Times New Roman" w:cs="Times New Roman"/>
          <w:noProof/>
        </w:rPr>
        <w:tab/>
        <w:t xml:space="preserve">Campitelli BE, Stinchcombe JR. 2013 Natural selection maintains a single-locus leaf shape cline in Ivyleaf morning glory, </w:t>
      </w:r>
      <w:r w:rsidRPr="00DC6D5C">
        <w:rPr>
          <w:rFonts w:ascii="Times New Roman" w:hAnsi="Times New Roman" w:cs="Times New Roman"/>
          <w:i/>
          <w:iCs/>
          <w:noProof/>
        </w:rPr>
        <w:t>Ipomoea hederacea</w:t>
      </w:r>
      <w:r w:rsidRPr="00DC6D5C">
        <w:rPr>
          <w:rFonts w:ascii="Times New Roman" w:hAnsi="Times New Roman" w:cs="Times New Roman"/>
          <w:noProof/>
        </w:rPr>
        <w:t xml:space="preserve">.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22</w:t>
      </w:r>
      <w:r w:rsidRPr="00DC6D5C">
        <w:rPr>
          <w:rFonts w:ascii="Times New Roman" w:hAnsi="Times New Roman" w:cs="Times New Roman"/>
          <w:noProof/>
        </w:rPr>
        <w:t>, 552–564. (doi:10.1111/mec.12057)</w:t>
      </w:r>
    </w:p>
    <w:p w14:paraId="3C1539A4" w14:textId="134CFCD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52.</w:t>
      </w:r>
      <w:r w:rsidRPr="00DC6D5C">
        <w:rPr>
          <w:rFonts w:ascii="Times New Roman" w:hAnsi="Times New Roman" w:cs="Times New Roman"/>
          <w:noProof/>
        </w:rPr>
        <w:tab/>
        <w:t xml:space="preserve">Clausen J, Keck D, Hiesey W. 1948 </w:t>
      </w:r>
      <w:r w:rsidRPr="00DC6D5C">
        <w:rPr>
          <w:rFonts w:ascii="Times New Roman" w:hAnsi="Times New Roman" w:cs="Times New Roman"/>
          <w:i/>
          <w:iCs/>
          <w:noProof/>
        </w:rPr>
        <w:t>Experimental studies on the nature of species. III. Environmental responses of c</w:t>
      </w:r>
      <w:r w:rsidR="00806596">
        <w:rPr>
          <w:rFonts w:ascii="Times New Roman" w:hAnsi="Times New Roman" w:cs="Times New Roman"/>
          <w:i/>
          <w:iCs/>
          <w:noProof/>
        </w:rPr>
        <w:t>limatic races of Achillea</w:t>
      </w:r>
      <w:r w:rsidRPr="00DC6D5C">
        <w:rPr>
          <w:rFonts w:ascii="Times New Roman" w:hAnsi="Times New Roman" w:cs="Times New Roman"/>
          <w:noProof/>
        </w:rPr>
        <w:t xml:space="preserve">. Washington, DC: Carnegie Institution of Washington. </w:t>
      </w:r>
    </w:p>
    <w:p w14:paraId="155110E3" w14:textId="341416B6"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53.</w:t>
      </w:r>
      <w:r w:rsidRPr="00DC6D5C">
        <w:rPr>
          <w:rFonts w:ascii="Times New Roman" w:hAnsi="Times New Roman" w:cs="Times New Roman"/>
          <w:noProof/>
        </w:rPr>
        <w:tab/>
        <w:t xml:space="preserve">Luo Y, Widmer A, Karrenberg S. 2015 The roles of genetic drift and natural selection in quantitative trait divergence along an altitudinal gradient in </w:t>
      </w:r>
      <w:r w:rsidRPr="00DC6D5C">
        <w:rPr>
          <w:rFonts w:ascii="Times New Roman" w:hAnsi="Times New Roman" w:cs="Times New Roman"/>
          <w:i/>
          <w:iCs/>
          <w:noProof/>
        </w:rPr>
        <w:t>Arabidopsis thaliana</w:t>
      </w:r>
      <w:r w:rsidRPr="00DC6D5C">
        <w:rPr>
          <w:rFonts w:ascii="Times New Roman" w:hAnsi="Times New Roman" w:cs="Times New Roman"/>
          <w:noProof/>
        </w:rPr>
        <w:t xml:space="preserve">. </w:t>
      </w:r>
      <w:r w:rsidRPr="00DC6D5C">
        <w:rPr>
          <w:rFonts w:ascii="Times New Roman" w:hAnsi="Times New Roman" w:cs="Times New Roman"/>
          <w:i/>
          <w:iCs/>
          <w:noProof/>
        </w:rPr>
        <w:t>Heredity.</w:t>
      </w:r>
      <w:r w:rsidRPr="00DC6D5C">
        <w:rPr>
          <w:rFonts w:ascii="Times New Roman" w:hAnsi="Times New Roman" w:cs="Times New Roman"/>
          <w:noProof/>
        </w:rPr>
        <w:t xml:space="preserve"> </w:t>
      </w:r>
      <w:r w:rsidRPr="00DC6D5C">
        <w:rPr>
          <w:rFonts w:ascii="Times New Roman" w:hAnsi="Times New Roman" w:cs="Times New Roman"/>
          <w:b/>
          <w:bCs/>
          <w:noProof/>
        </w:rPr>
        <w:t>114</w:t>
      </w:r>
      <w:r w:rsidRPr="00DC6D5C">
        <w:rPr>
          <w:rFonts w:ascii="Times New Roman" w:hAnsi="Times New Roman" w:cs="Times New Roman"/>
          <w:noProof/>
        </w:rPr>
        <w:t>, 220–228. (doi:10.1038/hdy.2014.89)</w:t>
      </w:r>
    </w:p>
    <w:p w14:paraId="620192CE"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54.</w:t>
      </w:r>
      <w:r w:rsidRPr="00DC6D5C">
        <w:rPr>
          <w:rFonts w:ascii="Times New Roman" w:hAnsi="Times New Roman" w:cs="Times New Roman"/>
          <w:noProof/>
        </w:rPr>
        <w:tab/>
        <w:t xml:space="preserve">Zhao ZG, Wang YK. 2015 Selection by pollinators on floral traits in generalized </w:t>
      </w:r>
      <w:r w:rsidRPr="00DC6D5C">
        <w:rPr>
          <w:rFonts w:ascii="Times New Roman" w:hAnsi="Times New Roman" w:cs="Times New Roman"/>
          <w:i/>
          <w:iCs/>
          <w:noProof/>
        </w:rPr>
        <w:t>Trollius ranunculoides</w:t>
      </w:r>
      <w:r w:rsidRPr="00DC6D5C">
        <w:rPr>
          <w:rFonts w:ascii="Times New Roman" w:hAnsi="Times New Roman" w:cs="Times New Roman"/>
          <w:noProof/>
        </w:rPr>
        <w:t xml:space="preserve"> (Ranunculaceae) along altitudinal gradients. </w:t>
      </w:r>
      <w:r w:rsidRPr="00DC6D5C">
        <w:rPr>
          <w:rFonts w:ascii="Times New Roman" w:hAnsi="Times New Roman" w:cs="Times New Roman"/>
          <w:i/>
          <w:iCs/>
          <w:noProof/>
        </w:rPr>
        <w:t>PLoS One</w:t>
      </w:r>
      <w:r w:rsidRPr="00DC6D5C">
        <w:rPr>
          <w:rFonts w:ascii="Times New Roman" w:hAnsi="Times New Roman" w:cs="Times New Roman"/>
          <w:noProof/>
        </w:rPr>
        <w:t xml:space="preserve"> </w:t>
      </w:r>
      <w:r w:rsidRPr="00DC6D5C">
        <w:rPr>
          <w:rFonts w:ascii="Times New Roman" w:hAnsi="Times New Roman" w:cs="Times New Roman"/>
          <w:b/>
          <w:bCs/>
          <w:noProof/>
        </w:rPr>
        <w:t>10</w:t>
      </w:r>
      <w:r w:rsidRPr="00DC6D5C">
        <w:rPr>
          <w:rFonts w:ascii="Times New Roman" w:hAnsi="Times New Roman" w:cs="Times New Roman"/>
          <w:noProof/>
        </w:rPr>
        <w:t>, 1–16. (doi:10.1371/journal.pone.0118299)</w:t>
      </w:r>
    </w:p>
    <w:p w14:paraId="7169C778" w14:textId="05AE538E"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55.</w:t>
      </w:r>
      <w:r w:rsidRPr="00DC6D5C">
        <w:rPr>
          <w:rFonts w:ascii="Times New Roman" w:hAnsi="Times New Roman" w:cs="Times New Roman"/>
          <w:noProof/>
        </w:rPr>
        <w:tab/>
        <w:t xml:space="preserve">Samis KE, Heath KD, Stinchcombe JR. 2008 Discordant longitudinal clines in flowering time and Phytochrome C in </w:t>
      </w:r>
      <w:r w:rsidRPr="00DC6D5C">
        <w:rPr>
          <w:rFonts w:ascii="Times New Roman" w:hAnsi="Times New Roman" w:cs="Times New Roman"/>
          <w:i/>
          <w:iCs/>
          <w:noProof/>
        </w:rPr>
        <w:t>Arabidopsis thaliana</w:t>
      </w:r>
      <w:r w:rsidRPr="00DC6D5C">
        <w:rPr>
          <w:rFonts w:ascii="Times New Roman" w:hAnsi="Times New Roman" w:cs="Times New Roman"/>
          <w:noProof/>
        </w:rPr>
        <w:t xml:space="preserve">.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62</w:t>
      </w:r>
      <w:r w:rsidRPr="00DC6D5C">
        <w:rPr>
          <w:rFonts w:ascii="Times New Roman" w:hAnsi="Times New Roman" w:cs="Times New Roman"/>
          <w:noProof/>
        </w:rPr>
        <w:t>, 2971–2983. (doi:10.1111/j.1558-5646.2008.00484.x)</w:t>
      </w:r>
    </w:p>
    <w:p w14:paraId="0216303F"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56.</w:t>
      </w:r>
      <w:r w:rsidRPr="00DC6D5C">
        <w:rPr>
          <w:rFonts w:ascii="Times New Roman" w:hAnsi="Times New Roman" w:cs="Times New Roman"/>
          <w:noProof/>
        </w:rPr>
        <w:tab/>
        <w:t xml:space="preserve">Excoffier L, Ray N. 2008 Surfing during population expansions promotes genetic revolutions and structuration. </w:t>
      </w:r>
      <w:r w:rsidRPr="00DC6D5C">
        <w:rPr>
          <w:rFonts w:ascii="Times New Roman" w:hAnsi="Times New Roman" w:cs="Times New Roman"/>
          <w:i/>
          <w:iCs/>
          <w:noProof/>
        </w:rPr>
        <w:t>Trends Ecol. Evol.</w:t>
      </w:r>
      <w:r w:rsidRPr="00DC6D5C">
        <w:rPr>
          <w:rFonts w:ascii="Times New Roman" w:hAnsi="Times New Roman" w:cs="Times New Roman"/>
          <w:noProof/>
        </w:rPr>
        <w:t xml:space="preserve"> </w:t>
      </w:r>
      <w:r w:rsidRPr="00DC6D5C">
        <w:rPr>
          <w:rFonts w:ascii="Times New Roman" w:hAnsi="Times New Roman" w:cs="Times New Roman"/>
          <w:b/>
          <w:bCs/>
          <w:noProof/>
        </w:rPr>
        <w:t>23</w:t>
      </w:r>
      <w:r w:rsidRPr="00DC6D5C">
        <w:rPr>
          <w:rFonts w:ascii="Times New Roman" w:hAnsi="Times New Roman" w:cs="Times New Roman"/>
          <w:noProof/>
        </w:rPr>
        <w:t>, 347–351. (doi:10.1016/j.tree.2008.04.004)</w:t>
      </w:r>
    </w:p>
    <w:p w14:paraId="284598D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57.</w:t>
      </w:r>
      <w:r w:rsidRPr="00DC6D5C">
        <w:rPr>
          <w:rFonts w:ascii="Times New Roman" w:hAnsi="Times New Roman" w:cs="Times New Roman"/>
          <w:noProof/>
        </w:rPr>
        <w:tab/>
        <w:t xml:space="preserve">Eckert CG, Samis KE, Lougheed SC. 2008 Genetic variation across species’ geographical ranges: The central-marginal hypothesis and beyond.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17</w:t>
      </w:r>
      <w:r w:rsidRPr="00DC6D5C">
        <w:rPr>
          <w:rFonts w:ascii="Times New Roman" w:hAnsi="Times New Roman" w:cs="Times New Roman"/>
          <w:noProof/>
        </w:rPr>
        <w:t>, 1170–1188. (doi:10.1111/j.1365-294X.2007.03659.x)</w:t>
      </w:r>
    </w:p>
    <w:p w14:paraId="1105FDB4"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58.</w:t>
      </w:r>
      <w:r w:rsidRPr="00DC6D5C">
        <w:rPr>
          <w:rFonts w:ascii="Times New Roman" w:hAnsi="Times New Roman" w:cs="Times New Roman"/>
          <w:noProof/>
        </w:rPr>
        <w:tab/>
        <w:t xml:space="preserve">Yakub M, Tiffin P. 2016 Living in the city: urban environments shape the evolution of a native annual plant. </w:t>
      </w:r>
      <w:r w:rsidRPr="00DC6D5C">
        <w:rPr>
          <w:rFonts w:ascii="Times New Roman" w:hAnsi="Times New Roman" w:cs="Times New Roman"/>
          <w:i/>
          <w:iCs/>
          <w:noProof/>
        </w:rPr>
        <w:t>Glob. Chang. Biol.</w:t>
      </w:r>
      <w:r w:rsidRPr="00DC6D5C">
        <w:rPr>
          <w:rFonts w:ascii="Times New Roman" w:hAnsi="Times New Roman" w:cs="Times New Roman"/>
          <w:noProof/>
        </w:rPr>
        <w:t xml:space="preserve"> </w:t>
      </w:r>
      <w:r w:rsidRPr="00DC6D5C">
        <w:rPr>
          <w:rFonts w:ascii="Times New Roman" w:hAnsi="Times New Roman" w:cs="Times New Roman"/>
          <w:b/>
          <w:bCs/>
          <w:noProof/>
        </w:rPr>
        <w:t>23</w:t>
      </w:r>
      <w:r w:rsidRPr="00DC6D5C">
        <w:rPr>
          <w:rFonts w:ascii="Times New Roman" w:hAnsi="Times New Roman" w:cs="Times New Roman"/>
          <w:noProof/>
        </w:rPr>
        <w:t>, 2082–2089. (doi:10.1111/gcb.13528)</w:t>
      </w:r>
    </w:p>
    <w:p w14:paraId="2DE29B56" w14:textId="2278C3F2"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lastRenderedPageBreak/>
        <w:t>59.</w:t>
      </w:r>
      <w:r w:rsidRPr="00DC6D5C">
        <w:rPr>
          <w:rFonts w:ascii="Times New Roman" w:hAnsi="Times New Roman" w:cs="Times New Roman"/>
          <w:noProof/>
        </w:rPr>
        <w:tab/>
        <w:t xml:space="preserve">Winchell KM, Reynolds RG, Prado-Irwin SR, Puente-Rolón AR, Revell LJ. 2016 Phenotypic shifts in urban areas in the tropical lizard </w:t>
      </w:r>
      <w:r w:rsidRPr="00DC6D5C">
        <w:rPr>
          <w:rFonts w:ascii="Times New Roman" w:hAnsi="Times New Roman" w:cs="Times New Roman"/>
          <w:i/>
          <w:iCs/>
          <w:noProof/>
        </w:rPr>
        <w:t>Anolis cristatellus</w:t>
      </w:r>
      <w:r w:rsidRPr="00DC6D5C">
        <w:rPr>
          <w:rFonts w:ascii="Times New Roman" w:hAnsi="Times New Roman" w:cs="Times New Roman"/>
          <w:noProof/>
        </w:rPr>
        <w:t xml:space="preserve">.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70</w:t>
      </w:r>
      <w:r w:rsidRPr="00DC6D5C">
        <w:rPr>
          <w:rFonts w:ascii="Times New Roman" w:hAnsi="Times New Roman" w:cs="Times New Roman"/>
          <w:noProof/>
        </w:rPr>
        <w:t>, 1009–1022. (doi:10.1111/evo.12925)</w:t>
      </w:r>
    </w:p>
    <w:p w14:paraId="696E0DE1"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60.</w:t>
      </w:r>
      <w:r w:rsidRPr="00DC6D5C">
        <w:rPr>
          <w:rFonts w:ascii="Times New Roman" w:hAnsi="Times New Roman" w:cs="Times New Roman"/>
          <w:noProof/>
        </w:rPr>
        <w:tab/>
        <w:t xml:space="preserve">Mueller JC, Partecke J, Hatchwell BJ, Gaston KJ, Evans KL. 2013 Candidate gene polymorphisms for behavioural adaptations during urbanization in blackbirds.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22</w:t>
      </w:r>
      <w:r w:rsidRPr="00DC6D5C">
        <w:rPr>
          <w:rFonts w:ascii="Times New Roman" w:hAnsi="Times New Roman" w:cs="Times New Roman"/>
          <w:noProof/>
        </w:rPr>
        <w:t>, 3629–3637. (doi:10.1111/mec.12288)</w:t>
      </w:r>
    </w:p>
    <w:p w14:paraId="3E175033" w14:textId="7F6A50AD"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61.</w:t>
      </w:r>
      <w:r w:rsidRPr="00DC6D5C">
        <w:rPr>
          <w:rFonts w:ascii="Times New Roman" w:hAnsi="Times New Roman" w:cs="Times New Roman"/>
          <w:noProof/>
        </w:rPr>
        <w:tab/>
        <w:t xml:space="preserve">Barnes I, Duda A, Pybus OG, Thomas MG. 2011 Ancient urbanization predicts genetic resistance to tuberculosis.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65</w:t>
      </w:r>
      <w:r w:rsidRPr="00DC6D5C">
        <w:rPr>
          <w:rFonts w:ascii="Times New Roman" w:hAnsi="Times New Roman" w:cs="Times New Roman"/>
          <w:noProof/>
        </w:rPr>
        <w:t>, 842–848. (doi:10.1111/j.1558-5646.2010.01132.x)</w:t>
      </w:r>
    </w:p>
    <w:p w14:paraId="1F6C77BE"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62.</w:t>
      </w:r>
      <w:r w:rsidRPr="00DC6D5C">
        <w:rPr>
          <w:rFonts w:ascii="Times New Roman" w:hAnsi="Times New Roman" w:cs="Times New Roman"/>
          <w:noProof/>
        </w:rPr>
        <w:tab/>
        <w:t xml:space="preserve">Noël S, Ouellet M, Galois P, Lapointe FJ. 2007 Impact of urban fragmentation on the genetic structure of the eastern red-backed salamander. </w:t>
      </w:r>
      <w:r w:rsidRPr="00DC6D5C">
        <w:rPr>
          <w:rFonts w:ascii="Times New Roman" w:hAnsi="Times New Roman" w:cs="Times New Roman"/>
          <w:i/>
          <w:iCs/>
          <w:noProof/>
        </w:rPr>
        <w:t>Conserv. Genet.</w:t>
      </w:r>
      <w:r w:rsidRPr="00DC6D5C">
        <w:rPr>
          <w:rFonts w:ascii="Times New Roman" w:hAnsi="Times New Roman" w:cs="Times New Roman"/>
          <w:noProof/>
        </w:rPr>
        <w:t xml:space="preserve"> </w:t>
      </w:r>
      <w:r w:rsidRPr="00DC6D5C">
        <w:rPr>
          <w:rFonts w:ascii="Times New Roman" w:hAnsi="Times New Roman" w:cs="Times New Roman"/>
          <w:b/>
          <w:bCs/>
          <w:noProof/>
        </w:rPr>
        <w:t>8</w:t>
      </w:r>
      <w:r w:rsidRPr="00DC6D5C">
        <w:rPr>
          <w:rFonts w:ascii="Times New Roman" w:hAnsi="Times New Roman" w:cs="Times New Roman"/>
          <w:noProof/>
        </w:rPr>
        <w:t>, 599–606. (doi:10.1007/s10592-006-9202-1)</w:t>
      </w:r>
    </w:p>
    <w:p w14:paraId="68F5A07F" w14:textId="6EDCB41F" w:rsidR="00A21108" w:rsidRDefault="000A63E6" w:rsidP="00DC6D5C">
      <w:pPr>
        <w:widowControl w:val="0"/>
        <w:autoSpaceDE w:val="0"/>
        <w:autoSpaceDN w:val="0"/>
        <w:adjustRightInd w:val="0"/>
        <w:spacing w:line="360" w:lineRule="auto"/>
        <w:ind w:left="640" w:hanging="640"/>
        <w:rPr>
          <w:rFonts w:ascii="Times New Roman" w:hAnsi="Times New Roman" w:cs="Times New Roman"/>
        </w:rPr>
      </w:pPr>
      <w:r>
        <w:rPr>
          <w:rFonts w:ascii="Times New Roman" w:hAnsi="Times New Roman" w:cs="Times New Roman"/>
        </w:rPr>
        <w:fldChar w:fldCharType="end"/>
      </w:r>
    </w:p>
    <w:p w14:paraId="7FCBA73E" w14:textId="77777777" w:rsidR="00A21108" w:rsidRPr="00353D38" w:rsidRDefault="00A21108" w:rsidP="00695730">
      <w:pPr>
        <w:spacing w:line="360" w:lineRule="auto"/>
        <w:rPr>
          <w:rFonts w:ascii="Times New Roman" w:hAnsi="Times New Roman" w:cs="Times New Roman"/>
        </w:rPr>
      </w:pPr>
    </w:p>
    <w:p w14:paraId="0AA76BE7" w14:textId="77777777" w:rsidR="00695730" w:rsidRPr="00353D38" w:rsidRDefault="00695730" w:rsidP="00695730">
      <w:pPr>
        <w:rPr>
          <w:rFonts w:ascii="Times New Roman" w:hAnsi="Times New Roman" w:cs="Times New Roman"/>
        </w:rPr>
        <w:sectPr w:rsidR="00695730" w:rsidRPr="00353D38" w:rsidSect="00054EE3">
          <w:footerReference w:type="even" r:id="rId14"/>
          <w:footerReference w:type="default" r:id="rId15"/>
          <w:pgSz w:w="12240" w:h="15840"/>
          <w:pgMar w:top="1440" w:right="1440" w:bottom="1440" w:left="1440" w:header="708" w:footer="708" w:gutter="0"/>
          <w:lnNumType w:countBy="1" w:restart="continuous"/>
          <w:cols w:space="708"/>
          <w:docGrid w:linePitch="360"/>
        </w:sectPr>
      </w:pPr>
    </w:p>
    <w:p w14:paraId="53E32BE6" w14:textId="77777777" w:rsidR="005433A8" w:rsidRPr="00353D38" w:rsidRDefault="005433A8" w:rsidP="005433A8">
      <w:pPr>
        <w:tabs>
          <w:tab w:val="left" w:pos="5421"/>
        </w:tabs>
        <w:rPr>
          <w:rFonts w:ascii="Times New Roman" w:hAnsi="Times New Roman" w:cs="Times New Roman"/>
          <w:b/>
          <w:lang w:val="en-US"/>
        </w:rPr>
      </w:pPr>
      <w:r w:rsidRPr="00353D38">
        <w:rPr>
          <w:rFonts w:ascii="Times New Roman" w:hAnsi="Times New Roman" w:cs="Times New Roman"/>
          <w:noProof/>
          <w:lang w:val="en-US"/>
        </w:rPr>
        <w:lastRenderedPageBreak/>
        <w:drawing>
          <wp:inline distT="0" distB="0" distL="0" distR="0" wp14:anchorId="57A3BAA1" wp14:editId="3F3B9120">
            <wp:extent cx="5943600" cy="5053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53965"/>
                    </a:xfrm>
                    <a:prstGeom prst="rect">
                      <a:avLst/>
                    </a:prstGeom>
                  </pic:spPr>
                </pic:pic>
              </a:graphicData>
            </a:graphic>
          </wp:inline>
        </w:drawing>
      </w:r>
    </w:p>
    <w:p w14:paraId="4D17EC1F" w14:textId="3E046D00" w:rsidR="005433A8" w:rsidRPr="00353D38" w:rsidRDefault="005433A8" w:rsidP="005433A8">
      <w:pPr>
        <w:tabs>
          <w:tab w:val="left" w:pos="5421"/>
        </w:tabs>
        <w:rPr>
          <w:rFonts w:ascii="Times New Roman" w:hAnsi="Times New Roman" w:cs="Times New Roman"/>
        </w:rPr>
      </w:pPr>
      <w:r w:rsidRPr="00353D38">
        <w:rPr>
          <w:rFonts w:ascii="Times New Roman" w:hAnsi="Times New Roman" w:cs="Times New Roman"/>
          <w:b/>
          <w:lang w:val="en-US"/>
        </w:rPr>
        <w:t xml:space="preserve">Figure 1: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The </w:t>
      </w:r>
      <w:r w:rsidR="00353D38" w:rsidRPr="00353D38">
        <w:rPr>
          <w:rFonts w:ascii="Times New Roman" w:hAnsi="Times New Roman" w:cs="Times New Roman"/>
        </w:rPr>
        <w:t>duplicate</w:t>
      </w:r>
      <w:r w:rsidRPr="00353D38">
        <w:rPr>
          <w:rFonts w:ascii="Times New Roman" w:hAnsi="Times New Roman" w:cs="Times New Roman"/>
        </w:rPr>
        <w:t xml:space="preserve"> recessive epistasis underlying the production of HCN has consequences for how drift is expected to influence the frequency of HCN in natural populations. The black dot represents the point at which the frequencies of both dominant alleles are at 0.5. </w:t>
      </w:r>
      <w:commentRangeStart w:id="24"/>
      <w:r w:rsidR="008E3E1C">
        <w:rPr>
          <w:rFonts w:ascii="Times New Roman" w:hAnsi="Times New Roman" w:cs="Times New Roman"/>
        </w:rPr>
        <w:t>When both loci are drifting</w:t>
      </w:r>
      <w:commentRangeEnd w:id="24"/>
      <w:r w:rsidR="008E3E1C">
        <w:rPr>
          <w:rStyle w:val="CommentReference"/>
        </w:rPr>
        <w:commentReference w:id="24"/>
      </w:r>
      <w:r w:rsidR="008E3E1C">
        <w:rPr>
          <w:rFonts w:ascii="Times New Roman" w:hAnsi="Times New Roman" w:cs="Times New Roman"/>
        </w:rPr>
        <w:t>, t</w:t>
      </w:r>
      <w:commentRangeStart w:id="25"/>
      <w:r w:rsidRPr="00353D38">
        <w:rPr>
          <w:rFonts w:ascii="Times New Roman" w:hAnsi="Times New Roman" w:cs="Times New Roman"/>
        </w:rPr>
        <w:t xml:space="preserve">he frequency of HCN will only increase if the frequency of both underlying </w:t>
      </w:r>
      <w:r w:rsidR="00353D38" w:rsidRPr="00353D38">
        <w:rPr>
          <w:rFonts w:ascii="Times New Roman" w:hAnsi="Times New Roman" w:cs="Times New Roman"/>
        </w:rPr>
        <w:t>dominant</w:t>
      </w:r>
      <w:r w:rsidR="008E3E1C">
        <w:rPr>
          <w:rFonts w:ascii="Times New Roman" w:hAnsi="Times New Roman" w:cs="Times New Roman"/>
        </w:rPr>
        <w:t xml:space="preserve"> alleles increases (t</w:t>
      </w:r>
      <w:r w:rsidRPr="00353D38">
        <w:rPr>
          <w:rFonts w:ascii="Times New Roman" w:hAnsi="Times New Roman" w:cs="Times New Roman"/>
        </w:rPr>
        <w:t>able inset</w:t>
      </w:r>
      <w:commentRangeEnd w:id="25"/>
      <w:r w:rsidR="00F864A1">
        <w:rPr>
          <w:rStyle w:val="CommentReference"/>
        </w:rPr>
        <w:commentReference w:id="25"/>
      </w:r>
      <w:r w:rsidRPr="00353D38">
        <w:rPr>
          <w:rFonts w:ascii="Times New Roman" w:hAnsi="Times New Roman" w:cs="Times New Roman"/>
        </w:rPr>
        <w:t>). Thus, the loss of dominant alleles in this system has a greater effect at reducing HCN frequencies than gains in dominant alleles have at increasing HCN frequencies. This makes the loss of HCN from populations more likely solely due to drift.</w:t>
      </w: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2EB4FA04" w14:textId="4C669045" w:rsidR="00695730" w:rsidRPr="00353D38" w:rsidRDefault="00DF2266" w:rsidP="00695730">
      <w:pPr>
        <w:rPr>
          <w:rFonts w:ascii="Times New Roman" w:hAnsi="Times New Roman" w:cs="Times New Roman"/>
        </w:rPr>
      </w:pPr>
      <w:r w:rsidRPr="00353D38">
        <w:rPr>
          <w:rFonts w:ascii="Times New Roman" w:hAnsi="Times New Roman" w:cs="Times New Roman"/>
          <w:b/>
        </w:rPr>
        <w:lastRenderedPageBreak/>
        <w:t>Table 1</w:t>
      </w:r>
      <w:r w:rsidR="00695730" w:rsidRPr="00353D38">
        <w:rPr>
          <w:rFonts w:ascii="Times New Roman" w:hAnsi="Times New Roman" w:cs="Times New Roman"/>
          <w:b/>
        </w:rPr>
        <w:t>:</w:t>
      </w:r>
      <w:r w:rsidR="00695730" w:rsidRPr="00353D38">
        <w:rPr>
          <w:rFonts w:ascii="Times New Roman" w:hAnsi="Times New Roman" w:cs="Times New Roman"/>
        </w:rPr>
        <w:t xml:space="preserve"> Parameters used in </w:t>
      </w:r>
      <w:r w:rsidR="00212AC5">
        <w:rPr>
          <w:rFonts w:ascii="Times New Roman" w:hAnsi="Times New Roman" w:cs="Times New Roman"/>
        </w:rPr>
        <w:t xml:space="preserve">simulations to manipulate the </w:t>
      </w:r>
      <w:r w:rsidR="00F864A1">
        <w:rPr>
          <w:rFonts w:ascii="Times New Roman" w:hAnsi="Times New Roman" w:cs="Times New Roman"/>
        </w:rPr>
        <w:t xml:space="preserve">strength </w:t>
      </w:r>
      <w:r w:rsidR="00212AC5">
        <w:rPr>
          <w:rFonts w:ascii="Times New Roman" w:hAnsi="Times New Roman" w:cs="Times New Roman"/>
        </w:rPr>
        <w:t>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695730" w:rsidRPr="00353D38" w14:paraId="1F55C962" w14:textId="77777777" w:rsidTr="00E27AE2">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6FE8401F"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BF0C8D8"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695730" w:rsidRPr="00353D38" w14:paraId="2DFD7719" w14:textId="77777777" w:rsidTr="00E27AE2">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91B6FF2" w14:textId="752DFFC8"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sidR="00D33208">
              <w:rPr>
                <w:rFonts w:ascii="Times New Roman" w:eastAsia="Times New Roman" w:hAnsi="Times New Roman" w:cs="Times New Roman"/>
                <w:color w:val="000000"/>
              </w:rPr>
              <w:t>amount of gene flow</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CA26B5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695730" w:rsidRPr="00353D38" w14:paraId="3C4044A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CEC96E"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126882"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695730" w:rsidRPr="00353D38" w14:paraId="16D1E9E3"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895A2A4"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F8D325C"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695730" w:rsidRPr="00353D38" w14:paraId="5D01AD4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0663B0"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2B0F96" w14:textId="30D6AF85" w:rsidR="00695730" w:rsidRPr="00353D38" w:rsidRDefault="00695730" w:rsidP="00E27AE2">
            <w:pPr>
              <w:rPr>
                <w:rFonts w:ascii="Times New Roman" w:eastAsia="Times New Roman" w:hAnsi="Times New Roman" w:cs="Times New Roman"/>
                <w:color w:val="000000"/>
              </w:rPr>
            </w:pPr>
            <w:commentRangeStart w:id="26"/>
            <w:commentRangeStart w:id="27"/>
            <w:r w:rsidRPr="00353D38">
              <w:rPr>
                <w:rFonts w:ascii="Times New Roman" w:eastAsia="Times New Roman" w:hAnsi="Times New Roman" w:cs="Times New Roman"/>
                <w:color w:val="000000"/>
              </w:rPr>
              <w:t xml:space="preserve">Proportion of </w:t>
            </w:r>
            <w:r w:rsidR="005433A8" w:rsidRPr="00353D38">
              <w:rPr>
                <w:rFonts w:ascii="Times New Roman" w:eastAsia="Times New Roman" w:hAnsi="Times New Roman" w:cs="Times New Roman"/>
                <w:color w:val="000000"/>
              </w:rPr>
              <w:t xml:space="preserve">alleles </w:t>
            </w:r>
            <w:commentRangeEnd w:id="26"/>
            <w:r w:rsidR="009A2CD2">
              <w:rPr>
                <w:rStyle w:val="CommentReference"/>
              </w:rPr>
              <w:commentReference w:id="26"/>
            </w:r>
            <w:commentRangeEnd w:id="27"/>
            <w:r w:rsidR="008E3E1C">
              <w:rPr>
                <w:rStyle w:val="CommentReference"/>
              </w:rPr>
              <w:commentReference w:id="27"/>
            </w:r>
            <w:r w:rsidR="005433A8" w:rsidRPr="00353D38">
              <w:rPr>
                <w:rFonts w:ascii="Times New Roman" w:eastAsia="Times New Roman" w:hAnsi="Times New Roman" w:cs="Times New Roman"/>
                <w:color w:val="000000"/>
              </w:rPr>
              <w:t xml:space="preserve">sampled when founding </w:t>
            </w:r>
            <w:r w:rsidRPr="00353D38">
              <w:rPr>
                <w:rFonts w:ascii="Times New Roman" w:eastAsia="Times New Roman" w:hAnsi="Times New Roman" w:cs="Times New Roman"/>
                <w:color w:val="000000"/>
              </w:rPr>
              <w:t>new popula</w:t>
            </w:r>
            <w:r w:rsidR="005433A8" w:rsidRPr="00353D38">
              <w:rPr>
                <w:rFonts w:ascii="Times New Roman" w:eastAsia="Times New Roman" w:hAnsi="Times New Roman" w:cs="Times New Roman"/>
                <w:color w:val="000000"/>
              </w:rPr>
              <w:t>tions. Lower proportions result</w:t>
            </w:r>
            <w:r w:rsidRPr="00353D38">
              <w:rPr>
                <w:rFonts w:ascii="Times New Roman" w:eastAsia="Times New Roman" w:hAnsi="Times New Roman" w:cs="Times New Roman"/>
                <w:color w:val="000000"/>
              </w:rPr>
              <w:t xml:space="preserve"> in stronger effects of drift. </w:t>
            </w:r>
            <w:r w:rsidR="00876386">
              <w:rPr>
                <w:rFonts w:ascii="Times New Roman" w:eastAsia="Times New Roman" w:hAnsi="Times New Roman" w:cs="Times New Roman"/>
                <w:color w:val="000000"/>
              </w:rPr>
              <w:t>This is equivalent to sampling a finite number of individuals.</w:t>
            </w:r>
          </w:p>
        </w:tc>
      </w:tr>
      <w:tr w:rsidR="00695730" w:rsidRPr="00353D38" w14:paraId="564281B2" w14:textId="77777777" w:rsidTr="00E27AE2">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460868F" w14:textId="5DCBE8AA" w:rsidR="00695730" w:rsidRPr="00353D38" w:rsidRDefault="00695730" w:rsidP="009A2CD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sidR="009A2CD2">
              <w:rPr>
                <w:rFonts w:ascii="Times New Roman" w:eastAsia="Times New Roman" w:hAnsi="Times New Roman" w:cs="Times New Roman"/>
                <w:color w:val="000000"/>
              </w:rPr>
              <w:t xml:space="preserve">probability of creation of new </w:t>
            </w:r>
            <w:r w:rsidRPr="00353D38">
              <w:rPr>
                <w:rFonts w:ascii="Times New Roman" w:eastAsia="Times New Roman" w:hAnsi="Times New Roman" w:cs="Times New Roman"/>
                <w:color w:val="000000"/>
              </w:rPr>
              <w:t xml:space="preserve">population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616DDAA" w14:textId="09EEE64F" w:rsidR="00695730" w:rsidRPr="00353D38" w:rsidRDefault="00695730" w:rsidP="009A2CD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r w:rsidR="009A2CD2">
              <w:rPr>
                <w:rFonts w:ascii="Times New Roman" w:eastAsia="Times New Roman" w:hAnsi="Times New Roman" w:cs="Times New Roman"/>
                <w:color w:val="000000"/>
              </w:rPr>
              <w:t>’</w:t>
            </w:r>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r w:rsidR="009A2CD2">
              <w:rPr>
                <w:rFonts w:ascii="Times New Roman" w:eastAsia="Times New Roman" w:hAnsi="Times New Roman" w:cs="Times New Roman"/>
                <w:color w:val="000000"/>
              </w:rPr>
              <w:t>always</w:t>
            </w:r>
            <w:r w:rsidR="009A2CD2" w:rsidRPr="00353D38">
              <w:rPr>
                <w:rFonts w:ascii="Times New Roman" w:eastAsia="Times New Roman" w:hAnsi="Times New Roman" w:cs="Times New Roman"/>
                <w:color w:val="000000"/>
              </w:rPr>
              <w:t xml:space="preserve"> </w:t>
            </w:r>
            <w:r w:rsidRPr="00353D38">
              <w:rPr>
                <w:rFonts w:ascii="Times New Roman" w:eastAsia="Times New Roman" w:hAnsi="Times New Roman" w:cs="Times New Roman"/>
                <w:color w:val="000000"/>
              </w:rPr>
              <w:t xml:space="preserve">found new populations. </w:t>
            </w:r>
          </w:p>
        </w:tc>
      </w:tr>
      <w:tr w:rsidR="00695730" w:rsidRPr="00353D38" w14:paraId="2DE859CC"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7679AE" w14:textId="52BCD539"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26F741"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w:t>
            </w:r>
            <w:proofErr w:type="spellStart"/>
            <w:r w:rsidRPr="00353D38">
              <w:rPr>
                <w:rFonts w:ascii="Times New Roman" w:eastAsia="Times New Roman" w:hAnsi="Times New Roman" w:cs="Times New Roman"/>
                <w:color w:val="000000"/>
              </w:rPr>
              <w:t>acyanogenic</w:t>
            </w:r>
            <w:proofErr w:type="spellEnd"/>
            <w:r w:rsidRPr="00353D38">
              <w:rPr>
                <w:rFonts w:ascii="Times New Roman" w:eastAsia="Times New Roman" w:hAnsi="Times New Roman" w:cs="Times New Roman"/>
                <w:color w:val="000000"/>
              </w:rPr>
              <w:t xml:space="preserve"> genotypes. Actual strength of selection depends on a population's position in the landscape matrix. </w:t>
            </w:r>
          </w:p>
        </w:tc>
      </w:tr>
      <w:tr w:rsidR="00695730" w:rsidRPr="00353D38" w14:paraId="533A95A0"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C9B137"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5A0571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695730" w:rsidRPr="00353D38" w14:paraId="171D279F"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8B0DC5"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BEE99"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695730" w:rsidRPr="00353D38" w14:paraId="1200A3B5"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85AF8A"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rate of population </w:t>
            </w:r>
            <w:proofErr w:type="gramStart"/>
            <w:r w:rsidRPr="00353D38">
              <w:rPr>
                <w:rFonts w:ascii="Times New Roman" w:eastAsia="Times New Roman" w:hAnsi="Times New Roman" w:cs="Times New Roman"/>
                <w:color w:val="000000"/>
              </w:rPr>
              <w:t>increase</w:t>
            </w:r>
            <w:proofErr w:type="gramEnd"/>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7AC247D"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35B0D359" w14:textId="77777777" w:rsidR="00695730" w:rsidRPr="00353D38" w:rsidRDefault="00695730" w:rsidP="00695730">
      <w:pPr>
        <w:rPr>
          <w:rFonts w:ascii="Times New Roman" w:hAnsi="Times New Roman" w:cs="Times New Roman"/>
        </w:rPr>
      </w:pPr>
    </w:p>
    <w:p w14:paraId="5BA8C8A2" w14:textId="77777777" w:rsidR="00695730" w:rsidRPr="00353D38" w:rsidRDefault="00695730" w:rsidP="00695730">
      <w:pPr>
        <w:rPr>
          <w:rFonts w:ascii="Times New Roman" w:hAnsi="Times New Roman" w:cs="Times New Roman"/>
        </w:rPr>
      </w:pPr>
    </w:p>
    <w:p w14:paraId="7525DDBE" w14:textId="77777777" w:rsidR="00695730" w:rsidRPr="00353D38" w:rsidRDefault="00695730" w:rsidP="00695730">
      <w:pPr>
        <w:rPr>
          <w:rFonts w:ascii="Times New Roman" w:hAnsi="Times New Roman" w:cs="Times New Roman"/>
        </w:rPr>
        <w:sectPr w:rsidR="00695730" w:rsidRPr="00353D38" w:rsidSect="005433A8">
          <w:pgSz w:w="15840" w:h="12240" w:orient="landscape"/>
          <w:pgMar w:top="720" w:right="720" w:bottom="720" w:left="720" w:header="708" w:footer="708" w:gutter="0"/>
          <w:cols w:space="708"/>
          <w:docGrid w:linePitch="360"/>
        </w:sectPr>
      </w:pPr>
    </w:p>
    <w:p w14:paraId="48B8BBA2" w14:textId="42A333FF" w:rsidR="00695730" w:rsidRPr="00353D38" w:rsidRDefault="00CD68EA" w:rsidP="00695730">
      <w:pPr>
        <w:rPr>
          <w:rFonts w:ascii="Times New Roman" w:hAnsi="Times New Roman" w:cs="Times New Roman"/>
        </w:rPr>
      </w:pPr>
      <w:r w:rsidRPr="00CD68EA">
        <w:rPr>
          <w:rFonts w:ascii="Times New Roman" w:hAnsi="Times New Roman" w:cs="Times New Roman"/>
        </w:rPr>
        <w:lastRenderedPageBreak/>
        <w:drawing>
          <wp:inline distT="0" distB="0" distL="0" distR="0" wp14:anchorId="0A0EA318" wp14:editId="54D2757E">
            <wp:extent cx="5943600" cy="3877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7945"/>
                    </a:xfrm>
                    <a:prstGeom prst="rect">
                      <a:avLst/>
                    </a:prstGeom>
                  </pic:spPr>
                </pic:pic>
              </a:graphicData>
            </a:graphic>
          </wp:inline>
        </w:drawing>
      </w:r>
    </w:p>
    <w:p w14:paraId="72030832" w14:textId="2225842E"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2: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sidR="004853D4">
        <w:rPr>
          <w:rFonts w:ascii="Times New Roman" w:hAnsi="Times New Roman" w:cs="Times New Roman"/>
        </w:rPr>
        <w:t>effects of drift in two ways: (</w:t>
      </w:r>
      <w:r w:rsidR="004853D4" w:rsidRPr="004853D4">
        <w:rPr>
          <w:rFonts w:ascii="Times New Roman" w:hAnsi="Times New Roman" w:cs="Times New Roman"/>
          <w:i/>
        </w:rPr>
        <w:t>a</w:t>
      </w:r>
      <w:r w:rsidRPr="00353D38">
        <w:rPr>
          <w:rFonts w:ascii="Times New Roman" w:hAnsi="Times New Roman" w:cs="Times New Roman"/>
        </w:rPr>
        <w:t xml:space="preserve">) </w:t>
      </w:r>
      <w:r w:rsidR="00E73CF0">
        <w:rPr>
          <w:rFonts w:ascii="Times New Roman" w:hAnsi="Times New Roman" w:cs="Times New Roman"/>
        </w:rPr>
        <w:t xml:space="preserve">In drift scenario 1 </w:t>
      </w:r>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r w:rsidR="00E73CF0">
        <w:rPr>
          <w:rFonts w:ascii="Times New Roman" w:hAnsi="Times New Roman" w:cs="Times New Roman"/>
        </w:rPr>
        <w:t xml:space="preserve">was created </w:t>
      </w:r>
      <w:r w:rsidRPr="00353D38">
        <w:rPr>
          <w:rFonts w:ascii="Times New Roman" w:hAnsi="Times New Roman" w:cs="Times New Roman"/>
        </w:rPr>
        <w:t xml:space="preserve">across the linear matrix, </w:t>
      </w:r>
      <w:r w:rsidR="00E73CF0">
        <w:rPr>
          <w:rFonts w:ascii="Times New Roman" w:hAnsi="Times New Roman" w:cs="Times New Roman"/>
        </w:rPr>
        <w:t>which</w:t>
      </w:r>
      <w:r w:rsidR="00E73CF0" w:rsidRPr="00353D38">
        <w:rPr>
          <w:rFonts w:ascii="Times New Roman" w:hAnsi="Times New Roman" w:cs="Times New Roman"/>
        </w:rPr>
        <w:t xml:space="preserve"> plac</w:t>
      </w:r>
      <w:r w:rsidR="00E73CF0">
        <w:rPr>
          <w:rFonts w:ascii="Times New Roman" w:hAnsi="Times New Roman" w:cs="Times New Roman"/>
        </w:rPr>
        <w:t>ed</w:t>
      </w:r>
      <w:r w:rsidR="00E73CF0" w:rsidRPr="00353D38">
        <w:rPr>
          <w:rFonts w:ascii="Times New Roman" w:hAnsi="Times New Roman" w:cs="Times New Roman"/>
        </w:rPr>
        <w:t xml:space="preserve"> </w:t>
      </w:r>
      <w:r w:rsidRPr="00353D38">
        <w:rPr>
          <w:rFonts w:ascii="Times New Roman" w:hAnsi="Times New Roman" w:cs="Times New Roman"/>
        </w:rPr>
        <w:t xml:space="preserve">an upper limit on </w:t>
      </w:r>
      <w:r w:rsidR="00E73CF0">
        <w:rPr>
          <w:rFonts w:ascii="Times New Roman" w:hAnsi="Times New Roman" w:cs="Times New Roman"/>
        </w:rPr>
        <w:t>the</w:t>
      </w:r>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r w:rsidR="00E73CF0">
        <w:rPr>
          <w:rFonts w:ascii="Times New Roman" w:hAnsi="Times New Roman" w:cs="Times New Roman"/>
        </w:rPr>
        <w:t>of</w:t>
      </w:r>
      <w:r w:rsidR="00E73CF0" w:rsidRPr="00353D38">
        <w:rPr>
          <w:rFonts w:ascii="Times New Roman" w:hAnsi="Times New Roman" w:cs="Times New Roman"/>
        </w:rPr>
        <w:t xml:space="preserve"> </w:t>
      </w:r>
      <w:r w:rsidRPr="00353D38">
        <w:rPr>
          <w:rFonts w:ascii="Times New Roman" w:hAnsi="Times New Roman" w:cs="Times New Roman"/>
        </w:rPr>
        <w:t>each population. For most simulations (see Table 2),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r w:rsidR="001D01D3">
        <w:rPr>
          <w:rFonts w:ascii="Times New Roman" w:hAnsi="Times New Roman" w:cs="Times New Roman"/>
        </w:rPr>
        <w:t>scenario</w:t>
      </w:r>
      <w:r w:rsidRPr="00353D38">
        <w:rPr>
          <w:rFonts w:ascii="Times New Roman" w:hAnsi="Times New Roman" w:cs="Times New Roman"/>
        </w:rPr>
        <w:t xml:space="preserve">, all patches (separated by solid vertical lines) started with populations at </w:t>
      </w:r>
      <w:r w:rsidR="001D01D3">
        <w:rPr>
          <w:rFonts w:ascii="Times New Roman" w:hAnsi="Times New Roman" w:cs="Times New Roman"/>
        </w:rPr>
        <w:t xml:space="preserve">their </w:t>
      </w:r>
      <w:r w:rsidRPr="00353D38">
        <w:rPr>
          <w:rFonts w:ascii="Times New Roman" w:hAnsi="Times New Roman" w:cs="Times New Roman"/>
        </w:rPr>
        <w:t>carrying capacity in generation one (represented</w:t>
      </w:r>
      <w:r w:rsidR="004853D4">
        <w:rPr>
          <w:rFonts w:ascii="Times New Roman" w:hAnsi="Times New Roman" w:cs="Times New Roman"/>
        </w:rPr>
        <w:t xml:space="preserve"> by grey filling of patches). (</w:t>
      </w:r>
      <w:r w:rsidR="004853D4" w:rsidRPr="004853D4">
        <w:rPr>
          <w:rFonts w:ascii="Times New Roman" w:hAnsi="Times New Roman" w:cs="Times New Roman"/>
          <w:i/>
        </w:rPr>
        <w:t>b</w:t>
      </w:r>
      <w:r w:rsidRPr="00353D38">
        <w:rPr>
          <w:rFonts w:ascii="Times New Roman" w:hAnsi="Times New Roman" w:cs="Times New Roman"/>
        </w:rPr>
        <w:t xml:space="preserve">) </w:t>
      </w:r>
      <w:r w:rsidR="001D01D3">
        <w:rPr>
          <w:rFonts w:ascii="Times New Roman" w:hAnsi="Times New Roman" w:cs="Times New Roman"/>
        </w:rPr>
        <w:t xml:space="preserve">In drift scenario 2, the strength of drift was </w:t>
      </w:r>
      <w:proofErr w:type="spellStart"/>
      <w:r w:rsidR="001D01D3">
        <w:rPr>
          <w:rFonts w:ascii="Times New Roman" w:hAnsi="Times New Roman" w:cs="Times New Roman"/>
        </w:rPr>
        <w:t>manulated</w:t>
      </w:r>
      <w:proofErr w:type="spellEnd"/>
      <w:r w:rsidR="001D01D3">
        <w:rPr>
          <w:rFonts w:ascii="Times New Roman" w:hAnsi="Times New Roman" w:cs="Times New Roman"/>
        </w:rPr>
        <w:t xml:space="preserve"> through </w:t>
      </w:r>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sidR="004853D4">
        <w:rPr>
          <w:rFonts w:ascii="Times New Roman" w:hAnsi="Times New Roman" w:cs="Times New Roman"/>
        </w:rPr>
        <w:t>proportion = stronger drift). (</w:t>
      </w:r>
      <w:r w:rsidR="004853D4"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B, numbers represent order of events). Boxes represent a single population as it proceeds through the simulations. Upon colonization, populations first grow according to a logistic growth model (growth rate [r] = 1.5). Populations are then subject to selection, followed by </w:t>
      </w:r>
      <w:r w:rsidR="00D33208">
        <w:rPr>
          <w:rFonts w:ascii="Times New Roman" w:hAnsi="Times New Roman" w:cs="Times New Roman"/>
        </w:rPr>
        <w:t>gene flow</w:t>
      </w:r>
      <w:r w:rsidRPr="00353D38">
        <w:rPr>
          <w:rFonts w:ascii="Times New Roman" w:hAnsi="Times New Roman" w:cs="Times New Roman"/>
        </w:rPr>
        <w:t xml:space="preserve">. </w:t>
      </w:r>
      <w:r w:rsidR="001D01D3">
        <w:rPr>
          <w:rFonts w:ascii="Times New Roman" w:hAnsi="Times New Roman" w:cs="Times New Roman"/>
        </w:rPr>
        <w:t>Each</w:t>
      </w:r>
      <w:r w:rsidR="001D01D3" w:rsidRPr="00353D38">
        <w:rPr>
          <w:rFonts w:ascii="Times New Roman" w:hAnsi="Times New Roman" w:cs="Times New Roman"/>
        </w:rPr>
        <w:t xml:space="preserve"> </w:t>
      </w:r>
      <w:r w:rsidRPr="00353D38">
        <w:rPr>
          <w:rFonts w:ascii="Times New Roman" w:hAnsi="Times New Roman" w:cs="Times New Roman"/>
        </w:rPr>
        <w:t>generation, we track</w:t>
      </w:r>
      <w:r w:rsidR="001D01D3">
        <w:rPr>
          <w:rFonts w:ascii="Times New Roman" w:hAnsi="Times New Roman" w:cs="Times New Roman"/>
        </w:rPr>
        <w:t>ed</w:t>
      </w:r>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the frequency of HCN within each population in the matrix. </w:t>
      </w:r>
    </w:p>
    <w:p w14:paraId="795E57E7" w14:textId="77777777" w:rsidR="00695730" w:rsidRPr="00353D38" w:rsidRDefault="00695730" w:rsidP="00695730">
      <w:pPr>
        <w:rPr>
          <w:rFonts w:ascii="Times New Roman" w:hAnsi="Times New Roman" w:cs="Times New Roman"/>
        </w:rPr>
      </w:pPr>
    </w:p>
    <w:p w14:paraId="335F2EEE" w14:textId="77777777" w:rsidR="00695730" w:rsidRPr="00353D38" w:rsidRDefault="00695730" w:rsidP="00695730">
      <w:pPr>
        <w:rPr>
          <w:rFonts w:ascii="Times New Roman" w:hAnsi="Times New Roman" w:cs="Times New Roman"/>
        </w:rPr>
        <w:sectPr w:rsidR="00695730" w:rsidRPr="00353D38" w:rsidSect="00E27AE2">
          <w:pgSz w:w="12240" w:h="15840"/>
          <w:pgMar w:top="1440" w:right="1440" w:bottom="1440" w:left="1440" w:header="708" w:footer="708" w:gutter="0"/>
          <w:cols w:space="708"/>
          <w:docGrid w:linePitch="360"/>
        </w:sectPr>
      </w:pPr>
    </w:p>
    <w:p w14:paraId="65983D98" w14:textId="10BF66C1" w:rsidR="00695730" w:rsidRPr="00353D38" w:rsidRDefault="00CD68EA" w:rsidP="00695730">
      <w:pPr>
        <w:rPr>
          <w:rFonts w:ascii="Times New Roman" w:hAnsi="Times New Roman" w:cs="Times New Roman"/>
        </w:rPr>
      </w:pPr>
      <w:r w:rsidRPr="00CD68EA">
        <w:rPr>
          <w:rFonts w:ascii="Times New Roman" w:hAnsi="Times New Roman" w:cs="Times New Roman"/>
        </w:rPr>
        <w:lastRenderedPageBreak/>
        <w:drawing>
          <wp:inline distT="0" distB="0" distL="0" distR="0" wp14:anchorId="72F1BDB3" wp14:editId="3F077975">
            <wp:extent cx="5943600" cy="276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1615"/>
                    </a:xfrm>
                    <a:prstGeom prst="rect">
                      <a:avLst/>
                    </a:prstGeom>
                  </pic:spPr>
                </pic:pic>
              </a:graphicData>
            </a:graphic>
          </wp:inline>
        </w:drawing>
      </w:r>
      <w:r w:rsidRPr="00CD68EA">
        <w:rPr>
          <w:rFonts w:ascii="Times New Roman" w:hAnsi="Times New Roman" w:cs="Times New Roman"/>
        </w:rPr>
        <w:t xml:space="preserve"> </w:t>
      </w:r>
    </w:p>
    <w:p w14:paraId="1C7FE7F5" w14:textId="566F7452"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3: </w:t>
      </w:r>
      <w:r w:rsidRPr="00353D38">
        <w:rPr>
          <w:rFonts w:ascii="Times New Roman" w:hAnsi="Times New Roman" w:cs="Times New Roman"/>
        </w:rPr>
        <w:t xml:space="preserve">The strength of selecting favoring cyanogenic (i.e. HCN+) or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(i.e. HCN–) genotypes depended on the population’s position on the landscape. We first defined a maximum selection coefficient (-</w:t>
      </w:r>
      <w:r w:rsidRPr="00353D38">
        <w:rPr>
          <w:rFonts w:ascii="Times New Roman" w:hAnsi="Times New Roman" w:cs="Times New Roman"/>
          <w:i/>
        </w:rPr>
        <w:t xml:space="preserve">s </w:t>
      </w:r>
      <w:r w:rsidRPr="00353D38">
        <w:rPr>
          <w:rFonts w:ascii="Times New Roman" w:hAnsi="Times New Roman" w:cs="Times New Roman"/>
        </w:rPr>
        <w:t xml:space="preserve">to </w:t>
      </w:r>
      <w:r w:rsidRPr="00353D38">
        <w:rPr>
          <w:rFonts w:ascii="Times New Roman" w:hAnsi="Times New Roman" w:cs="Times New Roman"/>
          <w:i/>
        </w:rPr>
        <w:t>s</w:t>
      </w:r>
      <w:r w:rsidR="005F31D4">
        <w:rPr>
          <w:rFonts w:ascii="Times New Roman" w:hAnsi="Times New Roman" w:cs="Times New Roman"/>
        </w:rPr>
        <w:t>), which favoured HCN–</w:t>
      </w:r>
      <w:r w:rsidRPr="00353D38">
        <w:rPr>
          <w:rFonts w:ascii="Times New Roman" w:hAnsi="Times New Roman" w:cs="Times New Roman"/>
        </w:rPr>
        <w:t xml:space="preserve"> genotypes in </w:t>
      </w:r>
      <w:r w:rsidR="005F31D4">
        <w:rPr>
          <w:rFonts w:ascii="Times New Roman" w:hAnsi="Times New Roman" w:cs="Times New Roman"/>
        </w:rPr>
        <w:t>urban</w:t>
      </w:r>
      <w:r w:rsidRPr="00353D38">
        <w:rPr>
          <w:rFonts w:ascii="Times New Roman" w:hAnsi="Times New Roman" w:cs="Times New Roman"/>
        </w:rPr>
        <w:t xml:space="preserve"> populations and </w:t>
      </w:r>
      <w:r w:rsidR="005F31D4">
        <w:rPr>
          <w:rFonts w:ascii="Times New Roman" w:hAnsi="Times New Roman" w:cs="Times New Roman"/>
        </w:rPr>
        <w:t>HCN+</w:t>
      </w:r>
      <w:r w:rsidRPr="00353D38">
        <w:rPr>
          <w:rFonts w:ascii="Times New Roman" w:hAnsi="Times New Roman" w:cs="Times New Roman"/>
        </w:rPr>
        <w:t xml:space="preserve"> genotypes in </w:t>
      </w:r>
      <w:r w:rsidR="005F31D4">
        <w:rPr>
          <w:rFonts w:ascii="Times New Roman" w:hAnsi="Times New Roman" w:cs="Times New Roman"/>
        </w:rPr>
        <w:t>rural</w:t>
      </w:r>
      <w:r w:rsidRPr="00353D38">
        <w:rPr>
          <w:rFonts w:ascii="Times New Roman" w:hAnsi="Times New Roman" w:cs="Times New Roman"/>
        </w:rPr>
        <w:t xml:space="preserve"> populations. The selection coefficient varied linearly across the matrix such that HCN+ and HCN– genotypes had equal fitness in the central population of the landscape (i.e. population 20). </w:t>
      </w:r>
    </w:p>
    <w:p w14:paraId="71F25F84" w14:textId="77777777" w:rsidR="00695730" w:rsidRPr="00353D38" w:rsidRDefault="00695730" w:rsidP="00695730">
      <w:pPr>
        <w:rPr>
          <w:rFonts w:ascii="Times New Roman" w:hAnsi="Times New Roman" w:cs="Times New Roman"/>
        </w:rPr>
      </w:pPr>
    </w:p>
    <w:p w14:paraId="7A475006" w14:textId="77777777" w:rsidR="005433A8" w:rsidRPr="00353D38" w:rsidRDefault="005433A8" w:rsidP="00695730">
      <w:pPr>
        <w:rPr>
          <w:rFonts w:ascii="Times New Roman" w:hAnsi="Times New Roman" w:cs="Times New Roman"/>
        </w:rPr>
        <w:sectPr w:rsidR="005433A8" w:rsidRPr="00353D38" w:rsidSect="00E27AE2">
          <w:pgSz w:w="12240" w:h="15840"/>
          <w:pgMar w:top="1440" w:right="1440" w:bottom="1440" w:left="1440" w:header="708" w:footer="708" w:gutter="0"/>
          <w:cols w:space="708"/>
          <w:docGrid w:linePitch="360"/>
        </w:sectPr>
      </w:pPr>
    </w:p>
    <w:p w14:paraId="1CD5E6CD" w14:textId="3CBD4E3C" w:rsidR="00695730" w:rsidRPr="00353D38" w:rsidRDefault="00695730" w:rsidP="00695730">
      <w:pPr>
        <w:rPr>
          <w:rFonts w:ascii="Times New Roman" w:hAnsi="Times New Roman" w:cs="Times New Roman"/>
        </w:rPr>
      </w:pPr>
      <w:r w:rsidRPr="00353D38">
        <w:rPr>
          <w:rFonts w:ascii="Times New Roman" w:hAnsi="Times New Roman" w:cs="Times New Roman"/>
          <w:b/>
        </w:rPr>
        <w:lastRenderedPageBreak/>
        <w:t xml:space="preserve">Table 2: </w:t>
      </w:r>
      <w:r w:rsidRPr="00353D38">
        <w:rPr>
          <w:rFonts w:ascii="Times New Roman" w:hAnsi="Times New Roman" w:cs="Times New Roman"/>
        </w:rPr>
        <w:t xml:space="preserve">Details for all </w:t>
      </w:r>
      <w:r w:rsidR="002371A8">
        <w:rPr>
          <w:rFonts w:ascii="Times New Roman" w:hAnsi="Times New Roman" w:cs="Times New Roman"/>
        </w:rPr>
        <w:t>eight</w:t>
      </w:r>
      <w:r w:rsidRPr="00353D38">
        <w:rPr>
          <w:rFonts w:ascii="Times New Roman" w:hAnsi="Times New Roman" w:cs="Times New Roman"/>
        </w:rPr>
        <w:t xml:space="preserve"> cases we simulated exploring the combined effects of drift, </w:t>
      </w:r>
      <w:r w:rsidR="00D33208">
        <w:rPr>
          <w:rFonts w:ascii="Times New Roman" w:hAnsi="Times New Roman" w:cs="Times New Roman"/>
        </w:rPr>
        <w:t>gene flow</w:t>
      </w:r>
      <w:r w:rsidRPr="00353D38">
        <w:rPr>
          <w:rFonts w:ascii="Times New Roman" w:hAnsi="Times New Roman" w:cs="Times New Roman"/>
        </w:rPr>
        <w:t xml:space="preserve"> and selection on the formation of clines in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w:t>
      </w:r>
    </w:p>
    <w:tbl>
      <w:tblPr>
        <w:tblW w:w="5000" w:type="pct"/>
        <w:jc w:val="center"/>
        <w:tblLook w:val="04A0" w:firstRow="1" w:lastRow="0" w:firstColumn="1" w:lastColumn="0" w:noHBand="0" w:noVBand="1"/>
      </w:tblPr>
      <w:tblGrid>
        <w:gridCol w:w="2878"/>
        <w:gridCol w:w="2878"/>
        <w:gridCol w:w="2878"/>
        <w:gridCol w:w="2878"/>
        <w:gridCol w:w="2878"/>
      </w:tblGrid>
      <w:tr w:rsidR="00F53E83" w:rsidRPr="00353D38" w14:paraId="355BDA99" w14:textId="77777777" w:rsidTr="00072389">
        <w:trPr>
          <w:trHeight w:val="612"/>
          <w:jc w:val="center"/>
        </w:trPr>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5503FA3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14A4306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79E2DB3A" w14:textId="49DF149A" w:rsidR="00F53E83" w:rsidRPr="00353D38" w:rsidRDefault="00F53E83" w:rsidP="002371A8">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F013629" w14:textId="2F4C379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r w:rsidR="00BE7827">
              <w:rPr>
                <w:rFonts w:ascii="Times New Roman" w:eastAsia="Times New Roman" w:hAnsi="Times New Roman" w:cs="Times New Roman"/>
                <w:b/>
                <w:bCs/>
                <w:color w:val="000000"/>
              </w:rPr>
              <w:t>s</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3C878090" w14:textId="50CFE244" w:rsidR="00F53E83" w:rsidRPr="00353D38" w:rsidRDefault="00D33208" w:rsidP="00643CC7">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Levels of gene flow</w:t>
            </w:r>
          </w:p>
        </w:tc>
      </w:tr>
      <w:tr w:rsidR="00F53E83" w:rsidRPr="00353D38" w14:paraId="1E245F09" w14:textId="77777777" w:rsidTr="00072389">
        <w:trPr>
          <w:jc w:val="center"/>
        </w:trPr>
        <w:tc>
          <w:tcPr>
            <w:tcW w:w="5000" w:type="pct"/>
            <w:gridSpan w:val="5"/>
            <w:tcBorders>
              <w:top w:val="double" w:sz="4" w:space="0" w:color="auto"/>
              <w:left w:val="single" w:sz="4" w:space="0" w:color="auto"/>
              <w:bottom w:val="single" w:sz="18" w:space="0" w:color="auto"/>
              <w:right w:val="single" w:sz="4" w:space="0" w:color="auto"/>
            </w:tcBorders>
            <w:shd w:val="clear" w:color="auto" w:fill="auto"/>
            <w:vAlign w:val="center"/>
          </w:tcPr>
          <w:p w14:paraId="1FDDE199"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F53E83" w:rsidRPr="00353D38" w14:paraId="6AA29C69"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45E9570" w14:textId="77777777" w:rsidR="00F53E83" w:rsidRPr="00353D38" w:rsidRDefault="00F53E83" w:rsidP="00F53E83">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B97DA3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3B9BDCA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56DD18E" w14:textId="20A8DF4C"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410D265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84340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ACC4C93"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F53E83" w:rsidRPr="00353D38" w14:paraId="7217F11C" w14:textId="77777777" w:rsidTr="00F53E83">
        <w:trPr>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7B574F64" w14:textId="6C25369A"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5F8DBB1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5B4E72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6B8159AF" w14:textId="0BEAE9E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5C5A925F"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19AE33D6"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4B074CB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p>
        </w:tc>
      </w:tr>
      <w:tr w:rsidR="00F53E83" w:rsidRPr="00353D38" w14:paraId="095A635A"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B89A214" w14:textId="7B0DB213"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004D176B" w:rsidRPr="00353D38">
              <w:rPr>
                <w:rFonts w:ascii="Times New Roman" w:eastAsia="Times New Roman" w:hAnsi="Times New Roman" w:cs="Times New Roman"/>
                <w:color w:val="000000"/>
              </w:rPr>
              <w:t xml:space="preserve"> variation</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0A1BAA1E"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6259F3F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FF27932" w14:textId="5FCF8D4D"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04203ACD" w14:textId="386CB623"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37C707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37F33C3B"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0BD44A4F"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BA224D9" w14:textId="4EAFBD1C" w:rsidR="00F53E83" w:rsidRPr="00353D38" w:rsidRDefault="004D176B"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sidR="00D33208">
              <w:rPr>
                <w:rFonts w:ascii="Times New Roman" w:eastAsia="Times New Roman" w:hAnsi="Times New Roman" w:cs="Times New Roman"/>
                <w:color w:val="000000"/>
              </w:rPr>
              <w:t>gene flow</w:t>
            </w:r>
            <w:r w:rsidR="00072389"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466C78AA"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4A5DF7E3"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1FB890C" w14:textId="0852E43E"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9C55311"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210BED8"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77762E1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2E93F1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6A3373AA"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F53E83" w:rsidRPr="00353D38" w14:paraId="669E1E56"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9261245" w14:textId="0165A772"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497D4C2"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6FC9DB5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DF0494F" w14:textId="4A32E4BD"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63938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C2F3C2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B235C7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4D50E09"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FEA76D" w14:textId="21020A0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69E6C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57C8170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27FED9" w14:textId="7B090B3A"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4368911D" w14:textId="2500B033"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93EDE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1ADE7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19A45AC8"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885FD1" w14:textId="5C419325" w:rsidR="00F53E83" w:rsidRPr="00353D38" w:rsidRDefault="00072389"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sidR="00D33208">
              <w:rPr>
                <w:rFonts w:ascii="Times New Roman" w:eastAsia="Times New Roman" w:hAnsi="Times New Roman" w:cs="Times New Roman"/>
                <w:color w:val="000000"/>
              </w:rPr>
              <w:t>gene flow</w:t>
            </w:r>
            <w:r w:rsidR="00F53E83"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D081A8"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0AF4BA" w14:textId="597BF7AF"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075B769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E12B5D"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9649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72205BC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513B7C67" w14:textId="77777777" w:rsidR="00F53E83" w:rsidRPr="00353D38" w:rsidRDefault="00072389" w:rsidP="00E27AE2">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F53E83" w:rsidRPr="00353D38" w14:paraId="2EA650C7"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E6DAB65" w14:textId="3500B2B6" w:rsidR="00F53E83" w:rsidRPr="00353D38" w:rsidRDefault="00072389"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Selection,</w:t>
            </w:r>
            <w:r w:rsidR="00F53E83" w:rsidRPr="00353D38">
              <w:rPr>
                <w:rFonts w:ascii="Times New Roman" w:eastAsia="Times New Roman" w:hAnsi="Times New Roman" w:cs="Times New Roman"/>
                <w:color w:val="000000"/>
              </w:rPr>
              <w:t xml:space="preserve"> </w:t>
            </w:r>
            <w:r w:rsidR="00D33208">
              <w:rPr>
                <w:rFonts w:ascii="Times New Roman" w:eastAsia="Times New Roman" w:hAnsi="Times New Roman" w:cs="Times New Roman"/>
                <w:color w:val="000000"/>
              </w:rPr>
              <w:t>gene flow</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55344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 All population</w:t>
            </w:r>
            <w:r w:rsidR="004D176B" w:rsidRPr="00353D38">
              <w:rPr>
                <w:rFonts w:ascii="Times New Roman" w:eastAsia="Times New Roman" w:hAnsi="Times New Roman" w:cs="Times New Roman"/>
                <w:color w:val="000000"/>
              </w:rPr>
              <w:t>s</w:t>
            </w:r>
            <w:r w:rsidRPr="00353D38">
              <w:rPr>
                <w:rFonts w:ascii="Times New Roman" w:eastAsia="Times New Roman" w:hAnsi="Times New Roman" w:cs="Times New Roman"/>
                <w:color w:val="000000"/>
              </w:rPr>
              <w:t xml:space="preserve">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FC29766" w14:textId="58882AE2"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737129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6D0682C"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43920A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3D75BF48" w14:textId="144C9ED9" w:rsidR="00695730" w:rsidRPr="00353D38" w:rsidRDefault="00695730" w:rsidP="00695730">
      <w:pPr>
        <w:rPr>
          <w:rFonts w:ascii="Times New Roman" w:hAnsi="Times New Roman" w:cs="Times New Roman"/>
        </w:rPr>
      </w:pPr>
      <w:r w:rsidRPr="00353D38">
        <w:rPr>
          <w:rFonts w:ascii="Times New Roman" w:hAnsi="Times New Roman" w:cs="Times New Roman"/>
        </w:rPr>
        <w:t>† Modified drift scenarios. Refer</w:t>
      </w:r>
      <w:r w:rsidR="00BE7827">
        <w:rPr>
          <w:rFonts w:ascii="Times New Roman" w:hAnsi="Times New Roman" w:cs="Times New Roman"/>
        </w:rPr>
        <w:t>s</w:t>
      </w:r>
      <w:r w:rsidRPr="00353D38">
        <w:rPr>
          <w:rFonts w:ascii="Times New Roman" w:hAnsi="Times New Roman" w:cs="Times New Roman"/>
        </w:rPr>
        <w:t xml:space="preserve"> to gradient in drift running from urban (weak drift) to rural (strong drift) rather than rural</w:t>
      </w:r>
      <w:r w:rsidR="00BE7827">
        <w:rPr>
          <w:rFonts w:ascii="Times New Roman" w:hAnsi="Times New Roman" w:cs="Times New Roman"/>
        </w:rPr>
        <w:t xml:space="preserve"> to </w:t>
      </w:r>
      <w:r w:rsidRPr="00353D38">
        <w:rPr>
          <w:rFonts w:ascii="Times New Roman" w:hAnsi="Times New Roman" w:cs="Times New Roman"/>
        </w:rPr>
        <w:t>urban, as simulated in other scenarios. These are used to explore drift-selection balance.</w:t>
      </w:r>
    </w:p>
    <w:p w14:paraId="49A4DB96" w14:textId="70554CD2" w:rsidR="0044259C" w:rsidRDefault="00695730" w:rsidP="00695730">
      <w:pPr>
        <w:rPr>
          <w:rFonts w:ascii="Times New Roman" w:hAnsi="Times New Roman" w:cs="Times New Roman"/>
        </w:rPr>
      </w:pPr>
      <w:r w:rsidRPr="00353D38">
        <w:rPr>
          <w:rFonts w:ascii="Times New Roman" w:hAnsi="Times New Roman" w:cs="Times New Roman"/>
        </w:rPr>
        <w:t xml:space="preserve">‡ </w:t>
      </w:r>
      <w:r w:rsidR="002371A8">
        <w:rPr>
          <w:rFonts w:ascii="Times New Roman" w:hAnsi="Times New Roman" w:cs="Times New Roman"/>
        </w:rPr>
        <w:t xml:space="preserve">Allele frequencies crossed </w:t>
      </w:r>
      <w:proofErr w:type="spellStart"/>
      <w:r w:rsidR="002371A8">
        <w:rPr>
          <w:rFonts w:ascii="Times New Roman" w:hAnsi="Times New Roman" w:cs="Times New Roman"/>
        </w:rPr>
        <w:t>factorially</w:t>
      </w:r>
      <w:proofErr w:type="spellEnd"/>
      <w:r w:rsidR="002371A8">
        <w:rPr>
          <w:rFonts w:ascii="Times New Roman" w:hAnsi="Times New Roman" w:cs="Times New Roman"/>
        </w:rPr>
        <w:t>.</w:t>
      </w:r>
    </w:p>
    <w:p w14:paraId="7C65C36A" w14:textId="77777777" w:rsidR="0044259C" w:rsidRDefault="0044259C" w:rsidP="00695730">
      <w:pPr>
        <w:rPr>
          <w:rFonts w:ascii="Times New Roman" w:hAnsi="Times New Roman" w:cs="Times New Roman"/>
        </w:rPr>
        <w:sectPr w:rsidR="0044259C" w:rsidSect="00643CC7">
          <w:pgSz w:w="15840" w:h="12240" w:orient="landscape"/>
          <w:pgMar w:top="720" w:right="720" w:bottom="720" w:left="720" w:header="708" w:footer="708" w:gutter="0"/>
          <w:cols w:space="708"/>
          <w:docGrid w:linePitch="360"/>
        </w:sectPr>
      </w:pPr>
    </w:p>
    <w:p w14:paraId="6F6FDBEC" w14:textId="4FB088AE" w:rsidR="0044259C" w:rsidRPr="00CB0ADF" w:rsidRDefault="00753B7F" w:rsidP="0044259C">
      <w:pPr>
        <w:rPr>
          <w:rFonts w:ascii="Times New Roman" w:hAnsi="Times New Roman" w:cs="Times New Roman"/>
        </w:rPr>
      </w:pPr>
      <w:r w:rsidRPr="00753B7F">
        <w:rPr>
          <w:rFonts w:ascii="Times New Roman" w:hAnsi="Times New Roman" w:cs="Times New Roman"/>
          <w:noProof/>
          <w:lang w:val="en-US"/>
        </w:rPr>
        <w:lastRenderedPageBreak/>
        <w:drawing>
          <wp:inline distT="0" distB="0" distL="0" distR="0" wp14:anchorId="42785BF2" wp14:editId="10B75F43">
            <wp:extent cx="5943600" cy="4956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56175"/>
                    </a:xfrm>
                    <a:prstGeom prst="rect">
                      <a:avLst/>
                    </a:prstGeom>
                  </pic:spPr>
                </pic:pic>
              </a:graphicData>
            </a:graphic>
          </wp:inline>
        </w:drawing>
      </w:r>
    </w:p>
    <w:p w14:paraId="3154D808" w14:textId="6233D5AE" w:rsidR="0044259C" w:rsidRPr="00CB0ADF" w:rsidRDefault="0044259C" w:rsidP="0044259C">
      <w:pPr>
        <w:rPr>
          <w:rFonts w:ascii="Times New Roman" w:hAnsi="Times New Roman" w:cs="Times New Roman"/>
        </w:rPr>
      </w:pPr>
      <w:r>
        <w:rPr>
          <w:rFonts w:ascii="Times New Roman" w:hAnsi="Times New Roman" w:cs="Times New Roman"/>
          <w:b/>
        </w:rPr>
        <w:t>Figure 4</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r w:rsidRPr="00CB1B0B">
        <w:rPr>
          <w:rFonts w:ascii="Times New Roman" w:hAnsi="Times New Roman" w:cs="Times New Roman"/>
        </w:rPr>
        <w:t>urban</w:t>
      </w:r>
      <w:r w:rsidRPr="00CB0ADF">
        <w:rPr>
          <w:rFonts w:ascii="Times New Roman" w:hAnsi="Times New Roman" w:cs="Times New Roman"/>
        </w:rPr>
        <w:t xml:space="preserve"> population size across the landscape matrix</w:t>
      </w:r>
      <w:r w:rsidR="00DB51FE">
        <w:rPr>
          <w:rFonts w:ascii="Times New Roman" w:hAnsi="Times New Roman" w:cs="Times New Roman"/>
        </w:rPr>
        <w:t xml:space="preserve"> (drift scenario 1)</w:t>
      </w:r>
      <w:r w:rsidRPr="00CB0ADF">
        <w:rPr>
          <w:rFonts w:ascii="Times New Roman" w:hAnsi="Times New Roman" w:cs="Times New Roman"/>
        </w:rPr>
        <w:t xml:space="preserve">—influenced </w:t>
      </w:r>
      <w:r>
        <w:rPr>
          <w:rFonts w:ascii="Times New Roman" w:hAnsi="Times New Roman" w:cs="Times New Roman"/>
        </w:rPr>
        <w:t>th</w:t>
      </w:r>
      <w:r w:rsidR="00753B7F">
        <w:rPr>
          <w:rFonts w:ascii="Times New Roman" w:hAnsi="Times New Roman" w:cs="Times New Roman"/>
        </w:rPr>
        <w:t>e formation of clines in HCN. (</w:t>
      </w:r>
      <w:r w:rsidR="00753B7F"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w:t>
      </w:r>
      <w:r w:rsidR="00753B7F">
        <w:rPr>
          <w:rFonts w:ascii="Times New Roman" w:hAnsi="Times New Roman" w:cs="Times New Roman"/>
        </w:rPr>
        <w:t xml:space="preserve"> (</w:t>
      </w:r>
      <w:r w:rsidR="00753B7F"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w:t>
      </w:r>
      <w:r w:rsidR="00D33208">
        <w:rPr>
          <w:rFonts w:ascii="Times New Roman" w:hAnsi="Times New Roman" w:cs="Times New Roman"/>
        </w:rPr>
        <w:t>gene flow</w:t>
      </w:r>
      <w:r w:rsidRPr="00CB0ADF">
        <w:rPr>
          <w:rFonts w:ascii="Times New Roman" w:hAnsi="Times New Roman" w:cs="Times New Roman"/>
        </w:rPr>
        <w:t xml:space="preserve"> influenced the mean strength of HCN (filled diamonds)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triangle) or </w:t>
      </w:r>
      <w:r w:rsidRPr="00CB0ADF">
        <w:rPr>
          <w:rFonts w:ascii="Times New Roman" w:hAnsi="Times New Roman" w:cs="Times New Roman"/>
          <w:i/>
        </w:rPr>
        <w:t xml:space="preserve">Li </w:t>
      </w:r>
      <w:r w:rsidRPr="00CB0ADF">
        <w:rPr>
          <w:rFonts w:ascii="Times New Roman" w:hAnsi="Times New Roman" w:cs="Times New Roman"/>
        </w:rPr>
        <w:t>(grey inverted triangle)</w:t>
      </w:r>
      <w:r w:rsidR="00753B7F">
        <w:rPr>
          <w:rFonts w:ascii="Times New Roman" w:hAnsi="Times New Roman" w:cs="Times New Roman"/>
        </w:rPr>
        <w:t>. (</w:t>
      </w:r>
      <w:r w:rsidR="00753B7F"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r w:rsidRPr="00CB0ADF">
        <w:rPr>
          <w:rFonts w:ascii="Times New Roman" w:hAnsi="Times New Roman" w:cs="Times New Roman"/>
        </w:rPr>
        <w:t xml:space="preserve">) clines. </w:t>
      </w:r>
      <w:r w:rsidR="00753B7F">
        <w:rPr>
          <w:rFonts w:ascii="Times New Roman" w:hAnsi="Times New Roman" w:cs="Times New Roman"/>
        </w:rPr>
        <w:t>(</w:t>
      </w:r>
      <w:r w:rsidR="00753B7F"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influence</w:t>
      </w:r>
      <w:r w:rsidR="005666C4">
        <w:rPr>
          <w:rFonts w:ascii="Times New Roman" w:hAnsi="Times New Roman" w:cs="Times New Roman"/>
        </w:rPr>
        <w:t>s</w:t>
      </w:r>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1EF088F2" w14:textId="7777777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p>
    <w:p w14:paraId="0CC25DD2" w14:textId="5E305946" w:rsidR="0044259C" w:rsidRPr="00CB0ADF" w:rsidRDefault="003534C8" w:rsidP="0044259C">
      <w:pPr>
        <w:rPr>
          <w:rFonts w:ascii="Times New Roman" w:hAnsi="Times New Roman" w:cs="Times New Roman"/>
        </w:rPr>
      </w:pPr>
      <w:r w:rsidRPr="003534C8">
        <w:rPr>
          <w:rFonts w:ascii="Times New Roman" w:hAnsi="Times New Roman" w:cs="Times New Roman"/>
        </w:rPr>
        <w:lastRenderedPageBreak/>
        <w:drawing>
          <wp:inline distT="0" distB="0" distL="0" distR="0" wp14:anchorId="7FDDAA04" wp14:editId="78359C5E">
            <wp:extent cx="3946939" cy="6382871"/>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9031" cy="6386254"/>
                    </a:xfrm>
                    <a:prstGeom prst="rect">
                      <a:avLst/>
                    </a:prstGeom>
                  </pic:spPr>
                </pic:pic>
              </a:graphicData>
            </a:graphic>
          </wp:inline>
        </w:drawing>
      </w:r>
    </w:p>
    <w:p w14:paraId="6EB396AF" w14:textId="69AD0E8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r>
        <w:rPr>
          <w:rFonts w:ascii="Times New Roman" w:hAnsi="Times New Roman" w:cs="Times New Roman"/>
          <w:b/>
        </w:rPr>
        <w:t>Figure 5</w:t>
      </w:r>
      <w:r w:rsidRPr="00CB0ADF">
        <w:rPr>
          <w:rFonts w:ascii="Times New Roman" w:hAnsi="Times New Roman" w:cs="Times New Roman"/>
          <w:b/>
        </w:rPr>
        <w:t xml:space="preserve">: </w:t>
      </w:r>
      <w:r w:rsidRPr="00CB0ADF">
        <w:rPr>
          <w:rFonts w:ascii="Times New Roman" w:hAnsi="Times New Roman" w:cs="Times New Roman"/>
        </w:rPr>
        <w:t xml:space="preserve">Serial founder events </w:t>
      </w:r>
      <w:r w:rsidR="00DB51FE">
        <w:rPr>
          <w:rFonts w:ascii="Times New Roman" w:hAnsi="Times New Roman" w:cs="Times New Roman"/>
        </w:rPr>
        <w:t xml:space="preserve">(drift scenario 2) </w:t>
      </w:r>
      <w:r w:rsidRPr="00CB0ADF">
        <w:rPr>
          <w:rFonts w:ascii="Times New Roman" w:hAnsi="Times New Roman" w:cs="Times New Roman"/>
        </w:rPr>
        <w:t xml:space="preserve">influenced the mean strength of clines and the proportion of significantly </w:t>
      </w:r>
      <w:r w:rsidR="00753B7F">
        <w:rPr>
          <w:rFonts w:ascii="Times New Roman" w:hAnsi="Times New Roman" w:cs="Times New Roman"/>
        </w:rPr>
        <w:t xml:space="preserve">positive and negative clines. </w:t>
      </w:r>
      <w:r w:rsidR="005F31D4">
        <w:rPr>
          <w:rFonts w:ascii="Times New Roman" w:hAnsi="Times New Roman" w:cs="Times New Roman"/>
        </w:rPr>
        <w:t xml:space="preserve">The strength of founder events </w:t>
      </w:r>
      <w:proofErr w:type="gramStart"/>
      <w:r w:rsidR="005F31D4">
        <w:rPr>
          <w:rFonts w:ascii="Times New Roman" w:hAnsi="Times New Roman" w:cs="Times New Roman"/>
        </w:rPr>
        <w:t>are</w:t>
      </w:r>
      <w:proofErr w:type="gramEnd"/>
      <w:r w:rsidR="005F31D4">
        <w:rPr>
          <w:rFonts w:ascii="Times New Roman" w:hAnsi="Times New Roman" w:cs="Times New Roman"/>
        </w:rPr>
        <w:t xml:space="preserve"> represented as the proportion of alleles sampled to form the newly colonized population, which is equivalent to sampling a finite number of individuals. </w:t>
      </w:r>
      <w:r w:rsidR="00753B7F">
        <w:rPr>
          <w:rFonts w:ascii="Times New Roman" w:hAnsi="Times New Roman" w:cs="Times New Roman"/>
        </w:rPr>
        <w:t>(</w:t>
      </w:r>
      <w:r w:rsidR="00753B7F"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rates: no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w:t>
      </w:r>
      <w:r w:rsidR="00753B7F">
        <w:rPr>
          <w:rFonts w:ascii="Times New Roman" w:hAnsi="Times New Roman" w:cs="Times New Roman"/>
        </w:rPr>
        <w:t>). (</w:t>
      </w:r>
      <w:r w:rsidR="00753B7F"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7AA8A44B" w14:textId="4473F82B" w:rsidR="0044259C" w:rsidRPr="00CB0ADF" w:rsidRDefault="00655BB1" w:rsidP="0044259C">
      <w:pPr>
        <w:rPr>
          <w:rFonts w:ascii="Times New Roman" w:hAnsi="Times New Roman" w:cs="Times New Roman"/>
        </w:rPr>
      </w:pPr>
      <w:r>
        <w:rPr>
          <w:rStyle w:val="CommentReference"/>
        </w:rPr>
        <w:lastRenderedPageBreak/>
        <w:commentReference w:id="28"/>
      </w:r>
      <w:r w:rsidR="00966896">
        <w:rPr>
          <w:rStyle w:val="CommentReference"/>
        </w:rPr>
        <w:commentReference w:id="29"/>
      </w:r>
      <w:r w:rsidR="006F4CDC" w:rsidRPr="006F4CDC">
        <w:rPr>
          <w:noProof/>
        </w:rPr>
        <w:t xml:space="preserve"> </w:t>
      </w:r>
      <w:r w:rsidR="0038674C" w:rsidRPr="0038674C">
        <w:rPr>
          <w:noProof/>
        </w:rPr>
        <w:drawing>
          <wp:inline distT="0" distB="0" distL="0" distR="0" wp14:anchorId="30046902" wp14:editId="3C2C3D57">
            <wp:extent cx="8229600" cy="3675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3675380"/>
                    </a:xfrm>
                    <a:prstGeom prst="rect">
                      <a:avLst/>
                    </a:prstGeom>
                  </pic:spPr>
                </pic:pic>
              </a:graphicData>
            </a:graphic>
          </wp:inline>
        </w:drawing>
      </w:r>
    </w:p>
    <w:p w14:paraId="32B3C0AA" w14:textId="7672ED87" w:rsidR="0044259C" w:rsidRDefault="0044259C" w:rsidP="0044259C">
      <w:pPr>
        <w:rPr>
          <w:rFonts w:ascii="Times New Roman" w:hAnsi="Times New Roman" w:cs="Times New Roman"/>
        </w:rPr>
      </w:pPr>
      <w:r>
        <w:rPr>
          <w:rFonts w:ascii="Times New Roman" w:hAnsi="Times New Roman" w:cs="Times New Roman"/>
          <w:b/>
        </w:rPr>
        <w:t>Figure 6</w:t>
      </w:r>
      <w:r w:rsidRPr="00CB0ADF">
        <w:rPr>
          <w:rFonts w:ascii="Times New Roman" w:hAnsi="Times New Roman" w:cs="Times New Roman"/>
          <w:b/>
        </w:rPr>
        <w:t>:</w:t>
      </w:r>
      <w:r w:rsidRPr="00CB0ADF">
        <w:rPr>
          <w:rFonts w:ascii="Times New Roman" w:hAnsi="Times New Roman" w:cs="Times New Roman"/>
        </w:rPr>
        <w:t xml:space="preserve"> The strength of founder events influenced the pace at which HCN was lost from populations during colonization and ultimately the strength</w:t>
      </w:r>
      <w:r w:rsidR="00753B7F">
        <w:rPr>
          <w:rFonts w:ascii="Times New Roman" w:hAnsi="Times New Roman" w:cs="Times New Roman"/>
        </w:rPr>
        <w:t xml:space="preserve"> of phenotypic clines in HCN. (</w:t>
      </w:r>
      <w:r w:rsidR="00753B7F" w:rsidRPr="00753B7F">
        <w:rPr>
          <w:rFonts w:ascii="Times New Roman" w:hAnsi="Times New Roman" w:cs="Times New Roman"/>
          <w:i/>
        </w:rPr>
        <w:t>a</w:t>
      </w:r>
      <w:r w:rsidRPr="00CB0ADF">
        <w:rPr>
          <w:rFonts w:ascii="Times New Roman" w:hAnsi="Times New Roman" w:cs="Times New Roman"/>
        </w:rPr>
        <w:t>) Proportion of 1000 simulations where HCN is lost (i.e. frequency = 0) for each population in the landscape (</w:t>
      </w:r>
      <w:proofErr w:type="spellStart"/>
      <w:r w:rsidRPr="00CB0ADF">
        <w:rPr>
          <w:rFonts w:ascii="Times New Roman" w:hAnsi="Times New Roman" w:cs="Times New Roman"/>
        </w:rPr>
        <w:t>i.e.1</w:t>
      </w:r>
      <w:proofErr w:type="spellEnd"/>
      <w:r w:rsidRPr="00CB0ADF">
        <w:rPr>
          <w:rFonts w:ascii="Times New Roman" w:hAnsi="Times New Roman" w:cs="Times New Roman"/>
        </w:rPr>
        <w:t xml:space="preserve"> to 40) under strong founder effects (proportion of founding alleles = 0.01, grey squares), intermediate founder effects (proportion = 0.2, black circles) and no founder effects (proportion = 1.0, open triangles). </w:t>
      </w:r>
      <w:r w:rsidR="00966896">
        <w:rPr>
          <w:rFonts w:ascii="Times New Roman" w:hAnsi="Times New Roman" w:cs="Times New Roman"/>
        </w:rPr>
        <w:t>(</w:t>
      </w:r>
      <w:r w:rsidR="00966896" w:rsidRPr="00966896">
        <w:rPr>
          <w:rFonts w:ascii="Times New Roman" w:hAnsi="Times New Roman" w:cs="Times New Roman"/>
          <w:i/>
        </w:rPr>
        <w:t>b</w:t>
      </w:r>
      <w:r w:rsidR="00966896">
        <w:rPr>
          <w:rFonts w:ascii="Times New Roman" w:hAnsi="Times New Roman" w:cs="Times New Roman"/>
        </w:rPr>
        <w:t>) L</w:t>
      </w:r>
      <w:r w:rsidRPr="00CB0ADF">
        <w:rPr>
          <w:rFonts w:ascii="Times New Roman" w:hAnsi="Times New Roman" w:cs="Times New Roman"/>
        </w:rPr>
        <w:t>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sidR="00753B7F">
        <w:rPr>
          <w:rFonts w:ascii="Times New Roman" w:hAnsi="Times New Roman" w:cs="Times New Roman"/>
        </w:rPr>
        <w:t>n in the landscape matrix for</w:t>
      </w:r>
      <w:r w:rsidRPr="00CB0ADF">
        <w:rPr>
          <w:rFonts w:ascii="Times New Roman" w:hAnsi="Times New Roman" w:cs="Times New Roman"/>
        </w:rPr>
        <w:t xml:space="preserve"> strong founder </w:t>
      </w:r>
      <w:r w:rsidR="00753B7F">
        <w:rPr>
          <w:rFonts w:ascii="Times New Roman" w:hAnsi="Times New Roman" w:cs="Times New Roman"/>
        </w:rPr>
        <w:t>effects</w:t>
      </w:r>
      <w:r w:rsidR="00966896">
        <w:rPr>
          <w:rFonts w:ascii="Times New Roman" w:hAnsi="Times New Roman" w:cs="Times New Roman"/>
        </w:rPr>
        <w:t xml:space="preserve"> (grey squares with dotted regression line)</w:t>
      </w:r>
      <w:r w:rsidR="00753B7F">
        <w:rPr>
          <w:rFonts w:ascii="Times New Roman" w:hAnsi="Times New Roman" w:cs="Times New Roman"/>
        </w:rPr>
        <w:t>,</w:t>
      </w:r>
      <w:r w:rsidR="00806E20">
        <w:rPr>
          <w:rFonts w:ascii="Times New Roman" w:hAnsi="Times New Roman" w:cs="Times New Roman"/>
        </w:rPr>
        <w:t xml:space="preserve"> no founder effects</w:t>
      </w:r>
      <w:r w:rsidR="00966896">
        <w:rPr>
          <w:rFonts w:ascii="Times New Roman" w:hAnsi="Times New Roman" w:cs="Times New Roman"/>
        </w:rPr>
        <w:t xml:space="preserve"> (open triangle with dashed regression line)</w:t>
      </w:r>
      <w:ins w:id="30" w:author="Marc Johnson" w:date="2018-01-18T14:01:00Z">
        <w:r w:rsidR="00F91F07">
          <w:rPr>
            <w:rFonts w:ascii="Times New Roman" w:hAnsi="Times New Roman" w:cs="Times New Roman"/>
          </w:rPr>
          <w:t>,</w:t>
        </w:r>
      </w:ins>
      <w:r w:rsidR="00753B7F">
        <w:rPr>
          <w:rFonts w:ascii="Times New Roman" w:hAnsi="Times New Roman" w:cs="Times New Roman"/>
        </w:rPr>
        <w:t xml:space="preserve"> </w:t>
      </w:r>
      <w:commentRangeStart w:id="31"/>
      <w:commentRangeStart w:id="32"/>
      <w:r w:rsidR="00753B7F">
        <w:rPr>
          <w:rFonts w:ascii="Times New Roman" w:hAnsi="Times New Roman" w:cs="Times New Roman"/>
        </w:rPr>
        <w:t>and</w:t>
      </w:r>
      <w:r w:rsidRPr="00CB0ADF">
        <w:rPr>
          <w:rFonts w:ascii="Times New Roman" w:hAnsi="Times New Roman" w:cs="Times New Roman"/>
        </w:rPr>
        <w:t xml:space="preserve"> intermediate founder effects</w:t>
      </w:r>
      <w:commentRangeEnd w:id="31"/>
      <w:r w:rsidR="00F91F07">
        <w:rPr>
          <w:rStyle w:val="CommentReference"/>
        </w:rPr>
        <w:commentReference w:id="31"/>
      </w:r>
      <w:commentRangeEnd w:id="32"/>
      <w:r w:rsidR="00966896">
        <w:rPr>
          <w:rStyle w:val="CommentReference"/>
        </w:rPr>
        <w:commentReference w:id="32"/>
      </w:r>
      <w:r w:rsidR="00966896">
        <w:rPr>
          <w:rFonts w:ascii="Times New Roman" w:hAnsi="Times New Roman" w:cs="Times New Roman"/>
        </w:rPr>
        <w:t xml:space="preserve"> (black circle with solid regression line)</w:t>
      </w:r>
      <w:r w:rsidRPr="00CB0ADF">
        <w:rPr>
          <w:rFonts w:ascii="Times New Roman" w:hAnsi="Times New Roman" w:cs="Times New Roman"/>
        </w:rPr>
        <w:t xml:space="preserve">. </w:t>
      </w:r>
    </w:p>
    <w:p w14:paraId="34F3177E" w14:textId="77777777" w:rsidR="0044259C" w:rsidRDefault="0044259C" w:rsidP="0044259C">
      <w:pPr>
        <w:rPr>
          <w:rFonts w:ascii="Times New Roman" w:hAnsi="Times New Roman" w:cs="Times New Roman"/>
        </w:rPr>
        <w:sectPr w:rsidR="0044259C" w:rsidSect="006F4CDC">
          <w:pgSz w:w="15840" w:h="12240" w:orient="landscape"/>
          <w:pgMar w:top="1440" w:right="1440" w:bottom="1440" w:left="1440" w:header="708" w:footer="708" w:gutter="0"/>
          <w:cols w:space="708"/>
          <w:docGrid w:linePitch="360"/>
        </w:sectPr>
      </w:pPr>
    </w:p>
    <w:p w14:paraId="6CD91F87" w14:textId="4BFF5CFF" w:rsidR="0044259C" w:rsidRDefault="00640CA6" w:rsidP="0044259C">
      <w:pPr>
        <w:rPr>
          <w:rFonts w:ascii="Times New Roman" w:hAnsi="Times New Roman" w:cs="Times New Roman"/>
        </w:rPr>
      </w:pPr>
      <w:r w:rsidRPr="00640CA6">
        <w:rPr>
          <w:noProof/>
        </w:rPr>
        <w:lastRenderedPageBreak/>
        <w:t xml:space="preserve"> </w:t>
      </w:r>
      <w:r w:rsidRPr="00640CA6">
        <w:rPr>
          <w:noProof/>
        </w:rPr>
        <w:drawing>
          <wp:inline distT="0" distB="0" distL="0" distR="0" wp14:anchorId="1E9F89BE" wp14:editId="1D12EC9D">
            <wp:extent cx="6858000" cy="5565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5565775"/>
                    </a:xfrm>
                    <a:prstGeom prst="rect">
                      <a:avLst/>
                    </a:prstGeom>
                  </pic:spPr>
                </pic:pic>
              </a:graphicData>
            </a:graphic>
          </wp:inline>
        </w:drawing>
      </w:r>
    </w:p>
    <w:p w14:paraId="609B6751" w14:textId="765E7D58" w:rsidR="0044259C" w:rsidRPr="00117B14" w:rsidRDefault="0044259C" w:rsidP="0044259C">
      <w:pPr>
        <w:rPr>
          <w:rFonts w:ascii="Times New Roman" w:hAnsi="Times New Roman" w:cs="Times New Roman"/>
        </w:rPr>
      </w:pPr>
      <w:commentRangeStart w:id="33"/>
      <w:commentRangeStart w:id="34"/>
      <w:r>
        <w:rPr>
          <w:rFonts w:ascii="Times New Roman" w:hAnsi="Times New Roman" w:cs="Times New Roman"/>
          <w:b/>
        </w:rPr>
        <w:t xml:space="preserve">Figure </w:t>
      </w:r>
      <w:commentRangeEnd w:id="33"/>
      <w:r w:rsidR="00F54E7B">
        <w:rPr>
          <w:rStyle w:val="CommentReference"/>
        </w:rPr>
        <w:commentReference w:id="33"/>
      </w:r>
      <w:commentRangeEnd w:id="34"/>
      <w:r w:rsidR="00CB1B0B">
        <w:rPr>
          <w:rStyle w:val="CommentReference"/>
        </w:rPr>
        <w:commentReference w:id="34"/>
      </w:r>
      <w:r>
        <w:rPr>
          <w:rFonts w:ascii="Times New Roman" w:hAnsi="Times New Roman" w:cs="Times New Roman"/>
          <w:b/>
        </w:rPr>
        <w:t xml:space="preserve">7: </w:t>
      </w:r>
      <w:r>
        <w:rPr>
          <w:rFonts w:ascii="Times New Roman" w:hAnsi="Times New Roman" w:cs="Times New Roman"/>
        </w:rPr>
        <w:t>Selection influenced the formation of spatial clines in HCN in both the a</w:t>
      </w:r>
      <w:r w:rsidR="00753B7F">
        <w:rPr>
          <w:rFonts w:ascii="Times New Roman" w:hAnsi="Times New Roman" w:cs="Times New Roman"/>
        </w:rPr>
        <w:t>bsence (</w:t>
      </w:r>
      <w:r w:rsidR="00753B7F" w:rsidRPr="00753B7F">
        <w:rPr>
          <w:rFonts w:ascii="Times New Roman" w:hAnsi="Times New Roman" w:cs="Times New Roman"/>
          <w:i/>
        </w:rPr>
        <w:t>a</w:t>
      </w:r>
      <w:r w:rsidR="00753B7F">
        <w:rPr>
          <w:rFonts w:ascii="Times New Roman" w:hAnsi="Times New Roman" w:cs="Times New Roman"/>
        </w:rPr>
        <w:t xml:space="preserve"> and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b</w:t>
      </w:r>
      <w:r w:rsidR="00753B7F">
        <w:rPr>
          <w:rFonts w:ascii="Times New Roman" w:hAnsi="Times New Roman" w:cs="Times New Roman"/>
        </w:rPr>
        <w:t xml:space="preserve"> and </w:t>
      </w:r>
      <w:r w:rsidR="00753B7F"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w:t>
      </w:r>
      <w:r w:rsidR="00753B7F">
        <w:rPr>
          <w:rFonts w:ascii="Times New Roman" w:hAnsi="Times New Roman" w:cs="Times New Roman"/>
        </w:rPr>
        <w:t>ypes in urban populations. In (</w:t>
      </w:r>
      <w:r w:rsidR="00753B7F" w:rsidRPr="00753B7F">
        <w:rPr>
          <w:rFonts w:ascii="Times New Roman" w:hAnsi="Times New Roman" w:cs="Times New Roman"/>
          <w:i/>
        </w:rPr>
        <w:t>b</w:t>
      </w:r>
      <w:r w:rsidR="00753B7F">
        <w:rPr>
          <w:rFonts w:ascii="Times New Roman" w:hAnsi="Times New Roman" w:cs="Times New Roman"/>
        </w:rPr>
        <w:t>) and (</w:t>
      </w:r>
      <w:r w:rsidR="00753B7F" w:rsidRPr="00753B7F">
        <w:rPr>
          <w:rFonts w:ascii="Times New Roman" w:hAnsi="Times New Roman" w:cs="Times New Roman"/>
          <w:i/>
        </w:rPr>
        <w:t>d</w:t>
      </w:r>
      <w:r>
        <w:rPr>
          <w:rFonts w:ascii="Times New Roman" w:hAnsi="Times New Roman" w:cs="Times New Roman"/>
        </w:rPr>
        <w:t xml:space="preserve">), we imposed a spatial gradient in carrying capacity 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w:t>
      </w:r>
      <w:r w:rsidR="00753B7F">
        <w:rPr>
          <w:rFonts w:ascii="Times New Roman" w:hAnsi="Times New Roman" w:cs="Times New Roman"/>
        </w:rPr>
        <w:t xml:space="preserve"> fitness. In both the </w:t>
      </w:r>
      <w:commentRangeStart w:id="35"/>
      <w:commentRangeStart w:id="36"/>
      <w:r w:rsidR="00753B7F">
        <w:rPr>
          <w:rFonts w:ascii="Times New Roman" w:hAnsi="Times New Roman" w:cs="Times New Roman"/>
        </w:rPr>
        <w:t xml:space="preserve">absence </w:t>
      </w:r>
      <w:commentRangeEnd w:id="35"/>
      <w:r w:rsidR="007F3C93">
        <w:rPr>
          <w:rStyle w:val="CommentReference"/>
        </w:rPr>
        <w:commentReference w:id="35"/>
      </w:r>
      <w:commentRangeEnd w:id="36"/>
      <w:r w:rsidR="00CB1B0B">
        <w:rPr>
          <w:rStyle w:val="CommentReference"/>
        </w:rPr>
        <w:commentReference w:id="36"/>
      </w:r>
      <w:r w:rsidR="00753B7F">
        <w:rPr>
          <w:rFonts w:ascii="Times New Roman" w:hAnsi="Times New Roman" w:cs="Times New Roman"/>
        </w:rPr>
        <w:t>(</w:t>
      </w:r>
      <w:r w:rsidR="00753B7F" w:rsidRPr="00753B7F">
        <w:rPr>
          <w:rFonts w:ascii="Times New Roman" w:hAnsi="Times New Roman" w:cs="Times New Roman"/>
          <w:i/>
        </w:rPr>
        <w:t>a</w:t>
      </w:r>
      <w:r>
        <w:rPr>
          <w:rFonts w:ascii="Times New Roman" w:hAnsi="Times New Roman" w:cs="Times New Roman"/>
        </w:rPr>
        <w:t xml:space="preserve">) and presence </w:t>
      </w:r>
      <w:r w:rsidR="00753B7F">
        <w:rPr>
          <w:rFonts w:ascii="Times New Roman" w:hAnsi="Times New Roman" w:cs="Times New Roman"/>
        </w:rPr>
        <w:t>(</w:t>
      </w:r>
      <w:r w:rsidR="00753B7F"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 xml:space="preserve">0.05, black diamonds with solid line) </w:t>
      </w:r>
      <w:r w:rsidR="00D33208">
        <w:rPr>
          <w:rFonts w:ascii="Times New Roman" w:hAnsi="Times New Roman" w:cs="Times New Roman"/>
        </w:rPr>
        <w:t>gene flow</w:t>
      </w:r>
      <w:r>
        <w:rPr>
          <w:rFonts w:ascii="Times New Roman" w:hAnsi="Times New Roman" w:cs="Times New Roman"/>
        </w:rPr>
        <w:t xml:space="preserve">, although this effect was reduced in the presence of drift. Similarly, selection influenced the proportion of significantly positive (open triangles with dashed lines) and negative (black inverted triangles with solid line) clines in both the </w:t>
      </w:r>
      <w:r w:rsidR="00753B7F">
        <w:rPr>
          <w:rFonts w:ascii="Times New Roman" w:hAnsi="Times New Roman" w:cs="Times New Roman"/>
        </w:rPr>
        <w:t>absence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d</w:t>
      </w:r>
      <w:r>
        <w:rPr>
          <w:rFonts w:ascii="Times New Roman" w:hAnsi="Times New Roman" w:cs="Times New Roman"/>
        </w:rPr>
        <w:t xml:space="preserve">) of an opposing </w:t>
      </w:r>
      <w:r w:rsidR="007D4EEA">
        <w:rPr>
          <w:rFonts w:ascii="Times New Roman" w:hAnsi="Times New Roman" w:cs="Times New Roman"/>
        </w:rPr>
        <w:t xml:space="preserve">gradient in </w:t>
      </w:r>
      <w:r>
        <w:rPr>
          <w:rFonts w:ascii="Times New Roman" w:hAnsi="Times New Roman" w:cs="Times New Roman"/>
        </w:rPr>
        <w:t xml:space="preserve">drift. </w:t>
      </w:r>
      <w:r w:rsidRPr="00CB0ADF">
        <w:rPr>
          <w:rFonts w:ascii="Times New Roman" w:hAnsi="Times New Roman" w:cs="Times New Roman"/>
        </w:rPr>
        <w:t>All points represent mean or proportions ± 95% confidence intervals.</w:t>
      </w:r>
    </w:p>
    <w:p w14:paraId="6937F097" w14:textId="24CD8B4D" w:rsidR="00695730" w:rsidRPr="00353D38" w:rsidRDefault="00695730" w:rsidP="00695730">
      <w:pPr>
        <w:rPr>
          <w:rFonts w:ascii="Times New Roman" w:hAnsi="Times New Roman" w:cs="Times New Roman"/>
        </w:rPr>
      </w:pPr>
      <w:r w:rsidRPr="00353D38">
        <w:rPr>
          <w:rFonts w:ascii="Times New Roman" w:hAnsi="Times New Roman" w:cs="Times New Roman"/>
        </w:rPr>
        <w:br/>
      </w:r>
    </w:p>
    <w:p w14:paraId="2215BCFB" w14:textId="77777777" w:rsidR="00695730" w:rsidRPr="00353D38" w:rsidRDefault="00695730" w:rsidP="00695730">
      <w:pPr>
        <w:rPr>
          <w:rFonts w:ascii="Times New Roman" w:hAnsi="Times New Roman" w:cs="Times New Roman"/>
        </w:rPr>
      </w:pPr>
    </w:p>
    <w:p w14:paraId="36FFA0C8" w14:textId="77777777" w:rsidR="00695730" w:rsidRPr="00353D38" w:rsidRDefault="00695730" w:rsidP="00695730">
      <w:pPr>
        <w:rPr>
          <w:rFonts w:ascii="Times New Roman" w:hAnsi="Times New Roman" w:cs="Times New Roman"/>
        </w:rPr>
      </w:pPr>
    </w:p>
    <w:p w14:paraId="07C7E9F5" w14:textId="77777777" w:rsidR="00695730" w:rsidRPr="00353D38" w:rsidRDefault="00695730" w:rsidP="00695730">
      <w:pPr>
        <w:spacing w:line="480" w:lineRule="auto"/>
        <w:ind w:firstLine="360"/>
        <w:rPr>
          <w:rFonts w:ascii="Times New Roman" w:hAnsi="Times New Roman" w:cs="Times New Roman"/>
        </w:rPr>
      </w:pPr>
    </w:p>
    <w:p w14:paraId="70E27950" w14:textId="364466E1" w:rsidR="00695730" w:rsidRPr="00353D38" w:rsidRDefault="00695730">
      <w:pPr>
        <w:rPr>
          <w:rFonts w:ascii="Times New Roman" w:hAnsi="Times New Roman" w:cs="Times New Roman"/>
          <w:b/>
        </w:rPr>
      </w:pPr>
    </w:p>
    <w:sectPr w:rsidR="00695730" w:rsidRPr="00353D38" w:rsidSect="0044259C">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mes Santangelo" w:date="2018-01-16T11:24:00Z" w:initials="JS">
    <w:p w14:paraId="5F79B2AC" w14:textId="77777777" w:rsidR="00D27A78" w:rsidRDefault="00D27A78">
      <w:pPr>
        <w:pStyle w:val="CommentText"/>
      </w:pPr>
      <w:r>
        <w:rPr>
          <w:rStyle w:val="CommentReference"/>
        </w:rPr>
        <w:annotationRef/>
      </w:r>
      <w:r>
        <w:t xml:space="preserve">Rob—Please confirm affiliations. </w:t>
      </w:r>
    </w:p>
  </w:comment>
  <w:comment w:id="1" w:author="James Santangelo [2]" w:date="2018-01-21T12:52:00Z" w:initials="JS">
    <w:p w14:paraId="56F63835" w14:textId="07E867D7" w:rsidR="00FF57DA" w:rsidRDefault="00FF57DA">
      <w:pPr>
        <w:pStyle w:val="CommentText"/>
      </w:pPr>
      <w:r>
        <w:rPr>
          <w:rStyle w:val="CommentReference"/>
        </w:rPr>
        <w:annotationRef/>
      </w:r>
      <w:r>
        <w:t xml:space="preserve">265 words. Max 200. </w:t>
      </w:r>
      <w:r w:rsidR="00446275">
        <w:t xml:space="preserve">Need to cut. </w:t>
      </w:r>
    </w:p>
  </w:comment>
  <w:comment w:id="2" w:author="James Santangelo" w:date="2018-01-17T18:03:00Z" w:initials="JS">
    <w:p w14:paraId="2C78C22D" w14:textId="278DA6FA" w:rsidR="00D27A78" w:rsidRDefault="00D27A78">
      <w:pPr>
        <w:pStyle w:val="CommentText"/>
      </w:pPr>
      <w:r>
        <w:rPr>
          <w:rStyle w:val="CommentReference"/>
        </w:rPr>
        <w:annotationRef/>
      </w:r>
      <w:r>
        <w:t>Thoughts?</w:t>
      </w:r>
    </w:p>
  </w:comment>
  <w:comment w:id="3" w:author="Marc Johnson" w:date="2018-01-18T09:12:00Z" w:initials="MJ">
    <w:p w14:paraId="2225C946" w14:textId="106B2D93" w:rsidR="00D27A78" w:rsidRDefault="00D27A78">
      <w:pPr>
        <w:pStyle w:val="CommentText"/>
      </w:pPr>
      <w:r>
        <w:rPr>
          <w:rStyle w:val="CommentReference"/>
        </w:rPr>
        <w:annotationRef/>
      </w:r>
      <w:r>
        <w:t xml:space="preserve">It took me a few reads to get this point. I worry we might lose people here. Is there a simpler way to make this point? The basic premise is that the probability of eventual fixation by drift is equal to the initial frequency of the allele. The reader will need to know </w:t>
      </w:r>
      <w:proofErr w:type="gramStart"/>
      <w:r>
        <w:t>there</w:t>
      </w:r>
      <w:proofErr w:type="gramEnd"/>
      <w:r>
        <w:t xml:space="preserve"> pop gen pretty well, and to be able to make a couple of leaps of logic to follow your argument. You’ll also lose 95% of grad students at this point, just because they are less likely to know the pop gene theory </w:t>
      </w:r>
      <w:proofErr w:type="gramStart"/>
      <w:r>
        <w:t>literature..</w:t>
      </w:r>
      <w:proofErr w:type="gramEnd"/>
    </w:p>
  </w:comment>
  <w:comment w:id="4" w:author="James Santangelo [2]" w:date="2018-01-21T15:01:00Z" w:initials="JS">
    <w:p w14:paraId="1B6B34F2" w14:textId="49FDCD7F" w:rsidR="00ED5C27" w:rsidRDefault="00ED5C27">
      <w:pPr>
        <w:pStyle w:val="CommentText"/>
      </w:pPr>
      <w:r>
        <w:rPr>
          <w:rStyle w:val="CommentReference"/>
        </w:rPr>
        <w:annotationRef/>
      </w:r>
      <w:r>
        <w:t xml:space="preserve">Added an example sentence for clarification. </w:t>
      </w:r>
    </w:p>
  </w:comment>
  <w:comment w:id="5" w:author="Rob Ness" w:date="2017-12-18T19:30:00Z" w:initials="RN">
    <w:p w14:paraId="0418A158" w14:textId="77777777" w:rsidR="00D27A78" w:rsidRDefault="00D27A78" w:rsidP="00695730">
      <w:pPr>
        <w:pStyle w:val="CommentText"/>
      </w:pPr>
      <w:r>
        <w:rPr>
          <w:rStyle w:val="CommentReference"/>
        </w:rPr>
        <w:annotationRef/>
      </w:r>
      <w:r>
        <w:rPr>
          <w:rStyle w:val="CommentReference"/>
        </w:rPr>
        <w:annotationRef/>
      </w:r>
      <w:r>
        <w:t xml:space="preserve">Do you think </w:t>
      </w:r>
      <w:proofErr w:type="spellStart"/>
      <w:r>
        <w:t>its</w:t>
      </w:r>
      <w:proofErr w:type="spellEnd"/>
      <w:r>
        <w:t xml:space="preserve"> good to lead with selection or drift?</w:t>
      </w:r>
    </w:p>
    <w:p w14:paraId="3FF24F10" w14:textId="77777777" w:rsidR="00D27A78" w:rsidRDefault="00D27A78" w:rsidP="00695730">
      <w:pPr>
        <w:pStyle w:val="CommentText"/>
      </w:pPr>
    </w:p>
    <w:p w14:paraId="4DCFE517" w14:textId="77777777" w:rsidR="00D27A78" w:rsidRDefault="00D27A78" w:rsidP="00695730">
      <w:pPr>
        <w:pStyle w:val="CommentText"/>
      </w:pPr>
      <w:r>
        <w:t xml:space="preserve">It almost seems worth saying: cities are cool, we all like to think about selection to adapt to cities – BUT cities may also be </w:t>
      </w:r>
      <w:proofErr w:type="gramStart"/>
      <w:r>
        <w:t>drifty</w:t>
      </w:r>
      <w:proofErr w:type="gramEnd"/>
      <w:r>
        <w:t xml:space="preserve"> so we need to think about both things – which is what we are going to do here</w:t>
      </w:r>
    </w:p>
  </w:comment>
  <w:comment w:id="6" w:author="James Santangelo" w:date="2017-12-23T11:20:00Z" w:initials="JS">
    <w:p w14:paraId="3B9479C0" w14:textId="77777777" w:rsidR="00D27A78" w:rsidRDefault="00D27A78" w:rsidP="00695730">
      <w:pPr>
        <w:pStyle w:val="CommentText"/>
      </w:pPr>
      <w:r>
        <w:rPr>
          <w:rStyle w:val="CommentReference"/>
        </w:rPr>
        <w:annotationRef/>
      </w:r>
      <w:r>
        <w:t xml:space="preserve">My motivation for the ordering here were two-fold: (1) We know more about how cities affect drift/gene flow than selection, so I presented this first. This is why I’m hesitant to say: “we all like to think about selection to adapt to cities” because current published work doesn’t reflect this very well. (2) Ken’s work focused on selection, providing a natural transition between Ken’s work and the focus of the current paper using </w:t>
      </w:r>
      <w:proofErr w:type="spellStart"/>
      <w:r>
        <w:t>cyanogenesis</w:t>
      </w:r>
      <w:proofErr w:type="spellEnd"/>
      <w:r>
        <w:t xml:space="preserve"> as a model.</w:t>
      </w:r>
    </w:p>
    <w:p w14:paraId="4A0F7EC9" w14:textId="77777777" w:rsidR="00D27A78" w:rsidRDefault="00D27A78" w:rsidP="00695730">
      <w:pPr>
        <w:pStyle w:val="CommentText"/>
      </w:pPr>
    </w:p>
    <w:p w14:paraId="4F7FBC29" w14:textId="77777777" w:rsidR="00D27A78" w:rsidRDefault="00D27A78" w:rsidP="00695730">
      <w:pPr>
        <w:pStyle w:val="CommentText"/>
      </w:pPr>
      <w:r>
        <w:t xml:space="preserve">Let me know if this makes sense. </w:t>
      </w:r>
    </w:p>
    <w:p w14:paraId="7262543F" w14:textId="77777777" w:rsidR="00D27A78" w:rsidRDefault="00D27A78" w:rsidP="00695730">
      <w:pPr>
        <w:pStyle w:val="CommentText"/>
      </w:pPr>
    </w:p>
    <w:p w14:paraId="4146EF8B" w14:textId="77777777" w:rsidR="00D27A78" w:rsidRDefault="00D27A78" w:rsidP="00695730">
      <w:pPr>
        <w:pStyle w:val="CommentText"/>
      </w:pPr>
    </w:p>
  </w:comment>
  <w:comment w:id="7" w:author="Marc Johnson" w:date="2018-01-18T09:34:00Z" w:initials="MJ">
    <w:p w14:paraId="68C235E9" w14:textId="61ED0EF9" w:rsidR="00D27A78" w:rsidRDefault="00D27A78">
      <w:pPr>
        <w:pStyle w:val="CommentText"/>
      </w:pPr>
      <w:r>
        <w:rPr>
          <w:rStyle w:val="CommentReference"/>
        </w:rPr>
        <w:annotationRef/>
      </w:r>
      <w:r>
        <w:t xml:space="preserve">That is an odd term. Did you make this up or take it from the </w:t>
      </w:r>
      <w:proofErr w:type="gramStart"/>
      <w:r>
        <w:t>literature.</w:t>
      </w:r>
      <w:proofErr w:type="gramEnd"/>
      <w:r>
        <w:t xml:space="preserve"> “redundant recessive </w:t>
      </w:r>
      <w:proofErr w:type="spellStart"/>
      <w:r>
        <w:t>epistaiss</w:t>
      </w:r>
      <w:proofErr w:type="spellEnd"/>
      <w:r>
        <w:t>” would be a more intuitive term.</w:t>
      </w:r>
    </w:p>
  </w:comment>
  <w:comment w:id="8" w:author="James Santangelo [2]" w:date="2018-01-20T12:13:00Z" w:initials="JS">
    <w:p w14:paraId="02FFA7C2" w14:textId="7F6E7713" w:rsidR="00D27A78" w:rsidRDefault="00D27A78">
      <w:pPr>
        <w:pStyle w:val="CommentText"/>
      </w:pPr>
      <w:r>
        <w:rPr>
          <w:rStyle w:val="CommentReference"/>
        </w:rPr>
        <w:annotationRef/>
      </w:r>
      <w:r>
        <w:t xml:space="preserve">I know it’s not super </w:t>
      </w:r>
      <w:proofErr w:type="gramStart"/>
      <w:r>
        <w:t>intuitive</w:t>
      </w:r>
      <w:proofErr w:type="gramEnd"/>
      <w:r>
        <w:t xml:space="preserve"> but this seems to be the accepted terminology. See here (</w:t>
      </w:r>
      <w:hyperlink r:id="rId1" w:history="1">
        <w:r w:rsidRPr="005B0005">
          <w:rPr>
            <w:rStyle w:val="Hyperlink"/>
          </w:rPr>
          <w:t>https://www.nature.com/scitable/topicpage/epistasis-gene-interaction-and-phenotype-effects-460</w:t>
        </w:r>
      </w:hyperlink>
      <w:r>
        <w:t xml:space="preserve">). </w:t>
      </w:r>
    </w:p>
  </w:comment>
  <w:comment w:id="9" w:author="Marc Johnson" w:date="2018-01-18T09:38:00Z" w:initials="MJ">
    <w:p w14:paraId="2CCC7AD8" w14:textId="0D128F76" w:rsidR="00D27A78" w:rsidRDefault="00D27A78">
      <w:pPr>
        <w:pStyle w:val="CommentText"/>
      </w:pPr>
      <w:r>
        <w:rPr>
          <w:rStyle w:val="CommentReference"/>
        </w:rPr>
        <w:annotationRef/>
      </w:r>
      <w:r>
        <w:t>I am not a fan of giving away the results in the introduction. It is like telling people how the story ends at the end of the first chapter of a book. How about something like: We discuss our results in the context of …</w:t>
      </w:r>
    </w:p>
  </w:comment>
  <w:comment w:id="10" w:author="Marc Johnson" w:date="2018-01-18T10:47:00Z" w:initials="MJ">
    <w:p w14:paraId="71EE8235" w14:textId="7F081F72" w:rsidR="00D27A78" w:rsidRDefault="00D27A78">
      <w:pPr>
        <w:pStyle w:val="CommentText"/>
      </w:pPr>
      <w:r>
        <w:rPr>
          <w:rStyle w:val="CommentReference"/>
        </w:rPr>
        <w:annotationRef/>
      </w:r>
      <w:r>
        <w:t>Not the exact proportion? If it the exact proportion, then remove the word “maximum”</w:t>
      </w:r>
    </w:p>
  </w:comment>
  <w:comment w:id="11" w:author="James Santangelo [2]" w:date="2018-01-20T12:35:00Z" w:initials="JS">
    <w:p w14:paraId="22B0CE3A" w14:textId="267A0F81" w:rsidR="00D27A78" w:rsidRDefault="00D27A78">
      <w:pPr>
        <w:pStyle w:val="CommentText"/>
      </w:pPr>
      <w:r>
        <w:rPr>
          <w:rStyle w:val="CommentReference"/>
        </w:rPr>
        <w:annotationRef/>
      </w:r>
      <w:r>
        <w:t xml:space="preserve">Technically it’s the maximum since rates of gene flow decline with distance. Therefore, the ‘exact’ proportion of alleles exchanged depends on the distance between populations. </w:t>
      </w:r>
    </w:p>
  </w:comment>
  <w:comment w:id="12" w:author="Marc Johnson" w:date="2018-01-18T10:53:00Z" w:initials="MJ">
    <w:p w14:paraId="348B508F" w14:textId="5F9E4D4C" w:rsidR="00D27A78" w:rsidRDefault="00D27A78">
      <w:pPr>
        <w:pStyle w:val="CommentText"/>
      </w:pPr>
      <w:r>
        <w:rPr>
          <w:rStyle w:val="CommentReference"/>
        </w:rPr>
        <w:annotationRef/>
      </w:r>
      <w:r>
        <w:t xml:space="preserve">Oh interesting. So different simulations ran for different lengths of total time. I wonder if this will concern </w:t>
      </w:r>
      <w:proofErr w:type="spellStart"/>
      <w:r>
        <w:t>reviewrs</w:t>
      </w:r>
      <w:proofErr w:type="spellEnd"/>
      <w:r>
        <w:t xml:space="preserve"> at all.</w:t>
      </w:r>
    </w:p>
  </w:comment>
  <w:comment w:id="13" w:author="James Santangelo [2]" w:date="2018-01-20T12:37:00Z" w:initials="JS">
    <w:p w14:paraId="0D6BCCC8" w14:textId="0128DFB8" w:rsidR="00D27A78" w:rsidRDefault="00D27A78">
      <w:pPr>
        <w:pStyle w:val="CommentText"/>
      </w:pPr>
      <w:r>
        <w:rPr>
          <w:rStyle w:val="CommentReference"/>
        </w:rPr>
        <w:annotationRef/>
      </w:r>
      <w:r>
        <w:t xml:space="preserve">Yes. This was unavoidable since stronger founder effects result in more generations required to fill the matrix. However, this is probably biologically realistic if populations differ in their colonizing ability and colonization is a function of population size. </w:t>
      </w:r>
    </w:p>
  </w:comment>
  <w:comment w:id="14" w:author="Marc Johnson" w:date="2018-01-18T10:57:00Z" w:initials="MJ">
    <w:p w14:paraId="07DFDEEF" w14:textId="560FC169" w:rsidR="00D27A78" w:rsidRDefault="00D27A78">
      <w:pPr>
        <w:pStyle w:val="CommentText"/>
      </w:pPr>
      <w:r>
        <w:rPr>
          <w:rStyle w:val="CommentReference"/>
        </w:rPr>
        <w:annotationRef/>
      </w:r>
      <w:r>
        <w:t xml:space="preserve">One thing to think about, which relates to an earlier comment by Rob, is what happens when average selection favours when cyanotype or the other, but the relative strength of this selection varies. In other words, cases where HCN+ and HCN- don’t have equal fitness at the halfway point. You might consider starting these simulations when you submit, so that the results are ready in case a reviewer raises this concern. </w:t>
      </w:r>
    </w:p>
  </w:comment>
  <w:comment w:id="15" w:author="James Santangelo [2]" w:date="2018-01-21T13:05:00Z" w:initials="JS">
    <w:p w14:paraId="507A54F8" w14:textId="31E06632" w:rsidR="00CB2BAD" w:rsidRDefault="00CB2BAD">
      <w:pPr>
        <w:pStyle w:val="CommentText"/>
      </w:pPr>
      <w:r>
        <w:rPr>
          <w:rStyle w:val="CommentReference"/>
        </w:rPr>
        <w:annotationRef/>
      </w:r>
      <w:r>
        <w:t xml:space="preserve">Find </w:t>
      </w:r>
      <w:proofErr w:type="spellStart"/>
      <w:r>
        <w:t>Corkill</w:t>
      </w:r>
      <w:proofErr w:type="spellEnd"/>
      <w:r>
        <w:t xml:space="preserve"> 1952. Not available through RACER. </w:t>
      </w:r>
    </w:p>
  </w:comment>
  <w:comment w:id="16" w:author="Marc Johnson" w:date="2018-01-18T11:37:00Z" w:initials="MJ">
    <w:p w14:paraId="1EC994B7" w14:textId="5F791C3A" w:rsidR="00D27A78" w:rsidRDefault="00D27A78">
      <w:pPr>
        <w:pStyle w:val="CommentText"/>
      </w:pPr>
      <w:r>
        <w:rPr>
          <w:rStyle w:val="CommentReference"/>
        </w:rPr>
        <w:t>“</w:t>
      </w:r>
      <w:r>
        <w:rPr>
          <w:rStyle w:val="CommentReference"/>
        </w:rPr>
        <w:annotationRef/>
      </w:r>
      <w:r>
        <w:rPr>
          <w:rStyle w:val="CommentReference"/>
        </w:rPr>
        <w:t>o</w:t>
      </w:r>
      <w:r>
        <w:t>r reinforce”</w:t>
      </w:r>
    </w:p>
  </w:comment>
  <w:comment w:id="17" w:author="James Santangelo [2]" w:date="2018-01-20T13:00:00Z" w:initials="JS">
    <w:p w14:paraId="6737774D" w14:textId="69044996" w:rsidR="00D27A78" w:rsidRDefault="00D27A78">
      <w:pPr>
        <w:pStyle w:val="CommentText"/>
      </w:pPr>
      <w:r>
        <w:rPr>
          <w:rStyle w:val="CommentReference"/>
        </w:rPr>
        <w:annotationRef/>
      </w:r>
      <w:r>
        <w:t xml:space="preserve">Not quite reinforce in this case since clines are being formed by drift in the direction opposite to clines being favored by selection. </w:t>
      </w:r>
    </w:p>
  </w:comment>
  <w:comment w:id="18" w:author="Marc Johnson" w:date="2018-01-18T14:14:00Z" w:initials="MJ">
    <w:p w14:paraId="39B7CB89" w14:textId="74DF704F" w:rsidR="00D27A78" w:rsidRDefault="00D27A78">
      <w:pPr>
        <w:pStyle w:val="CommentText"/>
      </w:pPr>
      <w:r>
        <w:rPr>
          <w:rStyle w:val="CommentReference"/>
        </w:rPr>
        <w:annotationRef/>
      </w:r>
      <w:r>
        <w:t>See other comments in the figures about the confusion about the sign of the slope. It is a little confusing and inconsistent with how the models were created, so we need to find a way to make this clearer for readers.</w:t>
      </w:r>
    </w:p>
  </w:comment>
  <w:comment w:id="19" w:author="James Santangelo [2]" w:date="2018-01-20T14:27:00Z" w:initials="JS">
    <w:p w14:paraId="445B5DB0" w14:textId="46827A94" w:rsidR="00D27A78" w:rsidRDefault="00D27A78">
      <w:pPr>
        <w:pStyle w:val="CommentText"/>
      </w:pPr>
      <w:r>
        <w:rPr>
          <w:rStyle w:val="CommentReference"/>
        </w:rPr>
        <w:annotationRef/>
      </w:r>
      <w:r>
        <w:t xml:space="preserve">I switched the orientation of figures 2 and 3, as you suggested in subsequent comments. This is easier than re-running the analysis, which would take a few days. </w:t>
      </w:r>
    </w:p>
  </w:comment>
  <w:comment w:id="21" w:author="James Santangelo" w:date="2018-01-15T11:45:00Z" w:initials="JS">
    <w:p w14:paraId="7CCA85EE" w14:textId="77777777" w:rsidR="00D27A78" w:rsidRDefault="00D27A78" w:rsidP="00E27AE2">
      <w:pPr>
        <w:pStyle w:val="CommentText"/>
      </w:pPr>
      <w:r>
        <w:rPr>
          <w:rStyle w:val="CommentReference"/>
        </w:rPr>
        <w:annotationRef/>
      </w:r>
      <w:r>
        <w:t xml:space="preserve">May be worth mentioning that clines would become increasingly unpredictable with increasing number of loci due to a greater number of possible phenotypes. </w:t>
      </w:r>
    </w:p>
  </w:comment>
  <w:comment w:id="22" w:author="James Santangelo" w:date="2018-01-17T17:26:00Z" w:initials="JS">
    <w:p w14:paraId="3644FF56" w14:textId="11AAA588" w:rsidR="00D27A78" w:rsidRDefault="00D27A78">
      <w:pPr>
        <w:pStyle w:val="CommentText"/>
      </w:pPr>
      <w:r>
        <w:rPr>
          <w:rStyle w:val="CommentReference"/>
        </w:rPr>
        <w:annotationRef/>
      </w:r>
      <w:r>
        <w:t xml:space="preserve">Please complete. </w:t>
      </w:r>
    </w:p>
  </w:comment>
  <w:comment w:id="23" w:author="James Santangelo" w:date="2018-01-17T17:35:00Z" w:initials="JS">
    <w:p w14:paraId="378F51D8" w14:textId="0F37CD38" w:rsidR="00D27A78" w:rsidRDefault="00D27A78">
      <w:pPr>
        <w:pStyle w:val="CommentText"/>
      </w:pPr>
      <w:r>
        <w:rPr>
          <w:rStyle w:val="CommentReference"/>
        </w:rPr>
        <w:annotationRef/>
      </w:r>
      <w:r>
        <w:t xml:space="preserve">To be completed when comments are in. </w:t>
      </w:r>
    </w:p>
  </w:comment>
  <w:comment w:id="24" w:author="James Santangelo [2]" w:date="2018-01-20T13:20:00Z" w:initials="JS">
    <w:p w14:paraId="4AD66B59" w14:textId="45B503FB" w:rsidR="00D27A78" w:rsidRDefault="00D27A78">
      <w:pPr>
        <w:pStyle w:val="CommentText"/>
      </w:pPr>
      <w:r>
        <w:rPr>
          <w:rStyle w:val="CommentReference"/>
        </w:rPr>
        <w:annotationRef/>
      </w:r>
      <w:r>
        <w:t xml:space="preserve">How about this? The reason is that it’s unlikely that the frequency of one locus remains constant at 0.5 (or any frequency) since drift is always resulting in stochastic changes in allele frequencies. In other </w:t>
      </w:r>
      <w:proofErr w:type="gramStart"/>
      <w:r>
        <w:t>words</w:t>
      </w:r>
      <w:proofErr w:type="gramEnd"/>
      <w:r>
        <w:t xml:space="preserve"> I’m only considering cases where drift is happening at both loci rather than cases where only one locus is drifting while the other remains constant. </w:t>
      </w:r>
    </w:p>
  </w:comment>
  <w:comment w:id="25" w:author="Marc Johnson" w:date="2018-01-18T12:04:00Z" w:initials="MJ">
    <w:p w14:paraId="3AE00E6C" w14:textId="3FF613D8" w:rsidR="00D27A78" w:rsidRDefault="00D27A78">
      <w:pPr>
        <w:pStyle w:val="CommentText"/>
      </w:pPr>
      <w:r>
        <w:rPr>
          <w:rStyle w:val="CommentReference"/>
        </w:rPr>
        <w:annotationRef/>
      </w:r>
      <w:r>
        <w:t xml:space="preserve">Not strictly true. If you call CYP or Li at .5 and increase the other HCN does increase. I have added a weak modifier; if you have a better one please </w:t>
      </w:r>
      <w:proofErr w:type="gramStart"/>
      <w:r>
        <w:t>revise</w:t>
      </w:r>
      <w:proofErr w:type="gramEnd"/>
      <w:r>
        <w:t>.</w:t>
      </w:r>
    </w:p>
  </w:comment>
  <w:comment w:id="26" w:author="Marc Johnson" w:date="2018-01-18T12:09:00Z" w:initials="MJ">
    <w:p w14:paraId="35F6E5A9" w14:textId="2FE8B76E" w:rsidR="00D27A78" w:rsidRDefault="00D27A78">
      <w:pPr>
        <w:pStyle w:val="CommentText"/>
      </w:pPr>
      <w:r>
        <w:rPr>
          <w:rStyle w:val="CommentReference"/>
        </w:rPr>
        <w:annotationRef/>
      </w:r>
      <w:r>
        <w:t xml:space="preserve">Do you mean proportion of individuals? This will confuse people because you have 4 types of alleles Li </w:t>
      </w:r>
      <w:proofErr w:type="spellStart"/>
      <w:r>
        <w:t>li</w:t>
      </w:r>
      <w:proofErr w:type="spellEnd"/>
      <w:r>
        <w:t xml:space="preserve"> Ac </w:t>
      </w:r>
      <w:proofErr w:type="spellStart"/>
      <w:r>
        <w:t>ac</w:t>
      </w:r>
      <w:proofErr w:type="spellEnd"/>
    </w:p>
  </w:comment>
  <w:comment w:id="27" w:author="James Santangelo [2]" w:date="2018-01-20T13:23:00Z" w:initials="JS">
    <w:p w14:paraId="72A9AFC0" w14:textId="06B67DD7" w:rsidR="00D27A78" w:rsidRDefault="00D27A78">
      <w:pPr>
        <w:pStyle w:val="CommentText"/>
      </w:pPr>
      <w:r>
        <w:rPr>
          <w:rStyle w:val="CommentReference"/>
        </w:rPr>
        <w:annotationRef/>
      </w:r>
      <w:r>
        <w:t xml:space="preserve">Strictly speaking </w:t>
      </w:r>
      <w:proofErr w:type="gramStart"/>
      <w:r>
        <w:t>it’s</w:t>
      </w:r>
      <w:proofErr w:type="gramEnd"/>
      <w:r>
        <w:t xml:space="preserve"> alleles that are sampled rather than individuals. Each population is essentially a bag of alleles (</w:t>
      </w:r>
      <w:proofErr w:type="spellStart"/>
      <w:r>
        <w:t>domiant</w:t>
      </w:r>
      <w:proofErr w:type="spellEnd"/>
      <w:r>
        <w:t xml:space="preserve"> and recessive) that are sampled each generation. I have added a sentence here, in the methods text and the </w:t>
      </w:r>
      <w:proofErr w:type="spellStart"/>
      <w:r>
        <w:t>relavent</w:t>
      </w:r>
      <w:proofErr w:type="spellEnd"/>
      <w:r>
        <w:t xml:space="preserve"> figure legend to clarify. </w:t>
      </w:r>
    </w:p>
  </w:comment>
  <w:comment w:id="28" w:author="Marc Johnson" w:date="2018-01-18T13:58:00Z" w:initials="MJ">
    <w:p w14:paraId="51AE214F" w14:textId="0B2FE9F9" w:rsidR="00D27A78" w:rsidRDefault="00D27A78">
      <w:pPr>
        <w:pStyle w:val="CommentText"/>
      </w:pPr>
      <w:r>
        <w:rPr>
          <w:rStyle w:val="CommentReference"/>
        </w:rPr>
        <w:annotationRef/>
      </w:r>
      <w:r>
        <w:t xml:space="preserve">I think Rob has mentioned this previously, but the x-axis is going to cause confusion because you modeled things from rural to urban, and in figs 2 and 3 you show it as rural to urban, but now you have reversed the direction. Why not switch the access around? </w:t>
      </w:r>
    </w:p>
    <w:p w14:paraId="2E29D079" w14:textId="77777777" w:rsidR="00D27A78" w:rsidRDefault="00D27A78">
      <w:pPr>
        <w:pStyle w:val="CommentText"/>
      </w:pPr>
    </w:p>
    <w:p w14:paraId="152F8B20" w14:textId="75E3746C" w:rsidR="00D27A78" w:rsidRDefault="00D27A78">
      <w:pPr>
        <w:pStyle w:val="CommentText"/>
      </w:pPr>
      <w:r>
        <w:t>Based on the regression slopes being positive I’m guessing you must have run the regressions with urban set to 0 and rural set to 40</w:t>
      </w:r>
    </w:p>
    <w:p w14:paraId="0CE2DAC9" w14:textId="77777777" w:rsidR="00D27A78" w:rsidRDefault="00D27A78">
      <w:pPr>
        <w:pStyle w:val="CommentText"/>
      </w:pPr>
    </w:p>
    <w:p w14:paraId="75EFFFD9" w14:textId="1782EA82" w:rsidR="00D27A78" w:rsidRDefault="00D27A78">
      <w:pPr>
        <w:pStyle w:val="CommentText"/>
      </w:pPr>
      <w:r>
        <w:t>Alternatively, you could switch the orientations of figs 2 and 3.</w:t>
      </w:r>
    </w:p>
  </w:comment>
  <w:comment w:id="29" w:author="James Santangelo [2]" w:date="2018-01-20T16:05:00Z" w:initials="JS">
    <w:p w14:paraId="320F5AC4" w14:textId="1A78C326" w:rsidR="00D27A78" w:rsidRDefault="00D27A78">
      <w:pPr>
        <w:pStyle w:val="CommentText"/>
      </w:pPr>
      <w:r>
        <w:rPr>
          <w:rStyle w:val="CommentReference"/>
        </w:rPr>
        <w:annotationRef/>
      </w:r>
      <w:r>
        <w:t xml:space="preserve">I switched the orientation of figures 2 and 3 since re-running the analyses would take too much time. </w:t>
      </w:r>
    </w:p>
  </w:comment>
  <w:comment w:id="31" w:author="Marc Johnson" w:date="2018-01-18T14:01:00Z" w:initials="MJ">
    <w:p w14:paraId="7F690532" w14:textId="6EDF1F12" w:rsidR="00D27A78" w:rsidRDefault="00D27A78">
      <w:pPr>
        <w:pStyle w:val="CommentText"/>
      </w:pPr>
      <w:r>
        <w:rPr>
          <w:rStyle w:val="CommentReference"/>
        </w:rPr>
        <w:annotationRef/>
      </w:r>
      <w:r>
        <w:t xml:space="preserve">Should this be c? Also, you should keep the y-axis </w:t>
      </w:r>
      <w:proofErr w:type="gramStart"/>
      <w:r>
        <w:t>consistent</w:t>
      </w:r>
      <w:proofErr w:type="gramEnd"/>
      <w:r>
        <w:t xml:space="preserve"> so these can be compared more fairly, otherwise c looks super stronger, but really the slope is much shallower</w:t>
      </w:r>
    </w:p>
  </w:comment>
  <w:comment w:id="32" w:author="James Santangelo [2]" w:date="2018-01-20T16:06:00Z" w:initials="JS">
    <w:p w14:paraId="25E33CF5" w14:textId="42EEAB86" w:rsidR="00D27A78" w:rsidRDefault="00D27A78">
      <w:pPr>
        <w:pStyle w:val="CommentText"/>
      </w:pPr>
      <w:r>
        <w:rPr>
          <w:rStyle w:val="CommentReference"/>
        </w:rPr>
        <w:annotationRef/>
      </w:r>
      <w:r>
        <w:t xml:space="preserve">My solution was to combine the three figures into one. It looked terrible just changing the y-axes to the same scale. </w:t>
      </w:r>
    </w:p>
  </w:comment>
  <w:comment w:id="33" w:author="Marc Johnson" w:date="2018-01-18T14:06:00Z" w:initials="MJ">
    <w:p w14:paraId="5B0B5595" w14:textId="51231D46" w:rsidR="00D27A78" w:rsidRDefault="00D27A78">
      <w:pPr>
        <w:pStyle w:val="CommentText"/>
      </w:pPr>
      <w:r>
        <w:rPr>
          <w:rStyle w:val="CommentReference"/>
        </w:rPr>
        <w:annotationRef/>
      </w:r>
      <w:r>
        <w:t>I don’t think we’ll be allowed 7 figures and 2 tables</w:t>
      </w:r>
    </w:p>
  </w:comment>
  <w:comment w:id="34" w:author="James Santangelo [2]" w:date="2018-01-20T13:27:00Z" w:initials="JS">
    <w:p w14:paraId="21FB82EB" w14:textId="214B4DB5" w:rsidR="00D27A78" w:rsidRDefault="00D27A78">
      <w:pPr>
        <w:pStyle w:val="CommentText"/>
      </w:pPr>
      <w:r>
        <w:rPr>
          <w:rStyle w:val="CommentReference"/>
        </w:rPr>
        <w:annotationRef/>
      </w:r>
      <w:proofErr w:type="gramStart"/>
      <w:r>
        <w:t>Yeah</w:t>
      </w:r>
      <w:proofErr w:type="gramEnd"/>
      <w:r>
        <w:t xml:space="preserve"> I was worried about that. </w:t>
      </w:r>
    </w:p>
  </w:comment>
  <w:comment w:id="35" w:author="Marc Johnson" w:date="2018-01-18T14:10:00Z" w:initials="MJ">
    <w:p w14:paraId="6570260F" w14:textId="78D66B38" w:rsidR="00D27A78" w:rsidRDefault="00D27A78">
      <w:pPr>
        <w:pStyle w:val="CommentText"/>
      </w:pPr>
      <w:r>
        <w:rPr>
          <w:rStyle w:val="CommentReference"/>
        </w:rPr>
        <w:annotationRef/>
      </w:r>
      <w:r>
        <w:t xml:space="preserve">Is there no gradient here, or is it going in the same </w:t>
      </w:r>
      <w:proofErr w:type="gramStart"/>
      <w:r>
        <w:t>direction</w:t>
      </w:r>
      <w:proofErr w:type="gramEnd"/>
    </w:p>
  </w:comment>
  <w:comment w:id="36" w:author="James Santangelo [2]" w:date="2018-01-20T13:27:00Z" w:initials="JS">
    <w:p w14:paraId="5A769EE8" w14:textId="7EF3BD9A" w:rsidR="00D27A78" w:rsidRDefault="00D27A78">
      <w:pPr>
        <w:pStyle w:val="CommentText"/>
      </w:pPr>
      <w:r>
        <w:rPr>
          <w:rStyle w:val="CommentReference"/>
        </w:rPr>
        <w:annotationRef/>
      </w:r>
      <w:r>
        <w:t xml:space="preserve">There is no gradient since </w:t>
      </w:r>
      <w:proofErr w:type="gramStart"/>
      <w:r>
        <w:t>these simulation</w:t>
      </w:r>
      <w:proofErr w:type="gramEnd"/>
      <w:r>
        <w:t xml:space="preserve"> looked only at the effects of selection, in the absence of drift.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79B2AC" w15:done="0"/>
  <w15:commentEx w15:paraId="56F63835" w15:done="0"/>
  <w15:commentEx w15:paraId="2C78C22D" w15:done="0"/>
  <w15:commentEx w15:paraId="2225C946" w15:done="0"/>
  <w15:commentEx w15:paraId="1B6B34F2" w15:paraIdParent="2225C946" w15:done="0"/>
  <w15:commentEx w15:paraId="4DCFE517" w15:done="0"/>
  <w15:commentEx w15:paraId="4146EF8B" w15:paraIdParent="4DCFE517" w15:done="0"/>
  <w15:commentEx w15:paraId="68C235E9" w15:done="0"/>
  <w15:commentEx w15:paraId="02FFA7C2" w15:paraIdParent="68C235E9" w15:done="0"/>
  <w15:commentEx w15:paraId="2CCC7AD8" w15:done="0"/>
  <w15:commentEx w15:paraId="71EE8235" w15:done="0"/>
  <w15:commentEx w15:paraId="22B0CE3A" w15:paraIdParent="71EE8235" w15:done="0"/>
  <w15:commentEx w15:paraId="348B508F" w15:done="0"/>
  <w15:commentEx w15:paraId="0D6BCCC8" w15:paraIdParent="348B508F" w15:done="0"/>
  <w15:commentEx w15:paraId="07DFDEEF" w15:done="0"/>
  <w15:commentEx w15:paraId="507A54F8" w15:done="0"/>
  <w15:commentEx w15:paraId="1EC994B7" w15:done="0"/>
  <w15:commentEx w15:paraId="6737774D" w15:paraIdParent="1EC994B7" w15:done="0"/>
  <w15:commentEx w15:paraId="39B7CB89" w15:done="0"/>
  <w15:commentEx w15:paraId="445B5DB0" w15:paraIdParent="39B7CB89" w15:done="0"/>
  <w15:commentEx w15:paraId="7CCA85EE" w15:done="0"/>
  <w15:commentEx w15:paraId="3644FF56" w15:done="0"/>
  <w15:commentEx w15:paraId="378F51D8" w15:done="0"/>
  <w15:commentEx w15:paraId="4AD66B59" w15:done="0"/>
  <w15:commentEx w15:paraId="3AE00E6C" w15:done="0"/>
  <w15:commentEx w15:paraId="35F6E5A9" w15:done="0"/>
  <w15:commentEx w15:paraId="72A9AFC0" w15:paraIdParent="35F6E5A9" w15:done="0"/>
  <w15:commentEx w15:paraId="75EFFFD9" w15:done="0"/>
  <w15:commentEx w15:paraId="320F5AC4" w15:paraIdParent="75EFFFD9" w15:done="0"/>
  <w15:commentEx w15:paraId="7F690532" w15:done="0"/>
  <w15:commentEx w15:paraId="25E33CF5" w15:paraIdParent="7F690532" w15:done="0"/>
  <w15:commentEx w15:paraId="5B0B5595" w15:done="0"/>
  <w15:commentEx w15:paraId="21FB82EB" w15:paraIdParent="5B0B5595" w15:done="0"/>
  <w15:commentEx w15:paraId="6570260F" w15:done="0"/>
  <w15:commentEx w15:paraId="5A769EE8" w15:paraIdParent="657026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79B2AC" w16cid:durableId="1E0DACBB"/>
  <w16cid:commentId w16cid:paraId="56F63835" w16cid:durableId="1E0F0B95"/>
  <w16cid:commentId w16cid:paraId="2C78C22D" w16cid:durableId="1E0DACBF"/>
  <w16cid:commentId w16cid:paraId="2225C946" w16cid:durableId="1E0DACC6"/>
  <w16cid:commentId w16cid:paraId="1B6B34F2" w16cid:durableId="1E0F29C9"/>
  <w16cid:commentId w16cid:paraId="4DCFE517" w16cid:durableId="1E0DACC8"/>
  <w16cid:commentId w16cid:paraId="4146EF8B" w16cid:durableId="1E0DACC9"/>
  <w16cid:commentId w16cid:paraId="68C235E9" w16cid:durableId="1E0DACCA"/>
  <w16cid:commentId w16cid:paraId="02FFA7C2" w16cid:durableId="1E0DB0F4"/>
  <w16cid:commentId w16cid:paraId="2CCC7AD8" w16cid:durableId="1E0DACCD"/>
  <w16cid:commentId w16cid:paraId="71EE8235" w16cid:durableId="1E0DACD2"/>
  <w16cid:commentId w16cid:paraId="22B0CE3A" w16cid:durableId="1E0DB609"/>
  <w16cid:commentId w16cid:paraId="348B508F" w16cid:durableId="1E0DACD5"/>
  <w16cid:commentId w16cid:paraId="0D6BCCC8" w16cid:durableId="1E0DB66D"/>
  <w16cid:commentId w16cid:paraId="07DFDEEF" w16cid:durableId="1E0DACD6"/>
  <w16cid:commentId w16cid:paraId="507A54F8" w16cid:durableId="1E0F0E82"/>
  <w16cid:commentId w16cid:paraId="1EC994B7" w16cid:durableId="1E0DACDA"/>
  <w16cid:commentId w16cid:paraId="6737774D" w16cid:durableId="1E0DBBF2"/>
  <w16cid:commentId w16cid:paraId="39B7CB89" w16cid:durableId="1E0DACE0"/>
  <w16cid:commentId w16cid:paraId="445B5DB0" w16cid:durableId="1E0DD057"/>
  <w16cid:commentId w16cid:paraId="7CCA85EE" w16cid:durableId="1E0DACED"/>
  <w16cid:commentId w16cid:paraId="3644FF56" w16cid:durableId="1E0DACF0"/>
  <w16cid:commentId w16cid:paraId="378F51D8" w16cid:durableId="1E0DACF1"/>
  <w16cid:commentId w16cid:paraId="4AD66B59" w16cid:durableId="1E0DC08C"/>
  <w16cid:commentId w16cid:paraId="3AE00E6C" w16cid:durableId="1E0DACF4"/>
  <w16cid:commentId w16cid:paraId="35F6E5A9" w16cid:durableId="1E0DACF6"/>
  <w16cid:commentId w16cid:paraId="72A9AFC0" w16cid:durableId="1E0DC142"/>
  <w16cid:commentId w16cid:paraId="7F690532" w16cid:durableId="1E0DACFC"/>
  <w16cid:commentId w16cid:paraId="25E33CF5" w16cid:durableId="1E0DE775"/>
  <w16cid:commentId w16cid:paraId="5B0B5595" w16cid:durableId="1E0DACFE"/>
  <w16cid:commentId w16cid:paraId="21FB82EB" w16cid:durableId="1E0DC25C"/>
  <w16cid:commentId w16cid:paraId="6570260F" w16cid:durableId="1E0DACFF"/>
  <w16cid:commentId w16cid:paraId="5A769EE8" w16cid:durableId="1E0DC2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A8CDB" w14:textId="77777777" w:rsidR="003D41DE" w:rsidRDefault="003D41DE">
      <w:r>
        <w:separator/>
      </w:r>
    </w:p>
  </w:endnote>
  <w:endnote w:type="continuationSeparator" w:id="0">
    <w:p w14:paraId="6250EDB0" w14:textId="77777777" w:rsidR="003D41DE" w:rsidRDefault="003D4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800000AF" w:usb1="40002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D27A78" w:rsidRDefault="00D27A7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D27A78" w:rsidRDefault="00D27A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D27A78" w:rsidRDefault="00D27A7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83BAF9" w14:textId="77777777" w:rsidR="00D27A78" w:rsidRDefault="00D27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55BFFF" w14:textId="77777777" w:rsidR="003D41DE" w:rsidRDefault="003D41DE">
      <w:r>
        <w:separator/>
      </w:r>
    </w:p>
  </w:footnote>
  <w:footnote w:type="continuationSeparator" w:id="0">
    <w:p w14:paraId="3D2C4883" w14:textId="77777777" w:rsidR="003D41DE" w:rsidRDefault="003D41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Santangelo">
    <w15:presenceInfo w15:providerId="None" w15:userId="James Santangelo"/>
  </w15:person>
  <w15:person w15:author="James Santangelo [2]">
    <w15:presenceInfo w15:providerId="Windows Live" w15:userId="e638a063-8c92-4fd8-845b-aa0f44b11a7c"/>
  </w15:person>
  <w15:person w15:author="Marc Johnson">
    <w15:presenceInfo w15:providerId="None" w15:userId="Marc Johnson"/>
  </w15:person>
  <w15:person w15:author="Rob Ness">
    <w15:presenceInfo w15:providerId="None" w15:userId="Rob Ne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hideSpellingErrors/>
  <w:hideGrammatical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147F3"/>
    <w:rsid w:val="000357A5"/>
    <w:rsid w:val="00036664"/>
    <w:rsid w:val="00047612"/>
    <w:rsid w:val="00054EE3"/>
    <w:rsid w:val="00056C82"/>
    <w:rsid w:val="00072389"/>
    <w:rsid w:val="000A63E6"/>
    <w:rsid w:val="000B2C50"/>
    <w:rsid w:val="000C6745"/>
    <w:rsid w:val="000F0387"/>
    <w:rsid w:val="00110B09"/>
    <w:rsid w:val="00116984"/>
    <w:rsid w:val="00173A47"/>
    <w:rsid w:val="001A52DA"/>
    <w:rsid w:val="001D01D3"/>
    <w:rsid w:val="001D70A4"/>
    <w:rsid w:val="00212AC5"/>
    <w:rsid w:val="00216540"/>
    <w:rsid w:val="002371A8"/>
    <w:rsid w:val="00242F52"/>
    <w:rsid w:val="00245592"/>
    <w:rsid w:val="002506BF"/>
    <w:rsid w:val="00267FD9"/>
    <w:rsid w:val="002943C3"/>
    <w:rsid w:val="002C78BF"/>
    <w:rsid w:val="002D3E46"/>
    <w:rsid w:val="002F5234"/>
    <w:rsid w:val="002F6284"/>
    <w:rsid w:val="00303AF0"/>
    <w:rsid w:val="00306ADE"/>
    <w:rsid w:val="00321401"/>
    <w:rsid w:val="003308BA"/>
    <w:rsid w:val="00332A41"/>
    <w:rsid w:val="00346BF9"/>
    <w:rsid w:val="003512CD"/>
    <w:rsid w:val="003534C8"/>
    <w:rsid w:val="00353D38"/>
    <w:rsid w:val="00377791"/>
    <w:rsid w:val="0038674C"/>
    <w:rsid w:val="0039649B"/>
    <w:rsid w:val="003970AC"/>
    <w:rsid w:val="003B5EBE"/>
    <w:rsid w:val="003D41DE"/>
    <w:rsid w:val="00405055"/>
    <w:rsid w:val="00434C91"/>
    <w:rsid w:val="00436804"/>
    <w:rsid w:val="004406D0"/>
    <w:rsid w:val="0044259C"/>
    <w:rsid w:val="00446275"/>
    <w:rsid w:val="004521E2"/>
    <w:rsid w:val="00465BB6"/>
    <w:rsid w:val="00467E90"/>
    <w:rsid w:val="004770F4"/>
    <w:rsid w:val="00480165"/>
    <w:rsid w:val="004853D4"/>
    <w:rsid w:val="00496AF0"/>
    <w:rsid w:val="004A61DF"/>
    <w:rsid w:val="004D176B"/>
    <w:rsid w:val="004D5CA4"/>
    <w:rsid w:val="004D755B"/>
    <w:rsid w:val="004E21CE"/>
    <w:rsid w:val="004F2227"/>
    <w:rsid w:val="0050190E"/>
    <w:rsid w:val="0050273E"/>
    <w:rsid w:val="00520BC4"/>
    <w:rsid w:val="00523777"/>
    <w:rsid w:val="005433A8"/>
    <w:rsid w:val="00550BDC"/>
    <w:rsid w:val="00557910"/>
    <w:rsid w:val="005666C4"/>
    <w:rsid w:val="005C3CCD"/>
    <w:rsid w:val="005F31D4"/>
    <w:rsid w:val="005F6992"/>
    <w:rsid w:val="00625027"/>
    <w:rsid w:val="00640CA6"/>
    <w:rsid w:val="00643CC7"/>
    <w:rsid w:val="00655610"/>
    <w:rsid w:val="00655BB1"/>
    <w:rsid w:val="00664759"/>
    <w:rsid w:val="006653AE"/>
    <w:rsid w:val="006937D2"/>
    <w:rsid w:val="00695730"/>
    <w:rsid w:val="006B2E94"/>
    <w:rsid w:val="006C381B"/>
    <w:rsid w:val="006C54A7"/>
    <w:rsid w:val="006E7A34"/>
    <w:rsid w:val="006F4CDC"/>
    <w:rsid w:val="007078B1"/>
    <w:rsid w:val="0072287E"/>
    <w:rsid w:val="00752A5E"/>
    <w:rsid w:val="00753B7F"/>
    <w:rsid w:val="007873F0"/>
    <w:rsid w:val="007D228D"/>
    <w:rsid w:val="007D4EEA"/>
    <w:rsid w:val="007F3C93"/>
    <w:rsid w:val="008054DC"/>
    <w:rsid w:val="00806596"/>
    <w:rsid w:val="00806E20"/>
    <w:rsid w:val="0081167C"/>
    <w:rsid w:val="00827DCD"/>
    <w:rsid w:val="008313B4"/>
    <w:rsid w:val="00855046"/>
    <w:rsid w:val="008653B9"/>
    <w:rsid w:val="00872AA9"/>
    <w:rsid w:val="00876386"/>
    <w:rsid w:val="00883F9A"/>
    <w:rsid w:val="00885D91"/>
    <w:rsid w:val="00890EFD"/>
    <w:rsid w:val="008A16E6"/>
    <w:rsid w:val="008D4447"/>
    <w:rsid w:val="008D7D0A"/>
    <w:rsid w:val="008E3E1C"/>
    <w:rsid w:val="008F3750"/>
    <w:rsid w:val="0090389D"/>
    <w:rsid w:val="009130DF"/>
    <w:rsid w:val="00966896"/>
    <w:rsid w:val="00971DAE"/>
    <w:rsid w:val="00993BF2"/>
    <w:rsid w:val="00993D47"/>
    <w:rsid w:val="009A063B"/>
    <w:rsid w:val="009A2CD2"/>
    <w:rsid w:val="009A6339"/>
    <w:rsid w:val="009B7797"/>
    <w:rsid w:val="009C0825"/>
    <w:rsid w:val="009E7701"/>
    <w:rsid w:val="00A155B1"/>
    <w:rsid w:val="00A156A2"/>
    <w:rsid w:val="00A21108"/>
    <w:rsid w:val="00A26F5F"/>
    <w:rsid w:val="00A33512"/>
    <w:rsid w:val="00A43250"/>
    <w:rsid w:val="00A53CDE"/>
    <w:rsid w:val="00A71B8F"/>
    <w:rsid w:val="00A9094C"/>
    <w:rsid w:val="00A9689E"/>
    <w:rsid w:val="00AA4F85"/>
    <w:rsid w:val="00AB3D7F"/>
    <w:rsid w:val="00AD3965"/>
    <w:rsid w:val="00AD564B"/>
    <w:rsid w:val="00AD63B7"/>
    <w:rsid w:val="00AE4232"/>
    <w:rsid w:val="00B00A07"/>
    <w:rsid w:val="00B01856"/>
    <w:rsid w:val="00B12248"/>
    <w:rsid w:val="00B2487C"/>
    <w:rsid w:val="00B42BA8"/>
    <w:rsid w:val="00B86225"/>
    <w:rsid w:val="00BA1ECA"/>
    <w:rsid w:val="00BB34F6"/>
    <w:rsid w:val="00BB3566"/>
    <w:rsid w:val="00BC447E"/>
    <w:rsid w:val="00BE7827"/>
    <w:rsid w:val="00C1315B"/>
    <w:rsid w:val="00C14777"/>
    <w:rsid w:val="00C2020A"/>
    <w:rsid w:val="00C2777D"/>
    <w:rsid w:val="00C35587"/>
    <w:rsid w:val="00C37A2C"/>
    <w:rsid w:val="00C46889"/>
    <w:rsid w:val="00C55EED"/>
    <w:rsid w:val="00C56AD7"/>
    <w:rsid w:val="00C65BD6"/>
    <w:rsid w:val="00C6602C"/>
    <w:rsid w:val="00CB1B0B"/>
    <w:rsid w:val="00CB2BAD"/>
    <w:rsid w:val="00CB6EA9"/>
    <w:rsid w:val="00CD2BA7"/>
    <w:rsid w:val="00CD5C48"/>
    <w:rsid w:val="00CD68EA"/>
    <w:rsid w:val="00CE561F"/>
    <w:rsid w:val="00D030A9"/>
    <w:rsid w:val="00D17B26"/>
    <w:rsid w:val="00D27A78"/>
    <w:rsid w:val="00D33208"/>
    <w:rsid w:val="00D46EF9"/>
    <w:rsid w:val="00D51BE9"/>
    <w:rsid w:val="00DB51FE"/>
    <w:rsid w:val="00DC14BA"/>
    <w:rsid w:val="00DC5993"/>
    <w:rsid w:val="00DC6D5C"/>
    <w:rsid w:val="00DD1F6F"/>
    <w:rsid w:val="00DD5AC2"/>
    <w:rsid w:val="00DE7539"/>
    <w:rsid w:val="00DF2266"/>
    <w:rsid w:val="00E03818"/>
    <w:rsid w:val="00E12846"/>
    <w:rsid w:val="00E27AE2"/>
    <w:rsid w:val="00E34B0F"/>
    <w:rsid w:val="00E40FE9"/>
    <w:rsid w:val="00E46181"/>
    <w:rsid w:val="00E54A87"/>
    <w:rsid w:val="00E63DB1"/>
    <w:rsid w:val="00E63F48"/>
    <w:rsid w:val="00E71AFF"/>
    <w:rsid w:val="00E73CF0"/>
    <w:rsid w:val="00E761AE"/>
    <w:rsid w:val="00E81DD0"/>
    <w:rsid w:val="00E97E1C"/>
    <w:rsid w:val="00EA01BB"/>
    <w:rsid w:val="00EA584F"/>
    <w:rsid w:val="00EC4594"/>
    <w:rsid w:val="00ED0BF7"/>
    <w:rsid w:val="00ED1B9F"/>
    <w:rsid w:val="00ED2EDA"/>
    <w:rsid w:val="00ED5C27"/>
    <w:rsid w:val="00EE0034"/>
    <w:rsid w:val="00EF1820"/>
    <w:rsid w:val="00EF7216"/>
    <w:rsid w:val="00F104D9"/>
    <w:rsid w:val="00F47CA8"/>
    <w:rsid w:val="00F53E83"/>
    <w:rsid w:val="00F54E7B"/>
    <w:rsid w:val="00F663CD"/>
    <w:rsid w:val="00F756B4"/>
    <w:rsid w:val="00F864A1"/>
    <w:rsid w:val="00F91F07"/>
    <w:rsid w:val="00F96AA1"/>
    <w:rsid w:val="00FB2818"/>
    <w:rsid w:val="00FC1F6A"/>
    <w:rsid w:val="00FE002C"/>
    <w:rsid w:val="00FE49B3"/>
    <w:rsid w:val="00FF5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 w:type="character" w:styleId="UnresolvedMention">
    <w:name w:val="Unresolved Mention"/>
    <w:basedOn w:val="DefaultParagraphFont"/>
    <w:uiPriority w:val="99"/>
    <w:rsid w:val="008F37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428">
      <w:bodyDiv w:val="1"/>
      <w:marLeft w:val="0"/>
      <w:marRight w:val="0"/>
      <w:marTop w:val="0"/>
      <w:marBottom w:val="0"/>
      <w:divBdr>
        <w:top w:val="none" w:sz="0" w:space="0" w:color="auto"/>
        <w:left w:val="none" w:sz="0" w:space="0" w:color="auto"/>
        <w:bottom w:val="none" w:sz="0" w:space="0" w:color="auto"/>
        <w:right w:val="none" w:sz="0" w:space="0" w:color="auto"/>
      </w:divBdr>
    </w:div>
    <w:div w:id="47070141">
      <w:bodyDiv w:val="1"/>
      <w:marLeft w:val="0"/>
      <w:marRight w:val="0"/>
      <w:marTop w:val="0"/>
      <w:marBottom w:val="0"/>
      <w:divBdr>
        <w:top w:val="none" w:sz="0" w:space="0" w:color="auto"/>
        <w:left w:val="none" w:sz="0" w:space="0" w:color="auto"/>
        <w:bottom w:val="none" w:sz="0" w:space="0" w:color="auto"/>
        <w:right w:val="none" w:sz="0" w:space="0" w:color="auto"/>
      </w:divBdr>
    </w:div>
    <w:div w:id="156069691">
      <w:bodyDiv w:val="1"/>
      <w:marLeft w:val="0"/>
      <w:marRight w:val="0"/>
      <w:marTop w:val="0"/>
      <w:marBottom w:val="0"/>
      <w:divBdr>
        <w:top w:val="none" w:sz="0" w:space="0" w:color="auto"/>
        <w:left w:val="none" w:sz="0" w:space="0" w:color="auto"/>
        <w:bottom w:val="none" w:sz="0" w:space="0" w:color="auto"/>
        <w:right w:val="none" w:sz="0" w:space="0" w:color="auto"/>
      </w:divBdr>
    </w:div>
    <w:div w:id="201285939">
      <w:bodyDiv w:val="1"/>
      <w:marLeft w:val="0"/>
      <w:marRight w:val="0"/>
      <w:marTop w:val="0"/>
      <w:marBottom w:val="0"/>
      <w:divBdr>
        <w:top w:val="none" w:sz="0" w:space="0" w:color="auto"/>
        <w:left w:val="none" w:sz="0" w:space="0" w:color="auto"/>
        <w:bottom w:val="none" w:sz="0" w:space="0" w:color="auto"/>
        <w:right w:val="none" w:sz="0" w:space="0" w:color="auto"/>
      </w:divBdr>
    </w:div>
    <w:div w:id="414011946">
      <w:bodyDiv w:val="1"/>
      <w:marLeft w:val="0"/>
      <w:marRight w:val="0"/>
      <w:marTop w:val="0"/>
      <w:marBottom w:val="0"/>
      <w:divBdr>
        <w:top w:val="none" w:sz="0" w:space="0" w:color="auto"/>
        <w:left w:val="none" w:sz="0" w:space="0" w:color="auto"/>
        <w:bottom w:val="none" w:sz="0" w:space="0" w:color="auto"/>
        <w:right w:val="none" w:sz="0" w:space="0" w:color="auto"/>
      </w:divBdr>
    </w:div>
    <w:div w:id="450708502">
      <w:bodyDiv w:val="1"/>
      <w:marLeft w:val="0"/>
      <w:marRight w:val="0"/>
      <w:marTop w:val="0"/>
      <w:marBottom w:val="0"/>
      <w:divBdr>
        <w:top w:val="none" w:sz="0" w:space="0" w:color="auto"/>
        <w:left w:val="none" w:sz="0" w:space="0" w:color="auto"/>
        <w:bottom w:val="none" w:sz="0" w:space="0" w:color="auto"/>
        <w:right w:val="none" w:sz="0" w:space="0" w:color="auto"/>
      </w:divBdr>
    </w:div>
    <w:div w:id="479156633">
      <w:bodyDiv w:val="1"/>
      <w:marLeft w:val="0"/>
      <w:marRight w:val="0"/>
      <w:marTop w:val="0"/>
      <w:marBottom w:val="0"/>
      <w:divBdr>
        <w:top w:val="none" w:sz="0" w:space="0" w:color="auto"/>
        <w:left w:val="none" w:sz="0" w:space="0" w:color="auto"/>
        <w:bottom w:val="none" w:sz="0" w:space="0" w:color="auto"/>
        <w:right w:val="none" w:sz="0" w:space="0" w:color="auto"/>
      </w:divBdr>
    </w:div>
    <w:div w:id="524949436">
      <w:bodyDiv w:val="1"/>
      <w:marLeft w:val="0"/>
      <w:marRight w:val="0"/>
      <w:marTop w:val="0"/>
      <w:marBottom w:val="0"/>
      <w:divBdr>
        <w:top w:val="none" w:sz="0" w:space="0" w:color="auto"/>
        <w:left w:val="none" w:sz="0" w:space="0" w:color="auto"/>
        <w:bottom w:val="none" w:sz="0" w:space="0" w:color="auto"/>
        <w:right w:val="none" w:sz="0" w:space="0" w:color="auto"/>
      </w:divBdr>
    </w:div>
    <w:div w:id="646085806">
      <w:bodyDiv w:val="1"/>
      <w:marLeft w:val="0"/>
      <w:marRight w:val="0"/>
      <w:marTop w:val="0"/>
      <w:marBottom w:val="0"/>
      <w:divBdr>
        <w:top w:val="none" w:sz="0" w:space="0" w:color="auto"/>
        <w:left w:val="none" w:sz="0" w:space="0" w:color="auto"/>
        <w:bottom w:val="none" w:sz="0" w:space="0" w:color="auto"/>
        <w:right w:val="none" w:sz="0" w:space="0" w:color="auto"/>
      </w:divBdr>
    </w:div>
    <w:div w:id="683481386">
      <w:bodyDiv w:val="1"/>
      <w:marLeft w:val="0"/>
      <w:marRight w:val="0"/>
      <w:marTop w:val="0"/>
      <w:marBottom w:val="0"/>
      <w:divBdr>
        <w:top w:val="none" w:sz="0" w:space="0" w:color="auto"/>
        <w:left w:val="none" w:sz="0" w:space="0" w:color="auto"/>
        <w:bottom w:val="none" w:sz="0" w:space="0" w:color="auto"/>
        <w:right w:val="none" w:sz="0" w:space="0" w:color="auto"/>
      </w:divBdr>
    </w:div>
    <w:div w:id="817767721">
      <w:bodyDiv w:val="1"/>
      <w:marLeft w:val="0"/>
      <w:marRight w:val="0"/>
      <w:marTop w:val="0"/>
      <w:marBottom w:val="0"/>
      <w:divBdr>
        <w:top w:val="none" w:sz="0" w:space="0" w:color="auto"/>
        <w:left w:val="none" w:sz="0" w:space="0" w:color="auto"/>
        <w:bottom w:val="none" w:sz="0" w:space="0" w:color="auto"/>
        <w:right w:val="none" w:sz="0" w:space="0" w:color="auto"/>
      </w:divBdr>
    </w:div>
    <w:div w:id="958682225">
      <w:bodyDiv w:val="1"/>
      <w:marLeft w:val="0"/>
      <w:marRight w:val="0"/>
      <w:marTop w:val="0"/>
      <w:marBottom w:val="0"/>
      <w:divBdr>
        <w:top w:val="none" w:sz="0" w:space="0" w:color="auto"/>
        <w:left w:val="none" w:sz="0" w:space="0" w:color="auto"/>
        <w:bottom w:val="none" w:sz="0" w:space="0" w:color="auto"/>
        <w:right w:val="none" w:sz="0" w:space="0" w:color="auto"/>
      </w:divBdr>
    </w:div>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 w:id="1154834885">
      <w:bodyDiv w:val="1"/>
      <w:marLeft w:val="0"/>
      <w:marRight w:val="0"/>
      <w:marTop w:val="0"/>
      <w:marBottom w:val="0"/>
      <w:divBdr>
        <w:top w:val="none" w:sz="0" w:space="0" w:color="auto"/>
        <w:left w:val="none" w:sz="0" w:space="0" w:color="auto"/>
        <w:bottom w:val="none" w:sz="0" w:space="0" w:color="auto"/>
        <w:right w:val="none" w:sz="0" w:space="0" w:color="auto"/>
      </w:divBdr>
    </w:div>
    <w:div w:id="1220944960">
      <w:bodyDiv w:val="1"/>
      <w:marLeft w:val="0"/>
      <w:marRight w:val="0"/>
      <w:marTop w:val="0"/>
      <w:marBottom w:val="0"/>
      <w:divBdr>
        <w:top w:val="none" w:sz="0" w:space="0" w:color="auto"/>
        <w:left w:val="none" w:sz="0" w:space="0" w:color="auto"/>
        <w:bottom w:val="none" w:sz="0" w:space="0" w:color="auto"/>
        <w:right w:val="none" w:sz="0" w:space="0" w:color="auto"/>
      </w:divBdr>
    </w:div>
    <w:div w:id="1494763852">
      <w:bodyDiv w:val="1"/>
      <w:marLeft w:val="0"/>
      <w:marRight w:val="0"/>
      <w:marTop w:val="0"/>
      <w:marBottom w:val="0"/>
      <w:divBdr>
        <w:top w:val="none" w:sz="0" w:space="0" w:color="auto"/>
        <w:left w:val="none" w:sz="0" w:space="0" w:color="auto"/>
        <w:bottom w:val="none" w:sz="0" w:space="0" w:color="auto"/>
        <w:right w:val="none" w:sz="0" w:space="0" w:color="auto"/>
      </w:divBdr>
    </w:div>
    <w:div w:id="1500120537">
      <w:bodyDiv w:val="1"/>
      <w:marLeft w:val="0"/>
      <w:marRight w:val="0"/>
      <w:marTop w:val="0"/>
      <w:marBottom w:val="0"/>
      <w:divBdr>
        <w:top w:val="none" w:sz="0" w:space="0" w:color="auto"/>
        <w:left w:val="none" w:sz="0" w:space="0" w:color="auto"/>
        <w:bottom w:val="none" w:sz="0" w:space="0" w:color="auto"/>
        <w:right w:val="none" w:sz="0" w:space="0" w:color="auto"/>
      </w:divBdr>
    </w:div>
    <w:div w:id="1736468381">
      <w:bodyDiv w:val="1"/>
      <w:marLeft w:val="0"/>
      <w:marRight w:val="0"/>
      <w:marTop w:val="0"/>
      <w:marBottom w:val="0"/>
      <w:divBdr>
        <w:top w:val="none" w:sz="0" w:space="0" w:color="auto"/>
        <w:left w:val="none" w:sz="0" w:space="0" w:color="auto"/>
        <w:bottom w:val="none" w:sz="0" w:space="0" w:color="auto"/>
        <w:right w:val="none" w:sz="0" w:space="0" w:color="auto"/>
      </w:divBdr>
    </w:div>
    <w:div w:id="1834637014">
      <w:bodyDiv w:val="1"/>
      <w:marLeft w:val="0"/>
      <w:marRight w:val="0"/>
      <w:marTop w:val="0"/>
      <w:marBottom w:val="0"/>
      <w:divBdr>
        <w:top w:val="none" w:sz="0" w:space="0" w:color="auto"/>
        <w:left w:val="none" w:sz="0" w:space="0" w:color="auto"/>
        <w:bottom w:val="none" w:sz="0" w:space="0" w:color="auto"/>
        <w:right w:val="none" w:sz="0" w:space="0" w:color="auto"/>
      </w:divBdr>
    </w:div>
    <w:div w:id="1907186748">
      <w:bodyDiv w:val="1"/>
      <w:marLeft w:val="0"/>
      <w:marRight w:val="0"/>
      <w:marTop w:val="0"/>
      <w:marBottom w:val="0"/>
      <w:divBdr>
        <w:top w:val="none" w:sz="0" w:space="0" w:color="auto"/>
        <w:left w:val="none" w:sz="0" w:space="0" w:color="auto"/>
        <w:bottom w:val="none" w:sz="0" w:space="0" w:color="auto"/>
        <w:right w:val="none" w:sz="0" w:space="0" w:color="auto"/>
      </w:divBdr>
    </w:div>
    <w:div w:id="1976787866">
      <w:bodyDiv w:val="1"/>
      <w:marLeft w:val="0"/>
      <w:marRight w:val="0"/>
      <w:marTop w:val="0"/>
      <w:marBottom w:val="0"/>
      <w:divBdr>
        <w:top w:val="none" w:sz="0" w:space="0" w:color="auto"/>
        <w:left w:val="none" w:sz="0" w:space="0" w:color="auto"/>
        <w:bottom w:val="none" w:sz="0" w:space="0" w:color="auto"/>
        <w:right w:val="none" w:sz="0" w:space="0" w:color="auto"/>
      </w:divBdr>
    </w:div>
    <w:div w:id="2120560257">
      <w:bodyDiv w:val="1"/>
      <w:marLeft w:val="0"/>
      <w:marRight w:val="0"/>
      <w:marTop w:val="0"/>
      <w:marBottom w:val="0"/>
      <w:divBdr>
        <w:top w:val="none" w:sz="0" w:space="0" w:color="auto"/>
        <w:left w:val="none" w:sz="0" w:space="0" w:color="auto"/>
        <w:bottom w:val="none" w:sz="0" w:space="0" w:color="auto"/>
        <w:right w:val="none" w:sz="0" w:space="0" w:color="auto"/>
      </w:divBdr>
    </w:div>
    <w:div w:id="21315128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scitable/topicpage/epistasis-gene-interaction-and-phenotype-effects-46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James-S-Santangelo/Simulating-Evolutionary-Clines-SEC-)" TargetMode="Externa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yperlink" Target="https://www.dropbox.com/sh/s25nz9fwrwj29j2/AADpYF5F3oSjzuCNI5nlbjhqa?dl=0)" TargetMode="External"/><Relationship Id="rId17" Type="http://schemas.openxmlformats.org/officeDocument/2006/relationships/image" Target="media/image2.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ames.santangelo37@gmail.com"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38546B9-66A9-A74A-8B44-FC03B7B80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41</Pages>
  <Words>43640</Words>
  <Characters>248750</Characters>
  <Application>Microsoft Office Word</Application>
  <DocSecurity>0</DocSecurity>
  <Lines>2072</Lines>
  <Paragraphs>583</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291807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26</cp:revision>
  <dcterms:created xsi:type="dcterms:W3CDTF">2018-01-20T16:56:00Z</dcterms:created>
  <dcterms:modified xsi:type="dcterms:W3CDTF">2018-01-22T00:54:00Z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http://www.zotero.org/styles/proceedings-of-the-royal-society-b</vt:lpwstr>
  </property>
  <property fmtid="{D5CDD505-2E9C-101B-9397-08002B2CF9AE}" pid="22" name="Mendeley Recent Style Name 8_1">
    <vt:lpwstr>Proceedings of the Royal Society B</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