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6EC3887B" w:rsidR="002F5234" w:rsidRPr="00F47CA8" w:rsidRDefault="00695730" w:rsidP="004D755B">
      <w:pPr>
        <w:spacing w:line="480" w:lineRule="auto"/>
        <w:rPr>
          <w:rFonts w:ascii="Times New Roman" w:hAnsi="Times New Roman" w:cs="Times New Roman"/>
          <w:b/>
          <w:sz w:val="32"/>
          <w:szCs w:val="32"/>
        </w:rPr>
      </w:pPr>
      <w:commentRangeStart w:id="0"/>
      <w:del w:id="1" w:author="James Santangelo" w:date="2018-03-13T08:25:00Z">
        <w:r w:rsidRPr="00F47CA8" w:rsidDel="00A95C65">
          <w:rPr>
            <w:rFonts w:ascii="Times New Roman" w:hAnsi="Times New Roman" w:cs="Times New Roman"/>
            <w:b/>
            <w:sz w:val="32"/>
            <w:szCs w:val="32"/>
          </w:rPr>
          <w:delText xml:space="preserve">Urban </w:delText>
        </w:r>
      </w:del>
      <w:ins w:id="2" w:author="James Santangelo" w:date="2018-03-13T08:25:00Z">
        <w:r w:rsidR="00A95C65">
          <w:rPr>
            <w:rFonts w:ascii="Times New Roman" w:hAnsi="Times New Roman" w:cs="Times New Roman"/>
            <w:b/>
            <w:sz w:val="32"/>
            <w:szCs w:val="32"/>
          </w:rPr>
          <w:t>Modern</w:t>
        </w:r>
        <w:r w:rsidR="00A95C65" w:rsidRPr="00F47CA8">
          <w:rPr>
            <w:rFonts w:ascii="Times New Roman" w:hAnsi="Times New Roman" w:cs="Times New Roman"/>
            <w:b/>
            <w:sz w:val="32"/>
            <w:szCs w:val="32"/>
          </w:rPr>
          <w:t xml:space="preserve"> </w:t>
        </w:r>
        <w:commentRangeEnd w:id="0"/>
        <w:r w:rsidR="00A95C65">
          <w:rPr>
            <w:rStyle w:val="CommentReference"/>
          </w:rPr>
          <w:commentReference w:id="0"/>
        </w:r>
      </w:ins>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217C7FA2"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Studies of heritable phenotypic change in urban populations should take explicit consideration of the genetic architecture underlying focal traits</w:t>
      </w:r>
      <w:ins w:id="3" w:author="James Santangelo" w:date="2018-03-16T09:14:00Z">
        <w:r w:rsidR="00352E2B">
          <w:rPr>
            <w:rFonts w:ascii="Times New Roman" w:eastAsia="Times New Roman" w:hAnsi="Times New Roman" w:cs="Times New Roman"/>
            <w:color w:val="000000" w:themeColor="text1"/>
          </w:rPr>
          <w:t xml:space="preserve"> </w:t>
        </w:r>
        <w:commentRangeStart w:id="4"/>
        <w:r w:rsidR="00352E2B">
          <w:rPr>
            <w:rFonts w:ascii="Times New Roman" w:eastAsia="Times New Roman" w:hAnsi="Times New Roman" w:cs="Times New Roman"/>
            <w:color w:val="000000" w:themeColor="text1"/>
          </w:rPr>
          <w:t>and rule out clines at neutral loci</w:t>
        </w:r>
        <w:commentRangeEnd w:id="4"/>
        <w:r w:rsidR="00352E2B">
          <w:rPr>
            <w:rStyle w:val="CommentReference"/>
          </w:rPr>
          <w:commentReference w:id="4"/>
        </w:r>
      </w:ins>
      <w:r w:rsidR="006351F8">
        <w:rPr>
          <w:rFonts w:ascii="Times New Roman" w:eastAsia="Times New Roman" w:hAnsi="Times New Roman" w:cs="Times New Roman"/>
          <w:color w:val="000000" w:themeColor="text1"/>
        </w:rPr>
        <w:t xml:space="preserve">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435EB145"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w:t>
      </w:r>
      <w:ins w:id="5" w:author="James Santangelo" w:date="2018-03-13T09:21:00Z">
        <w:r w:rsidR="006F371D">
          <w:rPr>
            <w:rFonts w:ascii="Times New Roman" w:hAnsi="Times New Roman" w:cs="Times New Roman"/>
          </w:rPr>
          <w:t xml:space="preserve">(i.e. </w:t>
        </w:r>
        <w:r w:rsidR="006F371D" w:rsidRPr="00353D38">
          <w:rPr>
            <w:rFonts w:ascii="Times New Roman" w:hAnsi="Times New Roman" w:cs="Times New Roman"/>
          </w:rPr>
          <w:t>multiple independent clines in the same direction</w:t>
        </w:r>
        <w:r w:rsidR="006F371D">
          <w:rPr>
            <w:rFonts w:ascii="Times New Roman" w:hAnsi="Times New Roman" w:cs="Times New Roman"/>
          </w:rPr>
          <w:t>)</w:t>
        </w:r>
        <w:r w:rsidR="006F371D" w:rsidRPr="007C21D0">
          <w:rPr>
            <w:rFonts w:ascii="Times New Roman" w:hAnsi="Times New Roman" w:cs="Times New Roman"/>
          </w:rPr>
          <w:t xml:space="preserve"> </w:t>
        </w:r>
      </w:ins>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w:t>
      </w:r>
      <w:del w:id="6" w:author="James Santangelo" w:date="2018-03-13T09:21:00Z">
        <w:r w:rsidR="00695730" w:rsidRPr="00353D38" w:rsidDel="006F371D">
          <w:rPr>
            <w:rFonts w:ascii="Times New Roman" w:hAnsi="Times New Roman" w:cs="Times New Roman"/>
          </w:rPr>
          <w:delText xml:space="preserve">multiple independent clines in the same direction </w:delText>
        </w:r>
      </w:del>
      <w:del w:id="7" w:author="James Santangelo" w:date="2018-03-13T09:22:00Z">
        <w:r w:rsidR="00695730" w:rsidRPr="00353D38" w:rsidDel="006F371D">
          <w:rPr>
            <w:rFonts w:ascii="Times New Roman" w:hAnsi="Times New Roman" w:cs="Times New Roman"/>
          </w:rPr>
          <w:delText xml:space="preserve">(i.e. </w:delText>
        </w:r>
      </w:del>
      <w:r w:rsidR="00695730" w:rsidRPr="00353D38">
        <w:rPr>
          <w:rFonts w:ascii="Times New Roman" w:hAnsi="Times New Roman" w:cs="Times New Roman"/>
        </w:rPr>
        <w:t>parallel clines</w:t>
      </w:r>
      <w:del w:id="8" w:author="James Santangelo" w:date="2018-03-13T09:22:00Z">
        <w:r w:rsidR="00695730" w:rsidRPr="00353D38" w:rsidDel="006F371D">
          <w:rPr>
            <w:rFonts w:ascii="Times New Roman" w:hAnsi="Times New Roman" w:cs="Times New Roman"/>
          </w:rPr>
          <w:delText>)</w:delText>
        </w:r>
      </w:del>
      <w:r w:rsidR="00695730" w:rsidRPr="00353D38">
        <w:rPr>
          <w:rFonts w:ascii="Times New Roman" w:hAnsi="Times New Roman" w:cs="Times New Roman"/>
        </w:rPr>
        <w:t xml:space="preserve">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7C1A2C98"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w:t>
      </w:r>
      <w:del w:id="9" w:author="James Santangelo" w:date="2018-03-13T08:34:00Z">
        <w:r w:rsidRPr="00353D38" w:rsidDel="00A95C65">
          <w:rPr>
            <w:rFonts w:ascii="Times New Roman" w:hAnsi="Times New Roman" w:cs="Times New Roman"/>
          </w:rPr>
          <w:delText xml:space="preserve">consider </w:delText>
        </w:r>
      </w:del>
      <w:ins w:id="10" w:author="James Santangelo" w:date="2018-03-13T08:34:00Z">
        <w:r w:rsidR="00A95C65">
          <w:rPr>
            <w:rFonts w:ascii="Times New Roman" w:hAnsi="Times New Roman" w:cs="Times New Roman"/>
          </w:rPr>
          <w:t>investigate</w:t>
        </w:r>
        <w:r w:rsidR="00A95C65" w:rsidRPr="00353D38">
          <w:rPr>
            <w:rFonts w:ascii="Times New Roman" w:hAnsi="Times New Roman" w:cs="Times New Roman"/>
          </w:rPr>
          <w:t xml:space="preserve"> </w:t>
        </w:r>
      </w:ins>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xml:space="preserve">, which is especially likely given the epistatic genetic architecture underlying </w:t>
      </w:r>
      <w:proofErr w:type="spellStart"/>
      <w:r w:rsidR="00435BB8">
        <w:rPr>
          <w:rFonts w:ascii="Times New Roman" w:hAnsi="Times New Roman" w:cs="Times New Roman"/>
        </w:rPr>
        <w:t>cyanogenesis</w:t>
      </w:r>
      <w:proofErr w:type="spellEnd"/>
      <w:r w:rsidR="00435BB8">
        <w:rPr>
          <w:rFonts w:ascii="Times New Roman" w:hAnsi="Times New Roman" w:cs="Times New Roman"/>
        </w:rPr>
        <w:t xml:space="preserve">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t xml:space="preserve">along urbanization gradients and other </w:t>
      </w:r>
      <w:r w:rsidR="006351F8">
        <w:rPr>
          <w:rFonts w:ascii="Times New Roman" w:hAnsi="Times New Roman" w:cs="Times New Roman"/>
        </w:rPr>
        <w:lastRenderedPageBreak/>
        <w:t xml:space="preserve">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FCCB3F4"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del w:id="11" w:author="James Santangelo" w:date="2018-03-13T11:56:00Z">
        <w:r w:rsidRPr="00353D38" w:rsidDel="00E246AC">
          <w:rPr>
            <w:rFonts w:ascii="Times New Roman" w:hAnsi="Times New Roman" w:cs="Times New Roman"/>
          </w:rPr>
          <w:delText xml:space="preserve">HCN </w:delText>
        </w:r>
      </w:del>
      <w:ins w:id="12" w:author="James Santangelo" w:date="2018-03-13T11:56:00Z">
        <w:r w:rsidR="00E246AC">
          <w:rPr>
            <w:rFonts w:ascii="Times New Roman" w:hAnsi="Times New Roman" w:cs="Times New Roman"/>
          </w:rPr>
          <w:t xml:space="preserve">alleles at loci underlying </w:t>
        </w:r>
        <w:proofErr w:type="spellStart"/>
        <w:r w:rsidR="00E246AC">
          <w:rPr>
            <w:rFonts w:ascii="Times New Roman" w:hAnsi="Times New Roman" w:cs="Times New Roman"/>
          </w:rPr>
          <w:t>cyanogenesis</w:t>
        </w:r>
        <w:proofErr w:type="spellEnd"/>
        <w:r w:rsidR="00E246AC">
          <w:rPr>
            <w:rFonts w:ascii="Times New Roman" w:hAnsi="Times New Roman" w:cs="Times New Roman"/>
          </w:rPr>
          <w:t xml:space="preserve"> (i.</w:t>
        </w:r>
      </w:ins>
      <w:ins w:id="13" w:author="James Santangelo" w:date="2018-03-13T11:57:00Z">
        <w:r w:rsidR="00E246AC">
          <w:rPr>
            <w:rFonts w:ascii="Times New Roman" w:hAnsi="Times New Roman" w:cs="Times New Roman"/>
          </w:rPr>
          <w:t>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ins>
      <w:ins w:id="14" w:author="James Santangelo" w:date="2018-03-13T11:56:00Z">
        <w:r w:rsidR="00E246AC" w:rsidRPr="00353D38">
          <w:rPr>
            <w:rFonts w:ascii="Times New Roman" w:hAnsi="Times New Roman" w:cs="Times New Roman"/>
          </w:rPr>
          <w:t xml:space="preserve"> </w:t>
        </w:r>
      </w:ins>
      <w:r w:rsidRPr="00353D38">
        <w:rPr>
          <w:rFonts w:ascii="Times New Roman" w:hAnsi="Times New Roman" w:cs="Times New Roman"/>
        </w:rPr>
        <w:t xml:space="preserve">within populations through time and across space. </w:t>
      </w:r>
      <w:ins w:id="15" w:author="James Santangelo" w:date="2018-03-13T12:31:00Z">
        <w:r w:rsidR="00E5254F">
          <w:rPr>
            <w:rFonts w:ascii="Times New Roman" w:hAnsi="Times New Roman" w:cs="Times New Roman"/>
          </w:rPr>
          <w:t xml:space="preserve">The frequency of HCN </w:t>
        </w:r>
      </w:ins>
      <w:ins w:id="16" w:author="James Santangelo" w:date="2018-03-16T09:10:00Z">
        <w:r w:rsidR="00997DCC">
          <w:rPr>
            <w:rFonts w:ascii="Times New Roman" w:hAnsi="Times New Roman" w:cs="Times New Roman"/>
          </w:rPr>
          <w:t>within each population is</w:t>
        </w:r>
      </w:ins>
      <w:ins w:id="17" w:author="James Santangelo" w:date="2018-03-13T12:33:00Z">
        <w:r w:rsidR="00E5254F">
          <w:rPr>
            <w:rFonts w:ascii="Times New Roman" w:hAnsi="Times New Roman" w:cs="Times New Roman"/>
          </w:rPr>
          <w:t xml:space="preserve"> </w:t>
        </w:r>
      </w:ins>
      <w:ins w:id="18" w:author="James Santangelo" w:date="2018-03-16T09:10:00Z">
        <w:r w:rsidR="00997DCC">
          <w:rPr>
            <w:rFonts w:ascii="Times New Roman" w:hAnsi="Times New Roman" w:cs="Times New Roman"/>
          </w:rPr>
          <w:t>easily</w:t>
        </w:r>
      </w:ins>
      <w:ins w:id="19" w:author="James Santangelo" w:date="2018-03-13T12:31:00Z">
        <w:r w:rsidR="00E5254F">
          <w:rPr>
            <w:rFonts w:ascii="Times New Roman" w:hAnsi="Times New Roman" w:cs="Times New Roman"/>
          </w:rPr>
          <w:t xml:space="preserve"> calculated from the frequency of recessive alleles at underlying loci as: 1 </w:t>
        </w:r>
      </w:ins>
      <w:ins w:id="20" w:author="James Santangelo" w:date="2018-03-13T12:33:00Z">
        <w:r w:rsidR="00E5254F">
          <w:rPr>
            <w:rFonts w:ascii="Times New Roman" w:hAnsi="Times New Roman" w:cs="Times New Roman"/>
          </w:rPr>
          <w:t>–</w:t>
        </w:r>
      </w:ins>
      <w:ins w:id="21" w:author="James Santangelo" w:date="2018-03-13T12:31:00Z">
        <w:r w:rsidR="00E5254F">
          <w:rPr>
            <w:rFonts w:ascii="Times New Roman" w:hAnsi="Times New Roman" w:cs="Times New Roman"/>
          </w:rPr>
          <w:t xml:space="preserve"> </w:t>
        </w:r>
      </w:ins>
      <w:ins w:id="22" w:author="James Santangelo" w:date="2018-03-13T12:34:00Z">
        <w:r w:rsidR="00E5254F">
          <w:rPr>
            <w:rFonts w:ascii="Times New Roman" w:hAnsi="Times New Roman" w:cs="Times New Roman"/>
          </w:rPr>
          <w:t>[</w:t>
        </w:r>
      </w:ins>
      <w:proofErr w:type="spellStart"/>
      <w:ins w:id="23" w:author="James Santangelo" w:date="2018-03-13T12:32:00Z">
        <w:r w:rsidR="00E5254F">
          <w:rPr>
            <w:rFonts w:ascii="Times New Roman" w:hAnsi="Times New Roman" w:cs="Times New Roman"/>
          </w:rPr>
          <w:t>q</w:t>
        </w:r>
      </w:ins>
      <w:ins w:id="24" w:author="James Santangelo" w:date="2018-03-13T12:33:00Z">
        <w:r w:rsidR="00E5254F">
          <w:rPr>
            <w:rFonts w:ascii="Times New Roman" w:hAnsi="Times New Roman" w:cs="Times New Roman"/>
            <w:vertAlign w:val="subscript"/>
          </w:rPr>
          <w:t>CYP</w:t>
        </w:r>
      </w:ins>
      <w:ins w:id="25" w:author="James Santangelo" w:date="2018-03-13T12:32:00Z">
        <w:r w:rsidR="00E5254F" w:rsidRPr="00E5254F">
          <w:rPr>
            <w:rFonts w:ascii="Times New Roman" w:hAnsi="Times New Roman" w:cs="Times New Roman"/>
            <w:vertAlign w:val="superscript"/>
            <w:rPrChange w:id="26" w:author="James Santangelo" w:date="2018-03-13T12:32:00Z">
              <w:rPr>
                <w:rFonts w:ascii="Times New Roman" w:hAnsi="Times New Roman" w:cs="Times New Roman"/>
              </w:rPr>
            </w:rPrChange>
          </w:rPr>
          <w:t>2</w:t>
        </w:r>
        <w:proofErr w:type="spellEnd"/>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ins>
      <w:ins w:id="27" w:author="James Santangelo" w:date="2018-03-13T12:33:00Z">
        <w:r w:rsidR="00E5254F">
          <w:rPr>
            <w:rFonts w:ascii="Times New Roman" w:hAnsi="Times New Roman" w:cs="Times New Roman"/>
            <w:vertAlign w:val="subscript"/>
          </w:rPr>
          <w:t>Li</w:t>
        </w:r>
      </w:ins>
      <w:proofErr w:type="spellEnd"/>
      <w:ins w:id="28" w:author="James Santangelo" w:date="2018-03-13T12:32:00Z">
        <w:r w:rsidR="00E5254F" w:rsidRPr="00E5254F">
          <w:rPr>
            <w:rFonts w:ascii="Times New Roman" w:hAnsi="Times New Roman" w:cs="Times New Roman"/>
          </w:rPr>
          <w:t xml:space="preserve"> </w:t>
        </w:r>
        <w:r w:rsidR="00E5254F" w:rsidRPr="00E5254F">
          <w:rPr>
            <w:rFonts w:ascii="Times New Roman" w:hAnsi="Times New Roman" w:cs="Times New Roman"/>
            <w:vertAlign w:val="superscript"/>
            <w:rPrChange w:id="29"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ins>
      <w:ins w:id="30" w:author="James Santangelo" w:date="2018-03-13T12:33:00Z">
        <w:r w:rsidR="00E5254F">
          <w:rPr>
            <w:rFonts w:ascii="Times New Roman" w:hAnsi="Times New Roman" w:cs="Times New Roman"/>
            <w:vertAlign w:val="subscript"/>
          </w:rPr>
          <w:t>CYP</w:t>
        </w:r>
      </w:ins>
      <w:ins w:id="31" w:author="James Santangelo" w:date="2018-03-13T12:32:00Z">
        <w:r w:rsidR="00E5254F" w:rsidRPr="00E5254F">
          <w:rPr>
            <w:rFonts w:ascii="Times New Roman" w:hAnsi="Times New Roman" w:cs="Times New Roman"/>
            <w:vertAlign w:val="superscript"/>
            <w:rPrChange w:id="32" w:author="James Santangelo" w:date="2018-03-13T12:33:00Z">
              <w:rPr>
                <w:rFonts w:ascii="Times New Roman" w:hAnsi="Times New Roman" w:cs="Times New Roman"/>
              </w:rPr>
            </w:rPrChange>
          </w:rPr>
          <w:t>2</w:t>
        </w:r>
        <w:proofErr w:type="spellEnd"/>
        <w:r w:rsidR="00997DCC">
          <w:rPr>
            <w:rFonts w:ascii="Times New Roman" w:hAnsi="Times New Roman" w:cs="Times New Roman"/>
          </w:rPr>
          <w:t xml:space="preserve"> </w:t>
        </w:r>
      </w:ins>
      <w:ins w:id="33" w:author="James Santangelo" w:date="2018-03-16T09:11:00Z">
        <w:r w:rsidR="00997DCC">
          <w:rPr>
            <w:rFonts w:ascii="Times New Roman" w:hAnsi="Times New Roman" w:cs="Times New Roman"/>
          </w:rPr>
          <w:t>×</w:t>
        </w:r>
      </w:ins>
      <w:ins w:id="34" w:author="James Santangelo" w:date="2018-03-13T12:32:00Z">
        <w:r w:rsidR="00E5254F" w:rsidRPr="00E5254F">
          <w:rPr>
            <w:rFonts w:ascii="Times New Roman" w:hAnsi="Times New Roman" w:cs="Times New Roman"/>
          </w:rPr>
          <w:t xml:space="preserve"> </w:t>
        </w:r>
        <w:proofErr w:type="spellStart"/>
        <w:r w:rsidR="00E5254F" w:rsidRPr="00E5254F">
          <w:rPr>
            <w:rFonts w:ascii="Times New Roman" w:hAnsi="Times New Roman" w:cs="Times New Roman"/>
          </w:rPr>
          <w:t>q</w:t>
        </w:r>
      </w:ins>
      <w:ins w:id="35" w:author="James Santangelo" w:date="2018-03-13T12:33:00Z">
        <w:r w:rsidR="00E5254F">
          <w:rPr>
            <w:rFonts w:ascii="Times New Roman" w:hAnsi="Times New Roman" w:cs="Times New Roman"/>
            <w:vertAlign w:val="subscript"/>
          </w:rPr>
          <w:t>Li</w:t>
        </w:r>
      </w:ins>
      <w:ins w:id="36" w:author="James Santangelo" w:date="2018-03-13T12:32:00Z">
        <w:r w:rsidR="00E5254F" w:rsidRPr="00E5254F">
          <w:rPr>
            <w:rFonts w:ascii="Times New Roman" w:hAnsi="Times New Roman" w:cs="Times New Roman"/>
            <w:vertAlign w:val="superscript"/>
            <w:rPrChange w:id="37" w:author="James Santangelo" w:date="2018-03-13T12:33:00Z">
              <w:rPr>
                <w:rFonts w:ascii="Times New Roman" w:hAnsi="Times New Roman" w:cs="Times New Roman"/>
              </w:rPr>
            </w:rPrChange>
          </w:rPr>
          <w:t>2</w:t>
        </w:r>
        <w:proofErr w:type="spellEnd"/>
        <w:r w:rsidR="00E5254F" w:rsidRPr="00E5254F">
          <w:rPr>
            <w:rFonts w:ascii="Times New Roman" w:hAnsi="Times New Roman" w:cs="Times New Roman"/>
          </w:rPr>
          <w:t>)</w:t>
        </w:r>
      </w:ins>
      <w:ins w:id="38" w:author="James Santangelo" w:date="2018-03-13T12:34:00Z">
        <w:r w:rsidR="00E5254F">
          <w:rPr>
            <w:rFonts w:ascii="Times New Roman" w:hAnsi="Times New Roman" w:cs="Times New Roman"/>
          </w:rPr>
          <w:t xml:space="preserve">], where </w:t>
        </w:r>
        <w:proofErr w:type="spellStart"/>
        <w:r w:rsidR="00E5254F">
          <w:rPr>
            <w:rFonts w:ascii="Times New Roman" w:hAnsi="Times New Roman" w:cs="Times New Roman"/>
          </w:rPr>
          <w:t>q</w:t>
        </w:r>
        <w:r w:rsidR="00E5254F">
          <w:rPr>
            <w:rFonts w:ascii="Times New Roman" w:hAnsi="Times New Roman" w:cs="Times New Roman"/>
            <w:vertAlign w:val="subscript"/>
          </w:rPr>
          <w:t>CYP</w:t>
        </w:r>
      </w:ins>
      <w:proofErr w:type="spellEnd"/>
      <w:ins w:id="39" w:author="James Santangelo" w:date="2018-03-13T11:57:00Z">
        <w:r w:rsidR="009152C4">
          <w:rPr>
            <w:rFonts w:ascii="Times New Roman" w:hAnsi="Times New Roman" w:cs="Times New Roman"/>
          </w:rPr>
          <w:t xml:space="preserve"> </w:t>
        </w:r>
      </w:ins>
      <w:ins w:id="40" w:author="James Santangelo" w:date="2018-03-13T12:34:00Z">
        <w:r w:rsidR="00E5254F">
          <w:rPr>
            <w:rFonts w:ascii="Times New Roman" w:hAnsi="Times New Roman" w:cs="Times New Roman"/>
          </w:rPr>
          <w:t xml:space="preserve">and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Li</w:t>
        </w:r>
        <w:proofErr w:type="spellEnd"/>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E5254F">
          <w:rPr>
            <w:rFonts w:ascii="Times New Roman" w:hAnsi="Times New Roman" w:cs="Times New Roman"/>
            <w:i/>
            <w:rPrChange w:id="41" w:author="James Santangelo" w:date="2018-03-13T12:34:00Z">
              <w:rPr>
                <w:rFonts w:ascii="Times New Roman" w:hAnsi="Times New Roman" w:cs="Times New Roman"/>
              </w:rPr>
            </w:rPrChange>
          </w:rPr>
          <w:t>CYP79D15</w:t>
        </w:r>
        <w:r w:rsidR="00E5254F">
          <w:rPr>
            <w:rFonts w:ascii="Times New Roman" w:hAnsi="Times New Roman" w:cs="Times New Roman"/>
          </w:rPr>
          <w:t xml:space="preserve"> and </w:t>
        </w:r>
        <w:r w:rsidR="00E5254F" w:rsidRPr="00E5254F">
          <w:rPr>
            <w:rFonts w:ascii="Times New Roman" w:hAnsi="Times New Roman" w:cs="Times New Roman"/>
            <w:i/>
            <w:rPrChange w:id="42" w:author="James Santangelo" w:date="2018-03-13T12:34:00Z">
              <w:rPr>
                <w:rFonts w:ascii="Times New Roman" w:hAnsi="Times New Roman" w:cs="Times New Roman"/>
              </w:rPr>
            </w:rPrChange>
          </w:rPr>
          <w:t>Li</w:t>
        </w:r>
        <w:r w:rsidR="00E5254F">
          <w:rPr>
            <w:rFonts w:ascii="Times New Roman" w:hAnsi="Times New Roman" w:cs="Times New Roman"/>
          </w:rPr>
          <w:t xml:space="preserve">, respectively. </w:t>
        </w:r>
      </w:ins>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del w:id="43" w:author="James Santangelo" w:date="2018-03-13T17:33: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44" w:author="James Santangelo" w:date="2018-03-13T17:33:00Z">
        <w:r w:rsidR="00AD03D5">
          <w:rPr>
            <w:rFonts w:ascii="Times New Roman" w:hAnsi="Times New Roman" w:cs="Times New Roman"/>
          </w:rPr>
          <w:t xml:space="preserve">by Thompson </w:t>
        </w:r>
        <w:r w:rsidR="00AD03D5" w:rsidRPr="00AD03D5">
          <w:rPr>
            <w:rFonts w:ascii="Times New Roman" w:hAnsi="Times New Roman" w:cs="Times New Roman"/>
            <w:i/>
            <w:rPrChange w:id="45" w:author="James Santangelo" w:date="2018-03-13T17:34:00Z">
              <w:rPr>
                <w:rFonts w:ascii="Times New Roman" w:hAnsi="Times New Roman" w:cs="Times New Roman"/>
              </w:rPr>
            </w:rPrChange>
          </w:rPr>
          <w:t>et al.</w:t>
        </w:r>
        <w:r w:rsidR="00AD03D5">
          <w:rPr>
            <w:rFonts w:ascii="Times New Roman" w:hAnsi="Times New Roman" w:cs="Times New Roman"/>
          </w:rPr>
          <w:t xml:space="preserve"> (2016)</w:t>
        </w:r>
      </w:ins>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0BCF7FD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 xml:space="preserve">able </w:t>
      </w:r>
      <w:proofErr w:type="spellStart"/>
      <w:r w:rsidR="009160AF">
        <w:rPr>
          <w:rFonts w:ascii="Times New Roman" w:hAnsi="Times New Roman" w:cs="Times New Roman"/>
        </w:rPr>
        <w:t>S2</w:t>
      </w:r>
      <w:proofErr w:type="spellEnd"/>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 xml:space="preserve">clines in </w:t>
      </w:r>
      <w:proofErr w:type="spellStart"/>
      <w:r w:rsidR="00695730" w:rsidRPr="00353D38">
        <w:rPr>
          <w:rFonts w:ascii="Times New Roman" w:hAnsi="Times New Roman" w:cs="Times New Roman"/>
        </w:rPr>
        <w:t>cyanogenesis</w:t>
      </w:r>
      <w:proofErr w:type="spellEnd"/>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 xml:space="preserve">We manipulated drift in two ways: (1) </w:t>
      </w:r>
      <w:ins w:id="46" w:author="James Santangelo" w:date="2018-03-13T08:37:00Z">
        <w:r w:rsidR="00A95C65">
          <w:rPr>
            <w:rFonts w:ascii="Times New Roman" w:hAnsi="Times New Roman" w:cs="Times New Roman"/>
          </w:rPr>
          <w:t>b</w:t>
        </w:r>
      </w:ins>
      <w:del w:id="47" w:author="James Santangelo" w:date="2018-03-13T08:37:00Z">
        <w:r w:rsidR="003970AC" w:rsidDel="00A95C65">
          <w:rPr>
            <w:rFonts w:ascii="Times New Roman" w:hAnsi="Times New Roman" w:cs="Times New Roman"/>
          </w:rPr>
          <w:delText>B</w:delText>
        </w:r>
      </w:del>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ins w:id="48" w:author="James Santangelo" w:date="2018-03-14T15:35:00Z">
        <w:r w:rsidR="00103111">
          <w:rPr>
            <w:rFonts w:ascii="Times New Roman" w:hAnsi="Times New Roman" w:cs="Times New Roman"/>
          </w:rPr>
          <w:t xml:space="preserve"> (figure </w:t>
        </w:r>
        <w:proofErr w:type="spellStart"/>
        <w:r w:rsidR="00103111">
          <w:rPr>
            <w:rFonts w:ascii="Times New Roman" w:hAnsi="Times New Roman" w:cs="Times New Roman"/>
          </w:rPr>
          <w:t>S1</w:t>
        </w:r>
        <w:proofErr w:type="spellEnd"/>
        <w:r w:rsidR="00103111">
          <w:rPr>
            <w:rFonts w:ascii="Times New Roman" w:hAnsi="Times New Roman" w:cs="Times New Roman"/>
          </w:rPr>
          <w:t>)</w:t>
        </w:r>
      </w:ins>
      <w:r w:rsidR="004529BF">
        <w:rPr>
          <w:rFonts w:ascii="Times New Roman" w:hAnsi="Times New Roman" w:cs="Times New Roman"/>
        </w:rPr>
        <w:t xml:space="preserve">. </w:t>
      </w:r>
      <w:ins w:id="49" w:author="James Santangelo" w:date="2018-03-16T09:09:00Z">
        <w:r w:rsidR="00997DCC">
          <w:rPr>
            <w:rFonts w:ascii="Times New Roman" w:hAnsi="Times New Roman" w:cs="Times New Roman"/>
          </w:rPr>
          <w:t>W</w:t>
        </w:r>
      </w:ins>
      <w:del w:id="50" w:author="James Santangelo" w:date="2018-03-14T16:09:00Z">
        <w:r w:rsidR="004529BF" w:rsidDel="003A35C7">
          <w:rPr>
            <w:rFonts w:ascii="Times New Roman" w:hAnsi="Times New Roman" w:cs="Times New Roman"/>
          </w:rPr>
          <w:delText>W</w:delText>
        </w:r>
      </w:del>
      <w:r w:rsidR="004529BF">
        <w:rPr>
          <w:rFonts w:ascii="Times New Roman" w:hAnsi="Times New Roman" w:cs="Times New Roman"/>
        </w:rPr>
        <w:t xml:space="preserve">e thus </w:t>
      </w:r>
      <w:proofErr w:type="gramStart"/>
      <w:r w:rsidR="004529BF">
        <w:rPr>
          <w:rFonts w:ascii="Times New Roman" w:hAnsi="Times New Roman" w:cs="Times New Roman"/>
        </w:rPr>
        <w:t>focus</w:t>
      </w:r>
      <w:proofErr w:type="gramEnd"/>
      <w:r w:rsidR="004529BF">
        <w:rPr>
          <w:rFonts w:ascii="Times New Roman" w:hAnsi="Times New Roman" w:cs="Times New Roman"/>
        </w:rPr>
        <w:t xml:space="preserve">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ins w:id="51" w:author="James Santangelo" w:date="2018-03-13T16:50:00Z">
        <w:r w:rsidR="007F2757">
          <w:rPr>
            <w:rFonts w:ascii="Times New Roman" w:hAnsi="Times New Roman" w:cs="Times New Roman"/>
          </w:rPr>
          <w:t xml:space="preserve">methods: </w:t>
        </w:r>
      </w:ins>
      <w:r w:rsidR="00DE412A">
        <w:rPr>
          <w:rFonts w:ascii="Times New Roman" w:hAnsi="Times New Roman" w:cs="Times New Roman"/>
        </w:rPr>
        <w:t xml:space="preserve">text </w:t>
      </w:r>
      <w:proofErr w:type="spellStart"/>
      <w:r w:rsidR="00DE412A">
        <w:rPr>
          <w:rFonts w:ascii="Times New Roman" w:hAnsi="Times New Roman" w:cs="Times New Roman"/>
        </w:rPr>
        <w:t>S1</w:t>
      </w:r>
      <w:proofErr w:type="spellEnd"/>
      <w:ins w:id="52" w:author="James Santangelo" w:date="2018-03-13T16:50:00Z">
        <w:r w:rsidR="007F2757">
          <w:rPr>
            <w:rFonts w:ascii="Times New Roman" w:hAnsi="Times New Roman" w:cs="Times New Roman"/>
          </w:rPr>
          <w:t xml:space="preserve">; results: text </w:t>
        </w:r>
      </w:ins>
      <w:del w:id="53" w:author="James Santangelo" w:date="2018-03-13T16:50:00Z">
        <w:r w:rsidR="00DE412A" w:rsidDel="007F2757">
          <w:rPr>
            <w:rFonts w:ascii="Times New Roman" w:hAnsi="Times New Roman" w:cs="Times New Roman"/>
          </w:rPr>
          <w:delText xml:space="preserve"> and </w:delText>
        </w:r>
      </w:del>
      <w:proofErr w:type="spellStart"/>
      <w:r w:rsidR="00DE412A">
        <w:rPr>
          <w:rFonts w:ascii="Times New Roman" w:hAnsi="Times New Roman" w:cs="Times New Roman"/>
        </w:rPr>
        <w:t>S2</w:t>
      </w:r>
      <w:proofErr w:type="spellEnd"/>
      <w:del w:id="54" w:author="James Santangelo" w:date="2018-03-13T16:50:00Z">
        <w:r w:rsidR="00DE412A" w:rsidDel="007F2757">
          <w:rPr>
            <w:rFonts w:ascii="Times New Roman" w:hAnsi="Times New Roman" w:cs="Times New Roman"/>
          </w:rPr>
          <w:delText>,</w:delText>
        </w:r>
      </w:del>
      <w:ins w:id="55" w:author="James Santangelo" w:date="2018-03-13T16:50:00Z">
        <w:r w:rsidR="007F2757">
          <w:rPr>
            <w:rFonts w:ascii="Times New Roman" w:hAnsi="Times New Roman" w:cs="Times New Roman"/>
          </w:rPr>
          <w:t>,</w:t>
        </w:r>
      </w:ins>
      <w:r w:rsidR="00DE412A">
        <w:rPr>
          <w:rFonts w:ascii="Times New Roman" w:hAnsi="Times New Roman" w:cs="Times New Roman"/>
        </w:rPr>
        <w:t xml:space="preserve"> figures </w:t>
      </w:r>
      <w:proofErr w:type="spellStart"/>
      <w:r w:rsidR="00DE412A">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DE412A">
        <w:rPr>
          <w:rFonts w:ascii="Times New Roman" w:hAnsi="Times New Roman" w:cs="Times New Roman"/>
        </w:rPr>
        <w:t>S</w:t>
      </w:r>
      <w:ins w:id="56" w:author="James Santangelo" w:date="2018-03-14T16:09:00Z">
        <w:r w:rsidR="003A35C7">
          <w:rPr>
            <w:rFonts w:ascii="Times New Roman" w:hAnsi="Times New Roman" w:cs="Times New Roman"/>
          </w:rPr>
          <w:t>5</w:t>
        </w:r>
        <w:proofErr w:type="spellEnd"/>
        <w:r w:rsidR="003A35C7">
          <w:rPr>
            <w:rFonts w:ascii="Times New Roman" w:hAnsi="Times New Roman" w:cs="Times New Roman"/>
          </w:rPr>
          <w:t xml:space="preserve">, figure </w:t>
        </w:r>
        <w:proofErr w:type="spellStart"/>
        <w:r w:rsidR="003A35C7">
          <w:rPr>
            <w:rFonts w:ascii="Times New Roman" w:hAnsi="Times New Roman" w:cs="Times New Roman"/>
          </w:rPr>
          <w:t>S7</w:t>
        </w:r>
      </w:ins>
      <w:proofErr w:type="spellEnd"/>
      <w:del w:id="57" w:author="James Santangelo" w:date="2018-03-14T16:09:00Z">
        <w:r w:rsidR="00DE412A" w:rsidDel="003A35C7">
          <w:rPr>
            <w:rFonts w:ascii="Times New Roman" w:hAnsi="Times New Roman" w:cs="Times New Roman"/>
          </w:rPr>
          <w:delText>3</w:delText>
        </w:r>
      </w:del>
      <w:r w:rsidR="00312922">
        <w:rPr>
          <w:rFonts w:ascii="Times New Roman" w:hAnsi="Times New Roman" w:cs="Times New Roman"/>
        </w:rPr>
        <w:t xml:space="preserve">). In addition, we focus our results on cases where the initial frequency of dominant alleles was 0.5, which resulted in the strongest clines, and consider the effects of initial allele frequency in the electronic supplementary material (text </w:t>
      </w:r>
      <w:proofErr w:type="spellStart"/>
      <w:r w:rsidR="00312922">
        <w:rPr>
          <w:rFonts w:ascii="Times New Roman" w:hAnsi="Times New Roman" w:cs="Times New Roman"/>
        </w:rPr>
        <w:t>S3</w:t>
      </w:r>
      <w:proofErr w:type="spellEnd"/>
      <w:r w:rsidR="00312922">
        <w:rPr>
          <w:rFonts w:ascii="Times New Roman" w:hAnsi="Times New Roman" w:cs="Times New Roman"/>
        </w:rPr>
        <w:t xml:space="preserve">, figure </w:t>
      </w:r>
      <w:proofErr w:type="spellStart"/>
      <w:r w:rsidR="00312922">
        <w:rPr>
          <w:rFonts w:ascii="Times New Roman" w:hAnsi="Times New Roman" w:cs="Times New Roman"/>
        </w:rPr>
        <w:t>S</w:t>
      </w:r>
      <w:ins w:id="58" w:author="James Santangelo" w:date="2018-03-14T16:10:00Z">
        <w:r w:rsidR="003A35C7">
          <w:rPr>
            <w:rFonts w:ascii="Times New Roman" w:hAnsi="Times New Roman" w:cs="Times New Roman"/>
          </w:rPr>
          <w:t>6</w:t>
        </w:r>
      </w:ins>
      <w:proofErr w:type="spellEnd"/>
      <w:del w:id="59" w:author="James Santangelo" w:date="2018-03-14T16:10:00Z">
        <w:r w:rsidR="00DE412A" w:rsidDel="003A35C7">
          <w:rPr>
            <w:rFonts w:ascii="Times New Roman" w:hAnsi="Times New Roman" w:cs="Times New Roman"/>
          </w:rPr>
          <w:delText>4</w:delText>
        </w:r>
      </w:del>
      <w:r w:rsidR="00312922">
        <w:rPr>
          <w:rFonts w:ascii="Times New Roman" w:hAnsi="Times New Roman" w:cs="Times New Roman"/>
        </w:rPr>
        <w:t xml:space="preserve"> and </w:t>
      </w:r>
      <w:proofErr w:type="spellStart"/>
      <w:r w:rsidR="00312922">
        <w:rPr>
          <w:rFonts w:ascii="Times New Roman" w:hAnsi="Times New Roman" w:cs="Times New Roman"/>
        </w:rPr>
        <w:t>S</w:t>
      </w:r>
      <w:ins w:id="60" w:author="James Santangelo" w:date="2018-03-14T16:10:00Z">
        <w:r w:rsidR="003A35C7">
          <w:rPr>
            <w:rFonts w:ascii="Times New Roman" w:hAnsi="Times New Roman" w:cs="Times New Roman"/>
          </w:rPr>
          <w:t>7</w:t>
        </w:r>
      </w:ins>
      <w:proofErr w:type="spellEnd"/>
      <w:del w:id="61" w:author="James Santangelo" w:date="2018-03-14T16:10:00Z">
        <w:r w:rsidR="00DE412A" w:rsidDel="003A35C7">
          <w:rPr>
            <w:rFonts w:ascii="Times New Roman" w:hAnsi="Times New Roman" w:cs="Times New Roman"/>
          </w:rPr>
          <w:delText>5</w:delText>
        </w:r>
      </w:del>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16506E61" w:rsidR="00695730" w:rsidRPr="00AD564B" w:rsidDel="007F2757" w:rsidRDefault="00695730" w:rsidP="00000BA7">
      <w:pPr>
        <w:spacing w:line="360" w:lineRule="auto"/>
        <w:outlineLvl w:val="0"/>
        <w:rPr>
          <w:del w:id="62" w:author="James Santangelo" w:date="2018-03-13T16:47:00Z"/>
          <w:rFonts w:ascii="Times New Roman" w:hAnsi="Times New Roman" w:cs="Times New Roman"/>
          <w:u w:val="single"/>
        </w:rPr>
      </w:pPr>
      <w:del w:id="63" w:author="James Santangelo" w:date="2018-03-13T16:47:00Z">
        <w:r w:rsidRPr="00AD564B" w:rsidDel="007F2757">
          <w:rPr>
            <w:rFonts w:ascii="Times New Roman" w:hAnsi="Times New Roman" w:cs="Times New Roman"/>
            <w:u w:val="single"/>
          </w:rPr>
          <w:delText xml:space="preserve">Drift scenario 1: Gradient in </w:delText>
        </w:r>
        <w:r w:rsidR="00245592" w:rsidDel="007F2757">
          <w:rPr>
            <w:rFonts w:ascii="Times New Roman" w:hAnsi="Times New Roman" w:cs="Times New Roman"/>
            <w:u w:val="single"/>
          </w:rPr>
          <w:delText>carrying capacity</w:delText>
        </w:r>
        <w:r w:rsidR="00C2777D" w:rsidRPr="00AD564B" w:rsidDel="007F2757">
          <w:rPr>
            <w:rFonts w:ascii="Times New Roman" w:hAnsi="Times New Roman" w:cs="Times New Roman"/>
            <w:u w:val="single"/>
          </w:rPr>
          <w:delText xml:space="preserve"> across the landscape</w:delText>
        </w:r>
      </w:del>
    </w:p>
    <w:p w14:paraId="1D3D3862" w14:textId="66B416BE"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ins w:id="64" w:author="James Santangelo" w:date="2018-03-13T16:48:00Z">
        <w:r w:rsidR="007F2757">
          <w:rPr>
            <w:rFonts w:ascii="Times New Roman" w:hAnsi="Times New Roman" w:cs="Times New Roman"/>
          </w:rPr>
          <w:t xml:space="preserve">(i.e. gradient in carrying capacity) </w:t>
        </w:r>
      </w:ins>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ins w:id="65" w:author="James Santangelo" w:date="2018-03-14T16:10:00Z">
        <w:r w:rsidR="003A35C7">
          <w:rPr>
            <w:rFonts w:ascii="Times New Roman" w:hAnsi="Times New Roman" w:cs="Times New Roman"/>
          </w:rPr>
          <w:t>8</w:t>
        </w:r>
      </w:ins>
      <w:del w:id="66" w:author="James Santangelo" w:date="2018-03-14T16:10:00Z">
        <w:r w:rsidR="00EE30A8" w:rsidDel="003A35C7">
          <w:rPr>
            <w:rFonts w:ascii="Times New Roman" w:hAnsi="Times New Roman" w:cs="Times New Roman"/>
          </w:rPr>
          <w:delText>6</w:delText>
        </w:r>
      </w:del>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ins w:id="67" w:author="James Santangelo" w:date="2018-03-13T08:43:00Z">
        <w:r w:rsidR="00A520EB">
          <w:rPr>
            <w:rFonts w:ascii="Times New Roman" w:hAnsi="Times New Roman" w:cs="Times New Roman"/>
          </w:rPr>
          <w:t>, for simplicity,</w:t>
        </w:r>
      </w:ins>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ins w:id="68" w:author="James Santangelo" w:date="2018-03-14T16:10:00Z">
        <w:r w:rsidR="003A35C7">
          <w:rPr>
            <w:rFonts w:ascii="Times New Roman" w:hAnsi="Times New Roman" w:cs="Times New Roman"/>
          </w:rPr>
          <w:t>8</w:t>
        </w:r>
      </w:ins>
      <w:del w:id="69" w:author="James Santangelo" w:date="2018-03-14T16:10:00Z">
        <w:r w:rsidR="00EE30A8" w:rsidDel="003A35C7">
          <w:rPr>
            <w:rFonts w:ascii="Times New Roman" w:hAnsi="Times New Roman" w:cs="Times New Roman"/>
          </w:rPr>
          <w:delText>6</w:delText>
        </w:r>
      </w:del>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43E06C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 xml:space="preserve">.1; 0.2; 0.35; 0.5, 1.0, table </w:t>
      </w:r>
      <w:proofErr w:type="spellStart"/>
      <w:r w:rsidR="00A21D7B">
        <w:rPr>
          <w:rFonts w:ascii="Times New Roman" w:hAnsi="Times New Roman" w:cs="Times New Roman"/>
        </w:rPr>
        <w:t>S2</w:t>
      </w:r>
      <w:proofErr w:type="spellEnd"/>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w:t>
      </w:r>
      <w:proofErr w:type="spellStart"/>
      <w:r w:rsidR="00FD6465">
        <w:rPr>
          <w:rFonts w:ascii="Times New Roman" w:hAnsi="Times New Roman" w:cs="Times New Roman"/>
        </w:rPr>
        <w:t>S4</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del w:id="70" w:author="James Santangelo" w:date="2018-03-13T08:40:00Z">
        <w:r w:rsidR="002E5AF7" w:rsidDel="00A95C65">
          <w:rPr>
            <w:rFonts w:ascii="Times New Roman" w:hAnsi="Times New Roman" w:cs="Times New Roman"/>
          </w:rPr>
          <w:delText xml:space="preserve">drift in </w:delText>
        </w:r>
      </w:del>
      <w:r w:rsidR="002E5AF7">
        <w:rPr>
          <w:rFonts w:ascii="Times New Roman" w:hAnsi="Times New Roman" w:cs="Times New Roman"/>
        </w:rPr>
        <w:t xml:space="preserve">the </w:t>
      </w:r>
      <w:ins w:id="71" w:author="James Santangelo" w:date="2018-03-13T08:40:00Z">
        <w:r w:rsidR="00A95C65">
          <w:rPr>
            <w:rFonts w:ascii="Times New Roman" w:hAnsi="Times New Roman" w:cs="Times New Roman"/>
          </w:rPr>
          <w:t xml:space="preserve">drift </w:t>
        </w:r>
      </w:ins>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 xml:space="preserve">supplementary materials (text </w:t>
      </w:r>
      <w:proofErr w:type="spellStart"/>
      <w:r w:rsidR="00FD6465">
        <w:rPr>
          <w:rFonts w:ascii="Times New Roman" w:hAnsi="Times New Roman" w:cs="Times New Roman"/>
        </w:rPr>
        <w:t>S4</w:t>
      </w:r>
      <w:proofErr w:type="spellEnd"/>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6902DF0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AD03D5">
        <w:rPr>
          <w:rFonts w:ascii="Times New Roman" w:hAnsi="Times New Roman" w:cs="Times New Roman"/>
          <w:i/>
          <w:rPrChange w:id="72" w:author="James Santangelo" w:date="2018-03-13T17:34:00Z">
            <w:rPr>
              <w:rFonts w:ascii="Times New Roman" w:hAnsi="Times New Roman" w:cs="Times New Roman"/>
            </w:rPr>
          </w:rPrChange>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 xml:space="preserve">figure </w:t>
      </w:r>
      <w:proofErr w:type="spellStart"/>
      <w:r w:rsidR="00EE30A8">
        <w:rPr>
          <w:rFonts w:ascii="Times New Roman" w:hAnsi="Times New Roman" w:cs="Times New Roman"/>
        </w:rPr>
        <w:t>S</w:t>
      </w:r>
      <w:ins w:id="73" w:author="James Santangelo" w:date="2018-03-14T16:11:00Z">
        <w:r w:rsidR="003A35C7">
          <w:rPr>
            <w:rFonts w:ascii="Times New Roman" w:hAnsi="Times New Roman" w:cs="Times New Roman"/>
          </w:rPr>
          <w:t>9</w:t>
        </w:r>
      </w:ins>
      <w:proofErr w:type="spellEnd"/>
      <w:del w:id="74" w:author="James Santangelo" w:date="2018-03-14T16:11:00Z">
        <w:r w:rsidR="00EE30A8" w:rsidDel="003A35C7">
          <w:rPr>
            <w:rFonts w:ascii="Times New Roman" w:hAnsi="Times New Roman" w:cs="Times New Roman"/>
          </w:rPr>
          <w:delText>7</w:delText>
        </w:r>
      </w:del>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ins w:id="75" w:author="James Santangelo" w:date="2018-03-13T12:43:00Z">
        <w:r w:rsidR="00954EB0" w:rsidRPr="00954EB0">
          <w:rPr>
            <w:rFonts w:ascii="Times New Roman" w:hAnsi="Times New Roman" w:cs="Times New Roman"/>
            <w:i/>
          </w:rPr>
          <w:t>s</w:t>
        </w:r>
        <w:r w:rsidR="00954EB0">
          <w:rPr>
            <w:rFonts w:ascii="Times New Roman" w:hAnsi="Times New Roman" w:cs="Times New Roman"/>
          </w:rPr>
          <w:t xml:space="preserve"> = </w:t>
        </w:r>
      </w:ins>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FFDB7C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FD6465">
        <w:rPr>
          <w:rFonts w:ascii="Times New Roman" w:hAnsi="Times New Roman" w:cs="Times New Roman"/>
        </w:rPr>
        <w:t>5</w:t>
      </w:r>
      <w:proofErr w:type="spellEnd"/>
      <w:r w:rsidR="00FD6465">
        <w:rPr>
          <w:rFonts w:ascii="Times New Roman" w:hAnsi="Times New Roman" w:cs="Times New Roman"/>
        </w:rPr>
        <w:t xml:space="preserve">, figure </w:t>
      </w:r>
      <w:proofErr w:type="spellStart"/>
      <w:r w:rsidR="00FD6465">
        <w:rPr>
          <w:rFonts w:ascii="Times New Roman" w:hAnsi="Times New Roman" w:cs="Times New Roman"/>
        </w:rPr>
        <w:t>S</w:t>
      </w:r>
      <w:ins w:id="76" w:author="James Santangelo" w:date="2018-03-14T16:11:00Z">
        <w:r w:rsidR="003A35C7">
          <w:rPr>
            <w:rFonts w:ascii="Times New Roman" w:hAnsi="Times New Roman" w:cs="Times New Roman"/>
          </w:rPr>
          <w:t>10</w:t>
        </w:r>
      </w:ins>
      <w:proofErr w:type="spellEnd"/>
      <w:del w:id="77" w:author="James Santangelo" w:date="2018-03-14T16:11:00Z">
        <w:r w:rsidR="00EE30A8" w:rsidDel="003A35C7">
          <w:rPr>
            <w:rFonts w:ascii="Times New Roman" w:hAnsi="Times New Roman" w:cs="Times New Roman"/>
          </w:rPr>
          <w:delText>8</w:delText>
        </w:r>
      </w:del>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04FCE1E8"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ins w:id="78" w:author="James Santangelo" w:date="2018-03-13T16:52:00Z">
        <w:r w:rsidR="007F2757">
          <w:rPr>
            <w:rFonts w:ascii="Times New Roman" w:hAnsi="Times New Roman" w:cs="Times New Roman"/>
          </w:rPr>
          <w:t xml:space="preserve">methods: </w:t>
        </w:r>
      </w:ins>
      <w:r w:rsidR="00FD6091">
        <w:rPr>
          <w:rFonts w:ascii="Times New Roman" w:hAnsi="Times New Roman" w:cs="Times New Roman"/>
        </w:rPr>
        <w:t xml:space="preserve">text </w:t>
      </w:r>
      <w:proofErr w:type="spellStart"/>
      <w:r w:rsidR="00FD6091">
        <w:rPr>
          <w:rFonts w:ascii="Times New Roman" w:hAnsi="Times New Roman" w:cs="Times New Roman"/>
        </w:rPr>
        <w:t>S</w:t>
      </w:r>
      <w:r w:rsidR="00FD6465">
        <w:rPr>
          <w:rFonts w:ascii="Times New Roman" w:hAnsi="Times New Roman" w:cs="Times New Roman"/>
        </w:rPr>
        <w:t>1</w:t>
      </w:r>
      <w:r w:rsidR="00FD6465">
        <w:rPr>
          <w:rFonts w:ascii="Times New Roman" w:hAnsi="Times New Roman" w:cs="Times New Roman"/>
          <w:i/>
        </w:rPr>
        <w:t>b</w:t>
      </w:r>
      <w:proofErr w:type="spellEnd"/>
      <w:ins w:id="79" w:author="James Santangelo" w:date="2018-03-13T16:52:00Z">
        <w:r w:rsidR="007F2757" w:rsidRPr="007F2757">
          <w:rPr>
            <w:rFonts w:ascii="Times New Roman" w:hAnsi="Times New Roman" w:cs="Times New Roman"/>
            <w:rPrChange w:id="80" w:author="James Santangelo" w:date="2018-03-13T16:52:00Z">
              <w:rPr>
                <w:rFonts w:ascii="Times New Roman" w:hAnsi="Times New Roman" w:cs="Times New Roman"/>
                <w:i/>
              </w:rPr>
            </w:rPrChange>
          </w:rPr>
          <w:t>; results:</w:t>
        </w:r>
      </w:ins>
      <w:del w:id="81" w:author="James Santangelo" w:date="2018-03-13T16:52:00Z">
        <w:r w:rsidR="00FD6465" w:rsidDel="007F2757">
          <w:rPr>
            <w:rFonts w:ascii="Times New Roman" w:hAnsi="Times New Roman" w:cs="Times New Roman"/>
            <w:i/>
          </w:rPr>
          <w:delText xml:space="preserve"> </w:delText>
        </w:r>
        <w:r w:rsidR="00FD6465" w:rsidDel="007F2757">
          <w:rPr>
            <w:rFonts w:ascii="Times New Roman" w:hAnsi="Times New Roman" w:cs="Times New Roman"/>
          </w:rPr>
          <w:delText>and</w:delText>
        </w:r>
      </w:del>
      <w:r w:rsidR="00FD6465">
        <w:rPr>
          <w:rFonts w:ascii="Times New Roman" w:hAnsi="Times New Roman" w:cs="Times New Roman"/>
        </w:rPr>
        <w:t xml:space="preserve"> </w:t>
      </w:r>
      <w:ins w:id="82" w:author="James Santangelo" w:date="2018-03-14T16:13:00Z">
        <w:r w:rsidR="003A35C7">
          <w:rPr>
            <w:rFonts w:ascii="Times New Roman" w:hAnsi="Times New Roman" w:cs="Times New Roman"/>
          </w:rPr>
          <w:t xml:space="preserve">text </w:t>
        </w:r>
      </w:ins>
      <w:proofErr w:type="spellStart"/>
      <w:r w:rsidR="00FD6465">
        <w:rPr>
          <w:rFonts w:ascii="Times New Roman" w:hAnsi="Times New Roman" w:cs="Times New Roman"/>
        </w:rPr>
        <w:t>S2</w:t>
      </w:r>
      <w:r w:rsidR="00FD6465">
        <w:rPr>
          <w:rFonts w:ascii="Times New Roman" w:hAnsi="Times New Roman" w:cs="Times New Roman"/>
          <w:i/>
        </w:rPr>
        <w:t>b</w:t>
      </w:r>
      <w:proofErr w:type="spellEnd"/>
      <w:r w:rsidR="00FD6091">
        <w:rPr>
          <w:rFonts w:ascii="Times New Roman" w:hAnsi="Times New Roman" w:cs="Times New Roman"/>
        </w:rPr>
        <w:t xml:space="preserve">, figure </w:t>
      </w:r>
      <w:proofErr w:type="spellStart"/>
      <w:r w:rsidR="00FD6091">
        <w:rPr>
          <w:rFonts w:ascii="Times New Roman" w:hAnsi="Times New Roman" w:cs="Times New Roman"/>
        </w:rPr>
        <w:t>S</w:t>
      </w:r>
      <w:ins w:id="83" w:author="James Santangelo" w:date="2018-03-14T16:13:00Z">
        <w:r w:rsidR="003A35C7">
          <w:rPr>
            <w:rFonts w:ascii="Times New Roman" w:hAnsi="Times New Roman" w:cs="Times New Roman"/>
          </w:rPr>
          <w:t>5</w:t>
        </w:r>
      </w:ins>
      <w:proofErr w:type="spellEnd"/>
      <w:del w:id="84" w:author="James Santangelo" w:date="2018-03-14T16:13:00Z">
        <w:r w:rsidR="00FD6091" w:rsidDel="003A35C7">
          <w:rPr>
            <w:rFonts w:ascii="Times New Roman" w:hAnsi="Times New Roman" w:cs="Times New Roman"/>
          </w:rPr>
          <w:delText>3</w:delText>
        </w:r>
      </w:del>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3EBED7E9"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proofErr w:type="spellStart"/>
      <w:r w:rsidR="00A21D7B">
        <w:rPr>
          <w:rFonts w:ascii="Times New Roman" w:hAnsi="Times New Roman" w:cs="Times New Roman"/>
        </w:rPr>
        <w:t>S2</w:t>
      </w:r>
      <w:proofErr w:type="spellEnd"/>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w:t>
      </w:r>
      <w:proofErr w:type="spellStart"/>
      <w:r w:rsidR="00EE30A8">
        <w:rPr>
          <w:rFonts w:ascii="Times New Roman" w:hAnsi="Times New Roman" w:cs="Times New Roman"/>
        </w:rPr>
        <w:t>S6</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w:t>
      </w:r>
      <w:ins w:id="85" w:author="James Santangelo" w:date="2018-03-14T16:13:00Z">
        <w:r w:rsidR="003A35C7">
          <w:rPr>
            <w:rFonts w:ascii="Times New Roman" w:hAnsi="Times New Roman" w:cs="Times New Roman"/>
          </w:rPr>
          <w:t>11</w:t>
        </w:r>
      </w:ins>
      <w:proofErr w:type="spellEnd"/>
      <w:del w:id="86" w:author="James Santangelo" w:date="2018-03-14T16:13:00Z">
        <w:r w:rsidR="00EE30A8" w:rsidDel="003A35C7">
          <w:rPr>
            <w:rFonts w:ascii="Times New Roman" w:hAnsi="Times New Roman" w:cs="Times New Roman"/>
          </w:rPr>
          <w:delText>9</w:delText>
        </w:r>
      </w:del>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del w:id="87" w:author="James Santangelo" w:date="2018-03-14T16:14:00Z">
        <w:r w:rsidR="002404D6" w:rsidDel="003A35C7">
          <w:rPr>
            <w:rFonts w:ascii="Times New Roman" w:hAnsi="Times New Roman" w:cs="Times New Roman"/>
          </w:rPr>
          <w:delText xml:space="preserve">, </w:delText>
        </w:r>
        <w:r w:rsidR="00EE30A8" w:rsidDel="003A35C7">
          <w:rPr>
            <w:rFonts w:ascii="Times New Roman" w:hAnsi="Times New Roman" w:cs="Times New Roman"/>
          </w:rPr>
          <w:delText>text S1 and S2, figures S1 to S3</w:delText>
        </w:r>
      </w:del>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w:t>
      </w:r>
      <w:del w:id="88" w:author="James Santangelo" w:date="2018-03-13T17:34: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89" w:author="James Santangelo" w:date="2018-03-13T17:34:00Z">
        <w:r w:rsidR="00AD03D5">
          <w:rPr>
            <w:rFonts w:ascii="Times New Roman" w:hAnsi="Times New Roman" w:cs="Times New Roman"/>
          </w:rPr>
          <w:t>by Thompson et al. (2016)</w:t>
        </w:r>
      </w:ins>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1984EA99" w:rsidR="0044259C" w:rsidRPr="00245592" w:rsidDel="007F2757" w:rsidRDefault="0044259C" w:rsidP="00E03818">
      <w:pPr>
        <w:spacing w:line="480" w:lineRule="auto"/>
        <w:outlineLvl w:val="0"/>
        <w:rPr>
          <w:del w:id="90" w:author="James Santangelo" w:date="2018-03-13T16:53:00Z"/>
          <w:rFonts w:ascii="Times New Roman" w:hAnsi="Times New Roman" w:cs="Times New Roman"/>
          <w:u w:val="single"/>
        </w:rPr>
      </w:pPr>
      <w:del w:id="91" w:author="James Santangelo" w:date="2018-03-13T16:53:00Z">
        <w:r w:rsidRPr="00245592" w:rsidDel="007F2757">
          <w:rPr>
            <w:rFonts w:ascii="Times New Roman" w:hAnsi="Times New Roman" w:cs="Times New Roman"/>
            <w:u w:val="single"/>
          </w:rPr>
          <w:delText xml:space="preserve">Drift scenario 1: </w:delText>
        </w:r>
        <w:r w:rsidRPr="00245592" w:rsidDel="007F2757">
          <w:rPr>
            <w:rFonts w:ascii="Times New Roman" w:hAnsi="Times New Roman" w:cs="Times New Roman"/>
            <w:u w:val="single"/>
            <w:lang w:val="en-US"/>
          </w:rPr>
          <w:delText>Gradient in carrying capacity</w:delText>
        </w:r>
        <w:r w:rsidRPr="00245592" w:rsidDel="007F2757">
          <w:rPr>
            <w:rFonts w:ascii="Times New Roman" w:hAnsi="Times New Roman" w:cs="Times New Roman"/>
            <w:u w:val="single"/>
          </w:rPr>
          <w:delText xml:space="preserve"> </w:delText>
        </w:r>
        <w:r w:rsidR="00245592" w:rsidDel="007F2757">
          <w:rPr>
            <w:rFonts w:ascii="Times New Roman" w:hAnsi="Times New Roman" w:cs="Times New Roman"/>
            <w:u w:val="single"/>
          </w:rPr>
          <w:delText>across the landscape</w:delText>
        </w:r>
      </w:del>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103B70CE"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ins w:id="92" w:author="James Santangelo" w:date="2018-03-13T15:42:00Z">
        <w:r w:rsidR="00ED5D72">
          <w:rPr>
            <w:rFonts w:ascii="Times New Roman" w:hAnsi="Times New Roman" w:cs="Times New Roman"/>
          </w:rPr>
          <w:t xml:space="preserve">underlying HCN </w:t>
        </w:r>
      </w:ins>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del w:id="93" w:author="James Santangelo" w:date="2018-03-13T15:44:00Z">
        <w:r w:rsidDel="00ED5D72">
          <w:rPr>
            <w:rFonts w:ascii="Times New Roman" w:hAnsi="Times New Roman" w:cs="Times New Roman"/>
          </w:rPr>
          <w:delText>under even a strong gradient in drift</w:delText>
        </w:r>
        <w:r w:rsidRPr="00CB0ADF" w:rsidDel="00ED5D72">
          <w:rPr>
            <w:rFonts w:ascii="Times New Roman" w:hAnsi="Times New Roman" w:cs="Times New Roman"/>
          </w:rPr>
          <w:delText>, independent of</w:delText>
        </w:r>
      </w:del>
      <w:ins w:id="94" w:author="James Santangelo" w:date="2018-03-13T15:44:00Z">
        <w:r w:rsidR="00ED5D72">
          <w:rPr>
            <w:rFonts w:ascii="Times New Roman" w:hAnsi="Times New Roman" w:cs="Times New Roman"/>
          </w:rPr>
          <w:t>for all</w:t>
        </w:r>
      </w:ins>
      <w:r w:rsidRPr="00CB0ADF">
        <w:rPr>
          <w:rFonts w:ascii="Times New Roman" w:hAnsi="Times New Roman" w:cs="Times New Roman"/>
        </w:rPr>
        <w:t xml:space="preserve"> </w:t>
      </w:r>
      <w:r w:rsidR="00D33208">
        <w:rPr>
          <w:rFonts w:ascii="Times New Roman" w:hAnsi="Times New Roman" w:cs="Times New Roman"/>
        </w:rPr>
        <w:t>levels of gene flow</w:t>
      </w:r>
      <w:ins w:id="95" w:author="James Santangelo" w:date="2018-03-13T15:51:00Z">
        <w:r w:rsidR="00362C7E">
          <w:rPr>
            <w:rFonts w:ascii="Times New Roman" w:hAnsi="Times New Roman" w:cs="Times New Roman"/>
          </w:rPr>
          <w:t xml:space="preserve"> (figure </w:t>
        </w:r>
        <w:proofErr w:type="spellStart"/>
        <w:r w:rsidR="00362C7E">
          <w:rPr>
            <w:rFonts w:ascii="Times New Roman" w:hAnsi="Times New Roman" w:cs="Times New Roman"/>
          </w:rPr>
          <w:t>2b</w:t>
        </w:r>
        <w:proofErr w:type="spellEnd"/>
        <w:r w:rsidR="00362C7E">
          <w:rPr>
            <w:rFonts w:ascii="Times New Roman" w:hAnsi="Times New Roman" w:cs="Times New Roman"/>
          </w:rPr>
          <w:t>)</w:t>
        </w:r>
      </w:ins>
      <w:ins w:id="96" w:author="James Santangelo" w:date="2018-03-13T16:04:00Z">
        <w:r w:rsidR="00E20869">
          <w:rPr>
            <w:rFonts w:ascii="Times New Roman" w:hAnsi="Times New Roman" w:cs="Times New Roman"/>
          </w:rPr>
          <w:t>;</w:t>
        </w:r>
      </w:ins>
      <w:ins w:id="97" w:author="James Santangelo" w:date="2018-03-13T16:03:00Z">
        <w:r w:rsidR="00E20869">
          <w:rPr>
            <w:rFonts w:ascii="Times New Roman" w:hAnsi="Times New Roman" w:cs="Times New Roman"/>
          </w:rPr>
          <w:t xml:space="preserve"> </w:t>
        </w:r>
      </w:ins>
      <w:ins w:id="98" w:author="James Santangelo" w:date="2018-03-13T16:07:00Z">
        <w:r w:rsidR="00E20869">
          <w:rPr>
            <w:rFonts w:ascii="Times New Roman" w:hAnsi="Times New Roman" w:cs="Times New Roman"/>
          </w:rPr>
          <w:t xml:space="preserve">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 drift produces positive and negative clines in equal proportions</w:t>
        </w:r>
      </w:ins>
      <w:ins w:id="99" w:author="James Santangelo" w:date="2018-03-13T16:04:00Z">
        <w:r w:rsidR="00E20869">
          <w:rPr>
            <w:rFonts w:ascii="Times New Roman" w:hAnsi="Times New Roman" w:cs="Times New Roman"/>
          </w:rPr>
          <w:t>, resulting in a mean slope of 0 when averaged across all clines</w:t>
        </w:r>
      </w:ins>
      <w:ins w:id="100" w:author="James Santangelo" w:date="2018-03-13T16:15:00Z">
        <w:r w:rsidR="003A35C7">
          <w:rPr>
            <w:rFonts w:ascii="Times New Roman" w:hAnsi="Times New Roman" w:cs="Times New Roman"/>
          </w:rPr>
          <w:t xml:space="preserve"> (figure </w:t>
        </w:r>
        <w:proofErr w:type="spellStart"/>
        <w:r w:rsidR="003A35C7">
          <w:rPr>
            <w:rFonts w:ascii="Times New Roman" w:hAnsi="Times New Roman" w:cs="Times New Roman"/>
          </w:rPr>
          <w:t>S1</w:t>
        </w:r>
      </w:ins>
      <w:ins w:id="101" w:author="James Santangelo" w:date="2018-03-14T16:14:00Z">
        <w:r w:rsidR="003A35C7">
          <w:rPr>
            <w:rFonts w:ascii="Times New Roman" w:hAnsi="Times New Roman" w:cs="Times New Roman"/>
          </w:rPr>
          <w:t>2</w:t>
        </w:r>
      </w:ins>
      <w:proofErr w:type="spellEnd"/>
      <w:ins w:id="102" w:author="James Santangelo" w:date="2018-03-13T16:15:00Z">
        <w:r w:rsidR="005608AF">
          <w:rPr>
            <w:rFonts w:ascii="Times New Roman" w:hAnsi="Times New Roman" w:cs="Times New Roman"/>
          </w:rPr>
          <w:t>)</w:t>
        </w:r>
      </w:ins>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2C38578" w:rsidR="0044259C" w:rsidRDefault="0044259C" w:rsidP="00E03818">
      <w:pPr>
        <w:spacing w:line="480" w:lineRule="auto"/>
        <w:rPr>
          <w:ins w:id="103" w:author="James Santangelo" w:date="2018-03-13T16:15:00Z"/>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del w:id="104" w:author="James Santangelo" w:date="2018-03-13T16:44:00Z">
        <w:r w:rsidR="005E6F78" w:rsidDel="007F2757">
          <w:rPr>
            <w:rFonts w:ascii="Times New Roman" w:hAnsi="Times New Roman" w:cs="Times New Roman"/>
          </w:rPr>
          <w:delText xml:space="preserve">when </w:delText>
        </w:r>
      </w:del>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ins w:id="105" w:author="James Santangelo" w:date="2018-03-13T16:45:00Z">
        <w:r w:rsidR="007F2757">
          <w:rPr>
            <w:rFonts w:ascii="Times New Roman" w:hAnsi="Times New Roman" w:cs="Times New Roman"/>
          </w:rPr>
          <w:t xml:space="preserve">when </w:t>
        </w:r>
      </w:ins>
      <w:del w:id="106"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107"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ins w:id="108" w:author="James Santangelo" w:date="2018-03-13T16:45:00Z">
        <w:r w:rsidR="007F2757">
          <w:rPr>
            <w:rFonts w:ascii="Times New Roman" w:hAnsi="Times New Roman" w:cs="Times New Roman"/>
          </w:rPr>
          <w:t xml:space="preserve">when </w:t>
        </w:r>
      </w:ins>
      <w:del w:id="109" w:author="James Santangelo" w:date="2018-03-13T16:45:00Z">
        <w:r w:rsidDel="007F2757">
          <w:rPr>
            <w:rFonts w:ascii="Times New Roman" w:hAnsi="Times New Roman" w:cs="Times New Roman"/>
          </w:rPr>
          <w:delText>(</w:delText>
        </w:r>
      </w:del>
      <w:r w:rsidRPr="005E6F78">
        <w:rPr>
          <w:rFonts w:ascii="Times New Roman" w:hAnsi="Times New Roman" w:cs="Times New Roman"/>
          <w:i/>
        </w:rPr>
        <w:t>s</w:t>
      </w:r>
      <w:r>
        <w:rPr>
          <w:rFonts w:ascii="Times New Roman" w:hAnsi="Times New Roman" w:cs="Times New Roman"/>
        </w:rPr>
        <w:t xml:space="preserve"> = 0</w:t>
      </w:r>
      <w:del w:id="110"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Pr="00D0736D">
        <w:rPr>
          <w:rFonts w:ascii="Times New Roman" w:hAnsi="Times New Roman" w:cs="Times New Roman"/>
        </w:rPr>
        <w:t>to</w:t>
      </w:r>
      <w:r>
        <w:rPr>
          <w:rFonts w:ascii="Times New Roman" w:hAnsi="Times New Roman" w:cs="Times New Roman"/>
        </w:rPr>
        <w:t xml:space="preserve"> 100% </w:t>
      </w:r>
      <w:ins w:id="111" w:author="James Santangelo" w:date="2018-03-13T16:45:00Z">
        <w:r w:rsidR="007F2757">
          <w:rPr>
            <w:rFonts w:ascii="Times New Roman" w:hAnsi="Times New Roman" w:cs="Times New Roman"/>
          </w:rPr>
          <w:t xml:space="preserve">when </w:t>
        </w:r>
      </w:ins>
      <w:del w:id="112" w:author="James Santangelo" w:date="2018-03-13T16:45:00Z">
        <w:r w:rsidDel="007F2757">
          <w:rPr>
            <w:rFonts w:ascii="Times New Roman" w:hAnsi="Times New Roman" w:cs="Times New Roman"/>
          </w:rPr>
          <w:delText>(</w:delText>
        </w:r>
      </w:del>
      <w:r>
        <w:rPr>
          <w:rFonts w:ascii="Times New Roman" w:hAnsi="Times New Roman" w:cs="Times New Roman"/>
          <w:i/>
        </w:rPr>
        <w:t xml:space="preserve">s </w:t>
      </w:r>
      <w:r>
        <w:rPr>
          <w:rFonts w:ascii="Times New Roman" w:hAnsi="Times New Roman" w:cs="Times New Roman"/>
        </w:rPr>
        <w:t>≥ 0.025</w:t>
      </w:r>
      <w:del w:id="113"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30A8">
        <w:rPr>
          <w:rFonts w:ascii="Times New Roman" w:hAnsi="Times New Roman" w:cs="Times New Roman"/>
        </w:rPr>
        <w:t>S</w:t>
      </w:r>
      <w:ins w:id="114" w:author="James Santangelo" w:date="2018-03-14T16:15:00Z">
        <w:r w:rsidR="003A35C7">
          <w:rPr>
            <w:rFonts w:ascii="Times New Roman" w:hAnsi="Times New Roman" w:cs="Times New Roman"/>
          </w:rPr>
          <w:t>3</w:t>
        </w:r>
      </w:ins>
      <w:del w:id="115" w:author="James Santangelo" w:date="2018-03-14T16:15:00Z">
        <w:r w:rsidR="00EE30A8" w:rsidDel="003A35C7">
          <w:rPr>
            <w:rFonts w:ascii="Times New Roman" w:hAnsi="Times New Roman" w:cs="Times New Roman"/>
          </w:rPr>
          <w:delText>1</w:delText>
        </w:r>
      </w:del>
      <w:r w:rsidR="00EE0034" w:rsidRPr="00EE0034">
        <w:rPr>
          <w:rFonts w:ascii="Times New Roman" w:hAnsi="Times New Roman" w:cs="Times New Roman"/>
          <w:i/>
        </w:rPr>
        <w:t>a</w:t>
      </w:r>
      <w:proofErr w:type="spellEnd"/>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7F4F33">
        <w:rPr>
          <w:rFonts w:ascii="Times New Roman" w:hAnsi="Times New Roman" w:cs="Times New Roman"/>
        </w:rPr>
        <w:t>2</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7F4F33">
        <w:rPr>
          <w:rFonts w:ascii="Times New Roman" w:hAnsi="Times New Roman" w:cs="Times New Roman"/>
        </w:rPr>
        <w:t>2</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22BF71DC"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ins w:id="116" w:author="James Santangelo" w:date="2018-03-13T17:35:00Z">
        <w:r w:rsidR="00AD03D5">
          <w:rPr>
            <w:rFonts w:ascii="Times New Roman" w:hAnsi="Times New Roman" w:cs="Times New Roman"/>
          </w:rPr>
          <w:t xml:space="preserve"> </w:t>
        </w:r>
      </w:ins>
      <w:del w:id="117" w:author="James Santangelo" w:date="2018-03-13T17:24:00Z">
        <w:r w:rsidR="00ED0BF7" w:rsidDel="004E764B">
          <w:rPr>
            <w:rFonts w:ascii="Times New Roman" w:hAnsi="Times New Roman" w:cs="Times New Roman"/>
          </w:rPr>
          <w:delText xml:space="preserve"> </w:delText>
        </w:r>
      </w:del>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ins w:id="118" w:author="James Santangelo" w:date="2018-03-13T16:54:00Z">
        <w:r w:rsidR="007F2757">
          <w:rPr>
            <w:rFonts w:ascii="Times New Roman" w:hAnsi="Times New Roman" w:cs="Times New Roman"/>
          </w:rPr>
          <w:t xml:space="preserve">of HCN </w:t>
        </w:r>
      </w:ins>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del w:id="119" w:author="James Santangelo" w:date="2018-03-16T09:20:00Z">
        <w:r w:rsidRPr="007E56B0" w:rsidDel="00352E2B">
          <w:rPr>
            <w:rFonts w:ascii="Times New Roman" w:hAnsi="Times New Roman" w:cs="Times New Roman"/>
          </w:rPr>
          <w:delText>herbivores are more common</w:delText>
        </w:r>
      </w:del>
      <w:ins w:id="120" w:author="James Santangelo" w:date="2018-03-16T09:20:00Z">
        <w:r w:rsidR="00352E2B">
          <w:rPr>
            <w:rFonts w:ascii="Times New Roman" w:hAnsi="Times New Roman" w:cs="Times New Roman"/>
          </w:rPr>
          <w:t xml:space="preserve">herbivore </w:t>
        </w:r>
      </w:ins>
      <w:ins w:id="121" w:author="James Santangelo" w:date="2018-03-16T09:21:00Z">
        <w:r w:rsidR="00352E2B">
          <w:rPr>
            <w:rFonts w:ascii="Times New Roman" w:hAnsi="Times New Roman" w:cs="Times New Roman"/>
          </w:rPr>
          <w:t>damage is</w:t>
        </w:r>
      </w:ins>
      <w:ins w:id="122" w:author="James Santangelo" w:date="2018-03-16T09:20:00Z">
        <w:r w:rsidR="00352E2B">
          <w:rPr>
            <w:rFonts w:ascii="Times New Roman" w:hAnsi="Times New Roman" w:cs="Times New Roman"/>
          </w:rPr>
          <w:t xml:space="preserve"> greater</w:t>
        </w:r>
      </w:ins>
      <w:ins w:id="123" w:author="James Santangelo" w:date="2018-03-16T09:19:00Z">
        <w:r w:rsidR="00352E2B">
          <w:rPr>
            <w:rFonts w:ascii="Times New Roman" w:hAnsi="Times New Roman" w:cs="Times New Roman"/>
          </w:rPr>
          <w:t xml:space="preserve"> </w:t>
        </w:r>
      </w:ins>
      <w:ins w:id="124" w:author="James Santangelo" w:date="2018-03-16T09:20:00Z">
        <w:r w:rsidR="00352E2B">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ins w:id="125" w:author="James Santangelo" w:date="2018-03-16T09:20:00Z">
        <w:r w:rsidR="00352E2B">
          <w:rPr>
            <w:rFonts w:ascii="Times New Roman" w:hAnsi="Times New Roman" w:cs="Times New Roman"/>
          </w:rPr>
          <w:fldChar w:fldCharType="end"/>
        </w:r>
      </w:ins>
      <w:del w:id="126" w:author="James Santangelo" w:date="2018-03-16T09:19:00Z">
        <w:r w:rsidRPr="007E56B0" w:rsidDel="00352E2B">
          <w:rPr>
            <w:rFonts w:ascii="Times New Roman" w:hAnsi="Times New Roman" w:cs="Times New Roman"/>
          </w:rPr>
          <w:delText>, the cost of producing HCN in frost-prone habitats, and</w:delText>
        </w:r>
      </w:del>
      <w:ins w:id="127" w:author="James Santangelo" w:date="2018-03-16T09:19:00Z">
        <w:r w:rsidR="00352E2B">
          <w:rPr>
            <w:rFonts w:ascii="Times New Roman" w:hAnsi="Times New Roman" w:cs="Times New Roman"/>
          </w:rPr>
          <w:t>,</w:t>
        </w:r>
      </w:ins>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ins w:id="128" w:author="James Santangelo" w:date="2018-03-14T09:48:00Z">
        <w:r w:rsidR="008D01B8">
          <w:rPr>
            <w:rFonts w:ascii="Times New Roman" w:hAnsi="Times New Roman" w:cs="Times New Roman"/>
          </w:rPr>
          <w:t>,</w:t>
        </w:r>
      </w:ins>
      <w:ins w:id="129" w:author="James Santangelo" w:date="2018-03-14T09:47:00Z">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ins w:id="130" w:author="James Santangelo" w:date="2018-03-14T09:47:00Z">
        <w:r w:rsidR="008D01B8">
          <w:rPr>
            <w:rFonts w:ascii="Times New Roman" w:hAnsi="Times New Roman" w:cs="Times New Roman"/>
          </w:rPr>
          <w:fldChar w:fldCharType="separate"/>
        </w:r>
      </w:ins>
      <w:r w:rsidR="00352E2B" w:rsidRPr="00352E2B">
        <w:rPr>
          <w:rFonts w:ascii="Times New Roman" w:hAnsi="Times New Roman" w:cs="Times New Roman"/>
          <w:noProof/>
        </w:rPr>
        <w:t>[36,39]</w:t>
      </w:r>
      <w:ins w:id="131" w:author="James Santangelo" w:date="2018-03-14T09:47:00Z">
        <w:r w:rsidR="008D01B8">
          <w:rPr>
            <w:rFonts w:ascii="Times New Roman" w:hAnsi="Times New Roman" w:cs="Times New Roman"/>
          </w:rPr>
          <w:fldChar w:fldCharType="end"/>
        </w:r>
      </w:ins>
      <w:r w:rsidRPr="007E56B0">
        <w:rPr>
          <w:rFonts w:ascii="Times New Roman" w:hAnsi="Times New Roman" w:cs="Times New Roman"/>
        </w:rPr>
        <w:t xml:space="preserve">. </w:t>
      </w:r>
      <w:ins w:id="132" w:author="James Santangelo" w:date="2018-03-14T09:48:00Z">
        <w:r w:rsidR="008D01B8">
          <w:rPr>
            <w:rFonts w:ascii="Times New Roman" w:hAnsi="Times New Roman" w:cs="Times New Roman"/>
          </w:rPr>
          <w:t xml:space="preserve">Consistent with this latter view, urban-rural clines in HCN appear to be driven by </w:t>
        </w:r>
      </w:ins>
      <w:ins w:id="133" w:author="James Santangelo" w:date="2018-03-14T09:50:00Z">
        <w:r w:rsidR="00077F22">
          <w:rPr>
            <w:rFonts w:ascii="Times New Roman" w:hAnsi="Times New Roman" w:cs="Times New Roman"/>
          </w:rPr>
          <w:t>lower</w:t>
        </w:r>
      </w:ins>
      <w:ins w:id="134" w:author="James Santangelo" w:date="2018-03-14T09:48:00Z">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ins>
      <w:ins w:id="135" w:author="James Santangelo" w:date="2018-03-14T09:50:00Z">
        <w:r w:rsidR="00077F22">
          <w:rPr>
            <w:rFonts w:ascii="Times New Roman" w:hAnsi="Times New Roman" w:cs="Times New Roman"/>
          </w:rPr>
          <w:t xml:space="preserve">acting as a selective agent against cyanogenic plants, resulting </w:t>
        </w:r>
      </w:ins>
      <w:ins w:id="136" w:author="James Santangelo" w:date="2018-03-14T09:51:00Z">
        <w:r w:rsidR="00077F22">
          <w:rPr>
            <w:rFonts w:ascii="Times New Roman" w:hAnsi="Times New Roman" w:cs="Times New Roman"/>
          </w:rPr>
          <w:t xml:space="preserve">in lower HCN frequencies in urban populations </w:t>
        </w:r>
        <w:r w:rsidR="00077F22">
          <w:rPr>
            <w:rFonts w:ascii="Times New Roman" w:hAnsi="Times New Roman" w:cs="Times New Roman"/>
          </w:rPr>
          <w:fldChar w:fldCharType="begin" w:fldLock="1"/>
        </w:r>
      </w:ins>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ins w:id="137" w:author="James Santangelo" w:date="2018-03-14T09:51:00Z">
        <w:r w:rsidR="00077F22">
          <w:rPr>
            <w:rFonts w:ascii="Times New Roman" w:hAnsi="Times New Roman" w:cs="Times New Roman"/>
          </w:rPr>
          <w:fldChar w:fldCharType="end"/>
        </w:r>
        <w:r w:rsidR="00077F22">
          <w:rPr>
            <w:rFonts w:ascii="Times New Roman" w:hAnsi="Times New Roman" w:cs="Times New Roman"/>
          </w:rPr>
          <w:t xml:space="preserve">. </w:t>
        </w:r>
      </w:ins>
      <w:del w:id="138" w:author="James Santangelo" w:date="2018-03-14T09:52:00Z">
        <w:r w:rsidRPr="007E56B0" w:rsidDel="00077F22">
          <w:rPr>
            <w:rFonts w:ascii="Times New Roman" w:hAnsi="Times New Roman" w:cs="Times New Roman"/>
          </w:rPr>
          <w:delText>Thus</w:delText>
        </w:r>
      </w:del>
      <w:ins w:id="139" w:author="James Santangelo" w:date="2018-03-14T09:52:00Z">
        <w:r w:rsidR="00077F22">
          <w:rPr>
            <w:rFonts w:ascii="Times New Roman" w:hAnsi="Times New Roman" w:cs="Times New Roman"/>
          </w:rPr>
          <w:t>Nonetheless</w:t>
        </w:r>
      </w:ins>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387ED215"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 xml:space="preserve">(text </w:t>
      </w:r>
      <w:proofErr w:type="spellStart"/>
      <w:r w:rsidR="00EE30A8">
        <w:rPr>
          <w:rFonts w:ascii="Times New Roman" w:hAnsi="Times New Roman" w:cs="Times New Roman"/>
        </w:rPr>
        <w:t>S7</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S1</w:t>
      </w:r>
      <w:ins w:id="140" w:author="James Santangelo" w:date="2018-03-14T16:17:00Z">
        <w:r w:rsidR="003A35C7">
          <w:rPr>
            <w:rFonts w:ascii="Times New Roman" w:hAnsi="Times New Roman" w:cs="Times New Roman"/>
          </w:rPr>
          <w:t>3</w:t>
        </w:r>
      </w:ins>
      <w:proofErr w:type="spellEnd"/>
      <w:del w:id="141" w:author="James Santangelo" w:date="2018-03-13T17:01:00Z">
        <w:r w:rsidR="00EE30A8" w:rsidDel="00466723">
          <w:rPr>
            <w:rFonts w:ascii="Times New Roman" w:hAnsi="Times New Roman" w:cs="Times New Roman"/>
          </w:rPr>
          <w:delText>0</w:delText>
        </w:r>
      </w:del>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del w:id="142" w:author="James Santangelo" w:date="2018-03-14T09:59:00Z">
        <w:r w:rsidDel="00077F22">
          <w:rPr>
            <w:rFonts w:ascii="Times New Roman" w:hAnsi="Times New Roman" w:cs="Times New Roman"/>
          </w:rPr>
          <w:delText xml:space="preserve"> weak</w:delText>
        </w:r>
      </w:del>
      <w:ins w:id="143" w:author="James Santangelo" w:date="2018-03-14T09:59:00Z">
        <w:r w:rsidR="00077F22">
          <w:rPr>
            <w:rFonts w:ascii="Times New Roman" w:hAnsi="Times New Roman" w:cs="Times New Roman"/>
          </w:rPr>
          <w:t>n intermediate</w:t>
        </w:r>
      </w:ins>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ins w:id="144" w:author="James Santangelo" w:date="2018-03-14T10:07:00Z">
        <w:r w:rsidR="008213BF">
          <w:rPr>
            <w:rFonts w:ascii="Times New Roman" w:hAnsi="Times New Roman" w:cs="Times New Roman"/>
          </w:rPr>
          <w:t xml:space="preserve"> </w:t>
        </w:r>
      </w:ins>
      <w:del w:id="145" w:author="James Santangelo" w:date="2018-03-14T10:07:00Z">
        <w:r w:rsidDel="008213BF">
          <w:rPr>
            <w:rFonts w:ascii="Times New Roman" w:hAnsi="Times New Roman" w:cs="Times New Roman"/>
          </w:rPr>
          <w:delText xml:space="preserve">, </w:delText>
        </w:r>
      </w:del>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ins w:id="146" w:author="James Santangelo" w:date="2018-03-14T10:07:00Z">
        <w:r w:rsidR="008213BF">
          <w:rPr>
            <w:rFonts w:ascii="Times New Roman" w:hAnsi="Times New Roman" w:cs="Times New Roman"/>
          </w:rPr>
          <w:t xml:space="preserve">, figure </w:t>
        </w:r>
        <w:proofErr w:type="spellStart"/>
        <w:r w:rsidR="008213BF">
          <w:rPr>
            <w:rFonts w:ascii="Times New Roman" w:hAnsi="Times New Roman" w:cs="Times New Roman"/>
          </w:rPr>
          <w:t>S1</w:t>
        </w:r>
      </w:ins>
      <w:ins w:id="147" w:author="James Santangelo" w:date="2018-03-14T16:17:00Z">
        <w:r w:rsidR="003A35C7">
          <w:rPr>
            <w:rFonts w:ascii="Times New Roman" w:hAnsi="Times New Roman" w:cs="Times New Roman"/>
          </w:rPr>
          <w:t>3</w:t>
        </w:r>
      </w:ins>
      <w:ins w:id="148" w:author="James Santangelo" w:date="2018-03-14T10:07:00Z">
        <w:r w:rsidR="008213BF" w:rsidRPr="008213BF">
          <w:rPr>
            <w:rFonts w:ascii="Times New Roman" w:hAnsi="Times New Roman" w:cs="Times New Roman"/>
            <w:i/>
            <w:rPrChange w:id="149" w:author="James Santangelo" w:date="2018-03-14T10:07:00Z">
              <w:rPr>
                <w:rFonts w:ascii="Times New Roman" w:hAnsi="Times New Roman" w:cs="Times New Roman"/>
              </w:rPr>
            </w:rPrChange>
          </w:rPr>
          <w:t>d</w:t>
        </w:r>
      </w:ins>
      <w:proofErr w:type="spellEnd"/>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ins w:id="150" w:author="James Santangelo" w:date="2018-03-14T10:07:00Z">
        <w:r w:rsidR="008213BF">
          <w:rPr>
            <w:rFonts w:ascii="Times New Roman" w:hAnsi="Times New Roman" w:cs="Times New Roman"/>
          </w:rPr>
          <w:t xml:space="preserve">, figure </w:t>
        </w:r>
        <w:proofErr w:type="spellStart"/>
        <w:r w:rsidR="008213BF">
          <w:rPr>
            <w:rFonts w:ascii="Times New Roman" w:hAnsi="Times New Roman" w:cs="Times New Roman"/>
          </w:rPr>
          <w:t>S1</w:t>
        </w:r>
      </w:ins>
      <w:ins w:id="151" w:author="James Santangelo" w:date="2018-03-14T16:17:00Z">
        <w:r w:rsidR="003A35C7">
          <w:rPr>
            <w:rFonts w:ascii="Times New Roman" w:hAnsi="Times New Roman" w:cs="Times New Roman"/>
          </w:rPr>
          <w:t>3</w:t>
        </w:r>
      </w:ins>
      <w:ins w:id="152" w:author="James Santangelo" w:date="2018-03-14T10:07:00Z">
        <w:r w:rsidR="008213BF">
          <w:rPr>
            <w:rFonts w:ascii="Times New Roman" w:hAnsi="Times New Roman" w:cs="Times New Roman"/>
            <w:i/>
          </w:rPr>
          <w:t>e</w:t>
        </w:r>
      </w:ins>
      <w:proofErr w:type="spellEnd"/>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w:t>
      </w:r>
      <w:proofErr w:type="spellStart"/>
      <w:r w:rsidR="000F2B5C">
        <w:rPr>
          <w:rFonts w:ascii="Times New Roman" w:hAnsi="Times New Roman" w:cs="Times New Roman"/>
        </w:rPr>
        <w:t>cyanogenesis</w:t>
      </w:r>
      <w:proofErr w:type="spellEnd"/>
      <w:r w:rsidR="000F2B5C">
        <w:rPr>
          <w:rFonts w:ascii="Times New Roman" w:hAnsi="Times New Roman" w:cs="Times New Roman"/>
        </w:rPr>
        <w:t xml:space="preserve">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E209DFE"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del w:id="153" w:author="James Santangelo" w:date="2018-03-16T09:23:00Z">
        <w:r w:rsidDel="00352E2B">
          <w:rPr>
            <w:rFonts w:ascii="Times New Roman" w:hAnsi="Times New Roman" w:cs="Times New Roman"/>
          </w:rPr>
          <w:delText>However, t</w:delText>
        </w:r>
      </w:del>
      <w:ins w:id="154" w:author="James Santangelo" w:date="2018-03-16T09:23:00Z">
        <w:r w:rsidR="00352E2B">
          <w:rPr>
            <w:rFonts w:ascii="Times New Roman" w:hAnsi="Times New Roman" w:cs="Times New Roman"/>
          </w:rPr>
          <w:t>T</w:t>
        </w:r>
      </w:ins>
      <w:r>
        <w:rPr>
          <w:rFonts w:ascii="Times New Roman" w:hAnsi="Times New Roman" w:cs="Times New Roman"/>
        </w:rPr>
        <w:t xml:space="preserve">he importance of drift in structuring urban phenotype frequencies will </w:t>
      </w:r>
      <w:ins w:id="155" w:author="James Santangelo" w:date="2018-03-16T09:58:00Z">
        <w:r w:rsidR="00AF6265">
          <w:rPr>
            <w:rFonts w:ascii="Times New Roman" w:hAnsi="Times New Roman" w:cs="Times New Roman"/>
          </w:rPr>
          <w:t xml:space="preserve">vary across cities and </w:t>
        </w:r>
      </w:ins>
      <w:r>
        <w:rPr>
          <w:rFonts w:ascii="Times New Roman" w:hAnsi="Times New Roman" w:cs="Times New Roman"/>
        </w:rPr>
        <w:t xml:space="preserve">depend </w:t>
      </w:r>
      <w:ins w:id="156" w:author="James Santangelo" w:date="2018-03-16T09:47:00Z">
        <w:r w:rsidR="00843EC4">
          <w:rPr>
            <w:rFonts w:ascii="Times New Roman" w:hAnsi="Times New Roman" w:cs="Times New Roman"/>
          </w:rPr>
          <w:t xml:space="preserve">the extent to which urban fragmentation has reduced the availability of suitable habitat for the focal species and whether sufficient connectivity </w:t>
        </w:r>
      </w:ins>
      <w:ins w:id="157" w:author="James Santangelo" w:date="2018-03-16T09:48:00Z">
        <w:r w:rsidR="00843EC4">
          <w:rPr>
            <w:rFonts w:ascii="Times New Roman" w:hAnsi="Times New Roman" w:cs="Times New Roman"/>
          </w:rPr>
          <w:t xml:space="preserve">exists to enable gene flow between populations; </w:t>
        </w:r>
      </w:ins>
      <w:ins w:id="158" w:author="James Santangelo" w:date="2018-03-16T09:49:00Z">
        <w:r w:rsidR="00843EC4">
          <w:rPr>
            <w:rFonts w:ascii="Times New Roman" w:hAnsi="Times New Roman" w:cs="Times New Roman"/>
          </w:rPr>
          <w:t xml:space="preserve">urban construction and </w:t>
        </w:r>
      </w:ins>
      <w:ins w:id="159" w:author="James Santangelo" w:date="2018-03-16T09:48:00Z">
        <w:r w:rsidR="00843EC4">
          <w:rPr>
            <w:rFonts w:ascii="Times New Roman" w:hAnsi="Times New Roman" w:cs="Times New Roman"/>
          </w:rPr>
          <w:t xml:space="preserve">fragmentation is predicted to reduce local populations sizes </w:t>
        </w:r>
      </w:ins>
      <w:ins w:id="160" w:author="James Santangelo" w:date="2018-03-16T09:50:00Z">
        <w:r w:rsidR="00843EC4">
          <w:rPr>
            <w:rFonts w:ascii="Times New Roman" w:hAnsi="Times New Roman" w:cs="Times New Roman"/>
          </w:rPr>
          <w:t xml:space="preserve">(e.g. </w:t>
        </w:r>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ins w:id="161" w:author="James Santangelo" w:date="2018-03-16T09:50:00Z">
        <w:r w:rsidR="00843EC4">
          <w:rPr>
            <w:rFonts w:ascii="Times New Roman" w:hAnsi="Times New Roman" w:cs="Times New Roman"/>
          </w:rPr>
          <w:fldChar w:fldCharType="end"/>
        </w:r>
        <w:r w:rsidR="00843EC4">
          <w:rPr>
            <w:rFonts w:ascii="Times New Roman" w:hAnsi="Times New Roman" w:cs="Times New Roman"/>
          </w:rPr>
          <w:t xml:space="preserve">) but </w:t>
        </w:r>
        <w:r w:rsidR="00843EC4">
          <w:rPr>
            <w:rFonts w:ascii="Times New Roman" w:hAnsi="Times New Roman" w:cs="Times New Roman"/>
          </w:rPr>
          <w:lastRenderedPageBreak/>
          <w:t xml:space="preserve">corridors that facilitate gene flow </w:t>
        </w:r>
      </w:ins>
      <w:ins w:id="162" w:author="James Santangelo" w:date="2018-03-16T09:52:00Z">
        <w:r w:rsidR="00843EC4">
          <w:rPr>
            <w:rFonts w:ascii="Times New Roman" w:hAnsi="Times New Roman" w:cs="Times New Roman"/>
          </w:rPr>
          <w:t xml:space="preserve">(e.g. </w:t>
        </w:r>
      </w:ins>
      <w:ins w:id="163" w:author="James Santangelo" w:date="2018-03-16T09:51:00Z">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ins w:id="164" w:author="James Santangelo" w:date="2018-03-16T09:51:00Z">
        <w:r w:rsidR="00843EC4">
          <w:rPr>
            <w:rFonts w:ascii="Times New Roman" w:hAnsi="Times New Roman" w:cs="Times New Roman"/>
          </w:rPr>
          <w:fldChar w:fldCharType="end"/>
        </w:r>
      </w:ins>
      <w:ins w:id="165" w:author="James Santangelo" w:date="2018-03-16T09:52:00Z">
        <w:r w:rsidR="00AF6265">
          <w:rPr>
            <w:rFonts w:ascii="Times New Roman" w:hAnsi="Times New Roman" w:cs="Times New Roman"/>
          </w:rPr>
          <w:t>) may limit drift’s ability to generat</w:t>
        </w:r>
      </w:ins>
      <w:ins w:id="166" w:author="James Santangelo" w:date="2018-03-16T09:55:00Z">
        <w:r w:rsidR="00AF6265">
          <w:rPr>
            <w:rFonts w:ascii="Times New Roman" w:hAnsi="Times New Roman" w:cs="Times New Roman"/>
          </w:rPr>
          <w:t>e</w:t>
        </w:r>
      </w:ins>
      <w:ins w:id="167" w:author="James Santangelo" w:date="2018-03-16T09:52:00Z">
        <w:r w:rsidR="00AF6265">
          <w:rPr>
            <w:rFonts w:ascii="Times New Roman" w:hAnsi="Times New Roman" w:cs="Times New Roman"/>
          </w:rPr>
          <w:t xml:space="preserve"> </w:t>
        </w:r>
      </w:ins>
      <w:ins w:id="168" w:author="James Santangelo" w:date="2018-03-16T09:55:00Z">
        <w:r w:rsidR="00AF6265">
          <w:rPr>
            <w:rFonts w:ascii="Times New Roman" w:hAnsi="Times New Roman" w:cs="Times New Roman"/>
          </w:rPr>
          <w:t xml:space="preserve">genetic and non-additive trait </w:t>
        </w:r>
      </w:ins>
      <w:ins w:id="169" w:author="James Santangelo" w:date="2018-03-16T09:52:00Z">
        <w:r w:rsidR="00AF6265">
          <w:rPr>
            <w:rFonts w:ascii="Times New Roman" w:hAnsi="Times New Roman" w:cs="Times New Roman"/>
          </w:rPr>
          <w:t>differentiation between populations</w:t>
        </w:r>
      </w:ins>
      <w:ins w:id="170" w:author="James Santangelo" w:date="2018-03-16T09:48:00Z">
        <w:r w:rsidR="00843EC4">
          <w:rPr>
            <w:rFonts w:ascii="Times New Roman" w:hAnsi="Times New Roman" w:cs="Times New Roman"/>
          </w:rPr>
          <w:t xml:space="preserve">. </w:t>
        </w:r>
      </w:ins>
      <w:del w:id="171" w:author="James Santangelo" w:date="2018-03-16T09:56:00Z">
        <w:r w:rsidDel="00AF6265">
          <w:rPr>
            <w:rFonts w:ascii="Times New Roman" w:hAnsi="Times New Roman" w:cs="Times New Roman"/>
          </w:rPr>
          <w:delText>on the genetic architecture underlying traits and the natural history of focal organisms that vary in their tolerance to environmental pressures imposed by urbanization.</w:delText>
        </w:r>
      </w:del>
    </w:p>
    <w:p w14:paraId="76ECC873" w14:textId="761B2E8C"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ins w:id="172" w:author="James Santangelo" w:date="2018-03-16T09:56:00Z">
        <w:r w:rsidR="00AF6265">
          <w:rPr>
            <w:rFonts w:ascii="Times New Roman" w:hAnsi="Times New Roman" w:cs="Times New Roman"/>
          </w:rPr>
          <w:t xml:space="preserve">additionally </w:t>
        </w:r>
      </w:ins>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w:t>
      </w:r>
      <w:r w:rsidR="00BD792B">
        <w:rPr>
          <w:rFonts w:ascii="Times New Roman" w:hAnsi="Times New Roman" w:cs="Times New Roman"/>
        </w:rPr>
        <w:t xml:space="preserve">genetic </w:t>
      </w:r>
      <w:r>
        <w:rPr>
          <w:rFonts w:ascii="Times New Roman" w:hAnsi="Times New Roman" w:cs="Times New Roman"/>
        </w:rPr>
        <w:t xml:space="preserve">diversity across 8 cities in Ontario, Canada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w:t>
      </w:r>
      <w:ins w:id="173" w:author="James Santangelo" w:date="2018-03-16T10:04:00Z">
        <w:r w:rsidR="005C0BFE">
          <w:rPr>
            <w:rFonts w:ascii="Times New Roman" w:hAnsi="Times New Roman" w:cs="Times New Roman"/>
          </w:rPr>
          <w:t xml:space="preserve">this </w:t>
        </w:r>
        <w:commentRangeStart w:id="174"/>
        <w:r w:rsidR="005C0BFE">
          <w:rPr>
            <w:rFonts w:ascii="Times New Roman" w:hAnsi="Times New Roman" w:cs="Times New Roman"/>
          </w:rPr>
          <w:t xml:space="preserve">heuristic </w:t>
        </w:r>
      </w:ins>
      <w:commentRangeEnd w:id="174"/>
      <w:ins w:id="175" w:author="James Santangelo" w:date="2018-03-16T10:08:00Z">
        <w:r w:rsidR="005C0BFE">
          <w:rPr>
            <w:rStyle w:val="CommentReference"/>
          </w:rPr>
          <w:commentReference w:id="174"/>
        </w:r>
      </w:ins>
      <w:ins w:id="177" w:author="James Santangelo" w:date="2018-03-16T10:04:00Z">
        <w:r w:rsidR="005C0BFE">
          <w:rPr>
            <w:rFonts w:ascii="Times New Roman" w:hAnsi="Times New Roman" w:cs="Times New Roman"/>
          </w:rPr>
          <w:t xml:space="preserve">comparison suggests that </w:t>
        </w:r>
      </w:ins>
      <w:r>
        <w:rPr>
          <w:rFonts w:ascii="Times New Roman" w:hAnsi="Times New Roman" w:cs="Times New Roman"/>
        </w:rPr>
        <w:t xml:space="preserve">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 xml:space="preserve">figure </w:t>
      </w:r>
      <w:proofErr w:type="spellStart"/>
      <w:r w:rsidR="00973284">
        <w:rPr>
          <w:rFonts w:ascii="Times New Roman" w:hAnsi="Times New Roman" w:cs="Times New Roman"/>
        </w:rPr>
        <w:t>2</w:t>
      </w:r>
      <w:r w:rsidR="00EE0034" w:rsidRPr="00973284">
        <w:rPr>
          <w:rFonts w:ascii="Times New Roman" w:hAnsi="Times New Roman" w:cs="Times New Roman"/>
          <w:i/>
        </w:rPr>
        <w:t>b</w:t>
      </w:r>
      <w:proofErr w:type="spellEnd"/>
      <w:ins w:id="178" w:author="James Santangelo" w:date="2018-03-13T17:17:00Z">
        <w:r w:rsidR="004E764B">
          <w:rPr>
            <w:rFonts w:ascii="Times New Roman" w:hAnsi="Times New Roman" w:cs="Times New Roman"/>
          </w:rPr>
          <w:t xml:space="preserve">, figure </w:t>
        </w:r>
        <w:proofErr w:type="spellStart"/>
        <w:r w:rsidR="004E764B">
          <w:rPr>
            <w:rFonts w:ascii="Times New Roman" w:hAnsi="Times New Roman" w:cs="Times New Roman"/>
          </w:rPr>
          <w:t>S1</w:t>
        </w:r>
      </w:ins>
      <w:ins w:id="179" w:author="James Santangelo" w:date="2018-03-14T16:18:00Z">
        <w:r w:rsidR="003A35C7">
          <w:rPr>
            <w:rFonts w:ascii="Times New Roman" w:hAnsi="Times New Roman" w:cs="Times New Roman"/>
          </w:rPr>
          <w:t>2</w:t>
        </w:r>
      </w:ins>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3E32C3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del w:id="180" w:author="James Santangelo" w:date="2018-03-14T16:46:00Z">
        <w:r w:rsidDel="00407E5C">
          <w:rPr>
            <w:rFonts w:ascii="Times New Roman" w:hAnsi="Times New Roman" w:cs="Times New Roman"/>
          </w:rPr>
          <w:delText xml:space="preserve">We simulated cases where genetic drift leads to the formation of clines on contemporary time scales under non-equilibrium conditions as these are the conditions most likely to occur in urbanizing areas. </w:delText>
        </w:r>
      </w:del>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 xml:space="preserve">er over time (text </w:t>
      </w:r>
      <w:proofErr w:type="spellStart"/>
      <w:r w:rsidR="00973284">
        <w:rPr>
          <w:rFonts w:ascii="Times New Roman" w:hAnsi="Times New Roman" w:cs="Times New Roman"/>
        </w:rPr>
        <w:t>S6</w:t>
      </w:r>
      <w:proofErr w:type="spellEnd"/>
      <w:r w:rsidR="00973284">
        <w:rPr>
          <w:rFonts w:ascii="Times New Roman" w:hAnsi="Times New Roman" w:cs="Times New Roman"/>
        </w:rPr>
        <w:t xml:space="preserve">, figure </w:t>
      </w:r>
      <w:proofErr w:type="spellStart"/>
      <w:r w:rsidR="00973284">
        <w:rPr>
          <w:rFonts w:ascii="Times New Roman" w:hAnsi="Times New Roman" w:cs="Times New Roman"/>
        </w:rPr>
        <w:t>S</w:t>
      </w:r>
      <w:ins w:id="181" w:author="James Santangelo" w:date="2018-03-14T16:45:00Z">
        <w:r w:rsidR="00407E5C">
          <w:rPr>
            <w:rFonts w:ascii="Times New Roman" w:hAnsi="Times New Roman" w:cs="Times New Roman"/>
          </w:rPr>
          <w:t>11</w:t>
        </w:r>
      </w:ins>
      <w:proofErr w:type="spellEnd"/>
      <w:del w:id="182" w:author="James Santangelo" w:date="2018-03-14T16:45:00Z">
        <w:r w:rsidR="00973284" w:rsidDel="00407E5C">
          <w:rPr>
            <w:rFonts w:ascii="Times New Roman" w:hAnsi="Times New Roman" w:cs="Times New Roman"/>
          </w:rPr>
          <w:delText>9</w:delText>
        </w:r>
      </w:del>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647B3AC"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w:t>
      </w:r>
      <w:del w:id="183" w:author="James Santangelo" w:date="2018-03-14T16:18:00Z">
        <w:r w:rsidDel="003A35C7">
          <w:rPr>
            <w:rFonts w:ascii="Times New Roman" w:hAnsi="Times New Roman" w:cs="Times New Roman"/>
          </w:rPr>
          <w:delText xml:space="preserve">possible </w:delText>
        </w:r>
      </w:del>
      <w:r>
        <w:rPr>
          <w:rFonts w:ascii="Times New Roman" w:hAnsi="Times New Roman" w:cs="Times New Roman"/>
        </w:rPr>
        <w:t>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del w:id="184" w:author="James Santangelo" w:date="2018-03-13T15:46:00Z">
        <w:r w:rsidR="005A5196" w:rsidRPr="005A5196" w:rsidDel="00362C7E">
          <w:rPr>
            <w:rFonts w:ascii="Times New Roman" w:hAnsi="Times New Roman" w:cs="Times New Roman"/>
          </w:rPr>
          <w:delText xml:space="preserve">contemporary </w:delText>
        </w:r>
      </w:del>
      <w:ins w:id="185" w:author="James Santangelo" w:date="2018-03-13T15:46:00Z">
        <w:r w:rsidR="00362C7E">
          <w:rPr>
            <w:rFonts w:ascii="Times New Roman" w:hAnsi="Times New Roman" w:cs="Times New Roman"/>
          </w:rPr>
          <w:t>modern</w:t>
        </w:r>
        <w:r w:rsidR="00362C7E" w:rsidRPr="005A5196">
          <w:rPr>
            <w:rFonts w:ascii="Times New Roman" w:hAnsi="Times New Roman" w:cs="Times New Roman"/>
          </w:rPr>
          <w:t xml:space="preserve"> </w:t>
        </w:r>
      </w:ins>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7E39D1D6"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del w:id="186" w:author="James Santangelo" w:date="2018-03-16T09:28:00Z">
        <w:r w:rsidR="00B80D94" w:rsidDel="007804F0">
          <w:rPr>
            <w:rFonts w:ascii="Times New Roman" w:hAnsi="Times New Roman" w:cs="Times New Roman"/>
          </w:rPr>
          <w:delText xml:space="preserve"> and</w:delText>
        </w:r>
      </w:del>
      <w:ins w:id="187" w:author="James Santangelo" w:date="2018-03-16T09:28:00Z">
        <w:r w:rsidR="007804F0">
          <w:rPr>
            <w:rFonts w:ascii="Times New Roman" w:hAnsi="Times New Roman" w:cs="Times New Roman"/>
          </w:rPr>
          <w:t>,</w:t>
        </w:r>
      </w:ins>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ins w:id="188" w:author="James Santangelo" w:date="2018-03-16T09:28:00Z">
        <w:r w:rsidR="007804F0">
          <w:rPr>
            <w:rFonts w:ascii="Times New Roman" w:hAnsi="Times New Roman" w:cs="Times New Roman"/>
          </w:rPr>
          <w:t xml:space="preserve"> and two anonymous reviewers</w:t>
        </w:r>
      </w:ins>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49CE77EE"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219–220. (doi:10.1038/142219a0)</w:t>
      </w:r>
    </w:p>
    <w:p w14:paraId="522CD2A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xml:space="preserve">. Princeton University Press.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277–284. (doi:10.1007/BF02986626)</w:t>
      </w:r>
    </w:p>
    <w:p w14:paraId="5BA9C0B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 (doi:10.1086/283036)</w:t>
      </w:r>
    </w:p>
    <w:p w14:paraId="1A534C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Distance.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 (doi:Article)</w:t>
      </w:r>
    </w:p>
    <w:p w14:paraId="08B72FC5"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 xml:space="preserve">Vasemägi A. 2006 The adaptive hypothesis of clinal variation revisited:single-locus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2411–2414. (doi:10.1534/genetics.106.059881)</w:t>
      </w:r>
    </w:p>
    <w:p w14:paraId="76B0485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1999–2017. (doi:10.1111/mec.13162)</w:t>
      </w:r>
    </w:p>
    <w:p w14:paraId="63D53A0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 (doi:10.1111/j.1469-8137.2009.02892.x)</w:t>
      </w:r>
    </w:p>
    <w:p w14:paraId="061F1BF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w:t>
      </w:r>
      <w:r w:rsidRPr="00843EC4">
        <w:rPr>
          <w:rFonts w:ascii="Times New Roman" w:hAnsi="Times New Roman" w:cs="Times New Roman"/>
          <w:noProof/>
          <w:lang w:val="en-US"/>
        </w:rPr>
        <w:lastRenderedPageBreak/>
        <w:t xml:space="preserve">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 (doi:10.1002/ece3.262)</w:t>
      </w:r>
    </w:p>
    <w:p w14:paraId="727FD5B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Eichhornia paniculata (Pontederiaceae).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43</w:t>
      </w:r>
      <w:r w:rsidRPr="00843EC4">
        <w:rPr>
          <w:rFonts w:ascii="Times New Roman" w:hAnsi="Times New Roman" w:cs="Times New Roman"/>
          <w:noProof/>
          <w:lang w:val="en-US"/>
        </w:rPr>
        <w:t>, 1398–1416. (doi:10.2307/2409456)</w:t>
      </w:r>
    </w:p>
    <w:p w14:paraId="2D38017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 (doi:10.1111/j.1469-8137.2009.02937.x)</w:t>
      </w:r>
    </w:p>
    <w:p w14:paraId="589DF10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 (doi:10.1038/hdy.1992.148)</w:t>
      </w:r>
    </w:p>
    <w:p w14:paraId="3E3554F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 (doi:10.1111/gcb.13528)</w:t>
      </w:r>
    </w:p>
    <w:p w14:paraId="1F0A62E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 (doi:10.1126/science.aah4993)</w:t>
      </w:r>
    </w:p>
    <w:p w14:paraId="6C7FF39A"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 (doi:10.1111/evo.12925)</w:t>
      </w:r>
    </w:p>
    <w:p w14:paraId="03B15F0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 (doi:10.1111/mec.12288)</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 (doi:10.1111/j.1558-5646.2010.01132.x)</w:t>
      </w:r>
    </w:p>
    <w:p w14:paraId="79F267C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19Munshi-S</w:t>
      </w:r>
      <w:r w:rsidRPr="00843EC4">
        <w:rPr>
          <w:rFonts w:ascii="Times New Roman" w:hAnsi="Times New Roman" w:cs="Times New Roman"/>
          <w:noProof/>
          <w:lang w:val="en-US"/>
        </w:rPr>
        <w:t>, 4242–4254. (doi:10.1111/j.1365-294X.2010.04816.x)</w:t>
      </w:r>
    </w:p>
    <w:p w14:paraId="6384121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w:t>
      </w:r>
      <w:r w:rsidRPr="00843EC4">
        <w:rPr>
          <w:rFonts w:ascii="Times New Roman" w:hAnsi="Times New Roman" w:cs="Times New Roman"/>
          <w:noProof/>
          <w:lang w:val="en-US"/>
        </w:rPr>
        <w:lastRenderedPageBreak/>
        <w:t xml:space="preserve">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546–564. (doi:10.1111/eva.12357)</w:t>
      </w:r>
    </w:p>
    <w:p w14:paraId="5CB7ADB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599–606. (doi:10.1007/s10592-006-9202-1)</w:t>
      </w:r>
    </w:p>
    <w:p w14:paraId="0D8F19E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20162180. (doi:10.1098/rspb.2016.2180)</w:t>
      </w:r>
    </w:p>
    <w:p w14:paraId="45E141AE"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203–215. (doi:10.1111/j.1420-9101.2005.00976.x)</w:t>
      </w:r>
    </w:p>
    <w:p w14:paraId="6DA181B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 (N. 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458–472. (doi:10.2307/2405995)</w:t>
      </w:r>
    </w:p>
    <w:p w14:paraId="67FAD4B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 xml:space="preserve">Johnson MTJ, Prashad C, Nelson A, Lavoignat M, Saini H. 2018 Contrasting the effects of natural selection, genetic drift and gene flow on urban evolution in white clover (&lt;i&gt;Trifolium repens&lt;i/&gt;).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Trifolium repens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307–330. (doi:10.2307/2259979)</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2E6A463F"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t xml:space="preserve">Team RC. 2017 R: A Language and Environment for Statistical Computing. </w:t>
      </w:r>
    </w:p>
    <w:p w14:paraId="3E159CA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Trifolium repens L III. World distribution.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 (doi:10.1038/hdy.1958.22)</w:t>
      </w:r>
    </w:p>
    <w:p w14:paraId="5E2699B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61–78. (doi:10.1038/hdy.1954.5)</w:t>
      </w:r>
    </w:p>
    <w:p w14:paraId="09E4CBEB"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377–384. (doi:10.1038/hdy.1954.40)</w:t>
      </w:r>
    </w:p>
    <w:p w14:paraId="296FAB3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291–293. (doi:10.1038/hdy.1976.89)</w:t>
      </w:r>
    </w:p>
    <w:p w14:paraId="3C07792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 (doi:10.1038/hdy.1990.48)</w:t>
      </w:r>
    </w:p>
    <w:p w14:paraId="05C08F4A"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 xml:space="preserve">Kooyers NJ, Olsen KM. 2012 Rapid evolution of an adaptive cyanogenesis cline in </w:t>
      </w:r>
      <w:r w:rsidRPr="00843EC4">
        <w:rPr>
          <w:rFonts w:ascii="Times New Roman" w:hAnsi="Times New Roman" w:cs="Times New Roman"/>
          <w:noProof/>
          <w:lang w:val="en-US"/>
        </w:rPr>
        <w:lastRenderedPageBreak/>
        <w:t>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2455–2468. (doi:10.1111/j.1365-294X.2012.05486.x)</w:t>
      </w:r>
    </w:p>
    <w:p w14:paraId="4745B87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 xml:space="preserve">Kooyers NJ, Olsen KM. 2013 Searching for the bull’s eye: agents and targets of selection vary among geographically disparate cyanogenesis clines in white clover (Trifolium repens L.).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495–504. (doi:10.1038/hdy.2013.71)</w:t>
      </w:r>
    </w:p>
    <w:p w14:paraId="58C36C80"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 xml:space="preserve">Kooyers NJ, Gage LR, Al-Lozi A, Olsen KM. 2014 Aridity shapes cyanogenesis cline evolution in white clover (Trifolium repens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1053–1070. (doi:10.1111/mec.12666)</w:t>
      </w:r>
    </w:p>
    <w:p w14:paraId="5C264337"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Trifolium repens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 (doi:10.1007/bf00292324)</w:t>
      </w:r>
    </w:p>
    <w:p w14:paraId="42ED71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Trifolium repens L IV. Mechanism of natural selection. </w:t>
      </w:r>
      <w:r w:rsidRPr="00843EC4">
        <w:rPr>
          <w:rFonts w:ascii="Times New Roman" w:hAnsi="Times New Roman" w:cs="Times New Roman"/>
          <w:i/>
          <w:iCs/>
          <w:noProof/>
          <w:lang w:val="en-US"/>
        </w:rPr>
        <w:t>Heredity (Edinb).</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355–365. (doi:10.1038/hdy.1965.49)</w:t>
      </w:r>
    </w:p>
    <w:p w14:paraId="2A1D3BD3"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308–309. (doi:10.1126/science.287.5451.308)</w:t>
      </w:r>
    </w:p>
    <w:p w14:paraId="3E8CD64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552–564. (doi:10.1111/mec.12057)</w:t>
      </w:r>
    </w:p>
    <w:p w14:paraId="3C047C31"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843EC4">
        <w:rPr>
          <w:rFonts w:ascii="Times New Roman" w:hAnsi="Times New Roman" w:cs="Times New Roman"/>
          <w:i/>
          <w:iCs/>
          <w:noProof/>
          <w:lang w:val="en-US"/>
        </w:rPr>
        <w:t>Experimental studies on the nature of species. III. Environmental responses of climatic races of &lt;i&gt;Achillea&lt;i/&gt;</w:t>
      </w:r>
      <w:r w:rsidRPr="00843EC4">
        <w:rPr>
          <w:rFonts w:ascii="Times New Roman" w:hAnsi="Times New Roman" w:cs="Times New Roman"/>
          <w:noProof/>
          <w:lang w:val="en-US"/>
        </w:rPr>
        <w:t xml:space="preserve">. Washington, DC: Carnegie Institution of Washington. </w:t>
      </w:r>
    </w:p>
    <w:p w14:paraId="131D31F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The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1170–1188. (doi:10.1111/j.1365-294X.2007.03659.x)</w:t>
      </w:r>
    </w:p>
    <w:p w14:paraId="6212226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8327</w:t>
      </w:r>
      <w:r w:rsidRPr="00843EC4">
        <w:rPr>
          <w:rFonts w:ascii="Times New Roman" w:hAnsi="Times New Roman" w:cs="Times New Roman"/>
          <w:noProof/>
          <w:lang w:val="en-US"/>
        </w:rPr>
        <w:t>. (doi:10.1126/science.aam8327)</w:t>
      </w:r>
    </w:p>
    <w:p w14:paraId="6CBF7FB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 (doi:10.1111/mec.14019)</w:t>
      </w:r>
    </w:p>
    <w:p w14:paraId="0992B02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 xml:space="preserve">Munshi-South J. 2012 Urban landscape genetics: Canopy cover predicts gene flow </w:t>
      </w:r>
      <w:r w:rsidRPr="00843EC4">
        <w:rPr>
          <w:rFonts w:ascii="Times New Roman" w:hAnsi="Times New Roman" w:cs="Times New Roman"/>
          <w:noProof/>
          <w:lang w:val="en-US"/>
        </w:rPr>
        <w:lastRenderedPageBreak/>
        <w:t>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1360–1378. (doi:10.1111/j.1365-294X.2012.05476.x)</w:t>
      </w:r>
    </w:p>
    <w:p w14:paraId="5B7D6006"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247–260. (doi:10.1016/j.biocon.2005.09.005)</w:t>
      </w:r>
    </w:p>
    <w:p w14:paraId="73D9B06D"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Science (80-. ).</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787–792. (doi:10.1126/science.3576198)</w:t>
      </w:r>
    </w:p>
    <w:p w14:paraId="0152352C"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 (doi:10.1016/j.cell.2016.06.047)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0459CB72"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del w:id="189" w:author="James Santangelo" w:date="2018-03-14T18:16:00Z">
        <w:r w:rsidRPr="00CB0ADF" w:rsidDel="004F5B67">
          <w:rPr>
            <w:rFonts w:ascii="Times New Roman" w:hAnsi="Times New Roman" w:cs="Times New Roman"/>
          </w:rPr>
          <w:delText>diamonds</w:delText>
        </w:r>
        <w:r w:rsidR="004F5B67" w:rsidDel="004F5B67">
          <w:rPr>
            <w:rFonts w:ascii="Times New Roman" w:hAnsi="Times New Roman" w:cs="Times New Roman"/>
          </w:rPr>
          <w:delText xml:space="preserve"> </w:delText>
        </w:r>
      </w:del>
      <w:ins w:id="190" w:author="James Santangelo" w:date="2018-03-14T18:16:00Z">
        <w:r w:rsidR="004F5B67">
          <w:rPr>
            <w:rFonts w:ascii="Times New Roman" w:hAnsi="Times New Roman" w:cs="Times New Roman"/>
          </w:rPr>
          <w:t>circles with solid line</w:t>
        </w:r>
      </w:ins>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del w:id="191" w:author="James Santangelo" w:date="2018-03-14T18:17:00Z">
        <w:r w:rsidRPr="00CB0ADF" w:rsidDel="004F5B67">
          <w:rPr>
            <w:rFonts w:ascii="Times New Roman" w:hAnsi="Times New Roman" w:cs="Times New Roman"/>
          </w:rPr>
          <w:delText>triangle</w:delText>
        </w:r>
      </w:del>
      <w:ins w:id="192" w:author="James Santangelo" w:date="2018-03-14T18:17:00Z">
        <w:r w:rsidR="004F5B67">
          <w:rPr>
            <w:rFonts w:ascii="Times New Roman" w:hAnsi="Times New Roman" w:cs="Times New Roman"/>
          </w:rPr>
          <w:t xml:space="preserve">squares </w:t>
        </w:r>
      </w:ins>
      <w:ins w:id="193" w:author="James Santangelo" w:date="2018-03-14T18:16:00Z">
        <w:r w:rsidR="004F5B67">
          <w:rPr>
            <w:rFonts w:ascii="Times New Roman" w:hAnsi="Times New Roman" w:cs="Times New Roman"/>
          </w:rPr>
          <w:t xml:space="preserve">with </w:t>
        </w:r>
      </w:ins>
      <w:ins w:id="194" w:author="James Santangelo" w:date="2018-03-14T18:17:00Z">
        <w:r w:rsidR="004F5B67">
          <w:rPr>
            <w:rFonts w:ascii="Times New Roman" w:hAnsi="Times New Roman" w:cs="Times New Roman"/>
          </w:rPr>
          <w:t>dotted</w:t>
        </w:r>
      </w:ins>
      <w:ins w:id="195" w:author="James Santangelo" w:date="2018-03-14T18:16:00Z">
        <w:r w:rsidR="004F5B67">
          <w:rPr>
            <w:rFonts w:ascii="Times New Roman" w:hAnsi="Times New Roman" w:cs="Times New Roman"/>
          </w:rPr>
          <w:t xml:space="preserve"> line</w:t>
        </w:r>
      </w:ins>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del w:id="196" w:author="James Santangelo" w:date="2018-03-14T18:17:00Z">
        <w:r w:rsidRPr="00CB0ADF" w:rsidDel="004F5B67">
          <w:rPr>
            <w:rFonts w:ascii="Times New Roman" w:hAnsi="Times New Roman" w:cs="Times New Roman"/>
          </w:rPr>
          <w:delText xml:space="preserve">inverted </w:delText>
        </w:r>
      </w:del>
      <w:ins w:id="197" w:author="James Santangelo" w:date="2018-03-14T18:17:00Z">
        <w:r w:rsidR="004F5B67">
          <w:rPr>
            <w:rFonts w:ascii="Times New Roman" w:hAnsi="Times New Roman" w:cs="Times New Roman"/>
          </w:rPr>
          <w:t>diamond</w:t>
        </w:r>
        <w:r w:rsidR="004F5B67" w:rsidRPr="00CB0ADF">
          <w:rPr>
            <w:rFonts w:ascii="Times New Roman" w:hAnsi="Times New Roman" w:cs="Times New Roman"/>
          </w:rPr>
          <w:t xml:space="preserve"> </w:t>
        </w:r>
      </w:ins>
      <w:r w:rsidRPr="00CB0ADF">
        <w:rPr>
          <w:rFonts w:ascii="Times New Roman" w:hAnsi="Times New Roman" w:cs="Times New Roman"/>
        </w:rPr>
        <w:t>triangle</w:t>
      </w:r>
      <w:ins w:id="198" w:author="James Santangelo" w:date="2018-03-14T18:16:00Z">
        <w:r w:rsidR="004F5B67">
          <w:rPr>
            <w:rFonts w:ascii="Times New Roman" w:hAnsi="Times New Roman" w:cs="Times New Roman"/>
          </w:rPr>
          <w:t xml:space="preserve"> </w:t>
        </w:r>
      </w:ins>
      <w:ins w:id="199" w:author="James Santangelo" w:date="2018-03-14T18:17:00Z">
        <w:r w:rsidR="004F5B67">
          <w:rPr>
            <w:rFonts w:ascii="Times New Roman" w:hAnsi="Times New Roman" w:cs="Times New Roman"/>
          </w:rPr>
          <w:t>with dashed line</w:t>
        </w:r>
      </w:ins>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ins w:id="200" w:author="James Santangelo" w:date="2018-03-14T18:17:00Z">
        <w:r w:rsidR="004F5B67">
          <w:rPr>
            <w:rFonts w:ascii="Times New Roman" w:hAnsi="Times New Roman" w:cs="Times New Roman"/>
          </w:rPr>
          <w:t xml:space="preserve"> with dashed line</w:t>
        </w:r>
      </w:ins>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ins w:id="201" w:author="James Santangelo" w:date="2018-03-14T18:17:00Z">
        <w:r w:rsidR="004F5B67">
          <w:rPr>
            <w:rFonts w:ascii="Times New Roman" w:hAnsi="Times New Roman" w:cs="Times New Roman"/>
          </w:rPr>
          <w:t xml:space="preserve"> with solid line</w:t>
        </w:r>
      </w:ins>
      <w:r w:rsidRPr="00CB0ADF">
        <w:rPr>
          <w:rFonts w:ascii="Times New Roman" w:hAnsi="Times New Roman" w:cs="Times New Roman"/>
        </w:rPr>
        <w:t>) clines</w:t>
      </w:r>
      <w:ins w:id="202" w:author="James Santangelo" w:date="2018-03-13T17:14:00Z">
        <w:r w:rsidR="0043520E">
          <w:rPr>
            <w:rFonts w:ascii="Times New Roman" w:hAnsi="Times New Roman" w:cs="Times New Roman"/>
          </w:rPr>
          <w:t xml:space="preserve"> under varying strengths of drift, simulated by varying the minimum urban population size</w:t>
        </w:r>
      </w:ins>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ins w:id="203" w:author="James Santangelo" w:date="2018-03-14T16:20:00Z">
        <w:r w:rsidR="00301E34">
          <w:rPr>
            <w:rFonts w:ascii="Times New Roman" w:hAnsi="Times New Roman" w:cs="Times New Roman"/>
          </w:rPr>
          <w:t xml:space="preserve">(i.e. drift scenario 1) </w:t>
        </w:r>
      </w:ins>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3-13T08:25:00Z" w:initials="MOU">
    <w:p w14:paraId="7881D8B7" w14:textId="636F43FC" w:rsidR="00A95C65" w:rsidRDefault="00A95C65">
      <w:pPr>
        <w:pStyle w:val="CommentText"/>
      </w:pPr>
      <w:r>
        <w:rPr>
          <w:rStyle w:val="CommentReference"/>
        </w:rPr>
        <w:annotationRef/>
      </w:r>
      <w:r>
        <w:t>Suggested by reviewer 1. Rob and I prefer “modern” over “contemporary”</w:t>
      </w:r>
    </w:p>
  </w:comment>
  <w:comment w:id="4" w:author="James Santangelo" w:date="2018-03-16T09:14:00Z" w:initials="MOU">
    <w:p w14:paraId="132691DC" w14:textId="7209286E" w:rsidR="00352E2B" w:rsidRDefault="00352E2B">
      <w:pPr>
        <w:pStyle w:val="CommentText"/>
      </w:pPr>
      <w:r>
        <w:rPr>
          <w:rStyle w:val="CommentReference"/>
        </w:rPr>
        <w:annotationRef/>
      </w:r>
      <w:r>
        <w:t xml:space="preserve">Ken had the comment that after reading the abstract he thought: “Hmmm…so it’s all drift”. Only after reading the discussion did he realize we discuss the lack of neutral clines that suggest </w:t>
      </w:r>
      <w:proofErr w:type="spellStart"/>
      <w:r>
        <w:t>cyanogenesis</w:t>
      </w:r>
      <w:proofErr w:type="spellEnd"/>
      <w:r>
        <w:t xml:space="preserve"> clines are likely adaptive. Any thoughts on how (or whether) we could revise the wording in the abstract to prevent misleading readers familiar with the system that drift </w:t>
      </w:r>
      <w:r w:rsidRPr="00352E2B">
        <w:rPr>
          <w:b/>
        </w:rPr>
        <w:t>is</w:t>
      </w:r>
      <w:r>
        <w:t xml:space="preserve"> responsible for HCN producing clines, despite the fact that it </w:t>
      </w:r>
      <w:r>
        <w:rPr>
          <w:b/>
        </w:rPr>
        <w:t xml:space="preserve">can </w:t>
      </w:r>
      <w:r>
        <w:t>produce clines?</w:t>
      </w:r>
    </w:p>
  </w:comment>
  <w:comment w:id="174" w:author="James Santangelo" w:date="2018-03-16T10:08:00Z" w:initials="MOU">
    <w:p w14:paraId="689482AE" w14:textId="52711A90" w:rsidR="005C0BFE" w:rsidRDefault="005C0BFE">
      <w:pPr>
        <w:pStyle w:val="CommentText"/>
      </w:pPr>
      <w:r>
        <w:rPr>
          <w:rStyle w:val="CommentReference"/>
        </w:rPr>
        <w:annotationRef/>
      </w:r>
      <w:r>
        <w:t xml:space="preserve">Not sure if this is the most appropriate adjective. </w:t>
      </w:r>
      <w:bookmarkStart w:id="176" w:name="_GoBack"/>
      <w:bookmarkEnd w:id="17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1D8B7" w15:done="0"/>
  <w15:commentEx w15:paraId="132691DC" w15:done="0"/>
  <w15:commentEx w15:paraId="68948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1D8B7" w16cid:durableId="1E520972"/>
  <w16cid:commentId w16cid:paraId="132691DC" w16cid:durableId="1E560988"/>
  <w16cid:commentId w16cid:paraId="689482AE" w16cid:durableId="1E5616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D6117" w14:textId="77777777" w:rsidR="00B66D5D" w:rsidRDefault="00B66D5D">
      <w:r>
        <w:separator/>
      </w:r>
    </w:p>
  </w:endnote>
  <w:endnote w:type="continuationSeparator" w:id="0">
    <w:p w14:paraId="32DC65D6" w14:textId="77777777" w:rsidR="00B66D5D" w:rsidRDefault="00B66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F3461" w14:textId="77777777" w:rsidR="00B66D5D" w:rsidRDefault="00B66D5D">
      <w:r>
        <w:separator/>
      </w:r>
    </w:p>
  </w:footnote>
  <w:footnote w:type="continuationSeparator" w:id="0">
    <w:p w14:paraId="1381B1C8" w14:textId="77777777" w:rsidR="00B66D5D" w:rsidRDefault="00B66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7F22"/>
    <w:rsid w:val="000A2FE1"/>
    <w:rsid w:val="000A63E6"/>
    <w:rsid w:val="000B2C50"/>
    <w:rsid w:val="000C6745"/>
    <w:rsid w:val="000D475F"/>
    <w:rsid w:val="000F0387"/>
    <w:rsid w:val="000F2B5C"/>
    <w:rsid w:val="00103111"/>
    <w:rsid w:val="00110B09"/>
    <w:rsid w:val="00116984"/>
    <w:rsid w:val="00161906"/>
    <w:rsid w:val="00173A47"/>
    <w:rsid w:val="001A1846"/>
    <w:rsid w:val="001A52DA"/>
    <w:rsid w:val="001B25B3"/>
    <w:rsid w:val="001C12AC"/>
    <w:rsid w:val="001D01D3"/>
    <w:rsid w:val="001D4BD2"/>
    <w:rsid w:val="001D70A4"/>
    <w:rsid w:val="001D7CF4"/>
    <w:rsid w:val="001F2457"/>
    <w:rsid w:val="00212AC5"/>
    <w:rsid w:val="0021527B"/>
    <w:rsid w:val="00216540"/>
    <w:rsid w:val="00235FBD"/>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7791"/>
    <w:rsid w:val="00383524"/>
    <w:rsid w:val="0038674C"/>
    <w:rsid w:val="0039649B"/>
    <w:rsid w:val="003970AC"/>
    <w:rsid w:val="003A35C7"/>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82A61"/>
    <w:rsid w:val="006937D2"/>
    <w:rsid w:val="00695730"/>
    <w:rsid w:val="006B2E94"/>
    <w:rsid w:val="006B622C"/>
    <w:rsid w:val="006C381B"/>
    <w:rsid w:val="006C54A7"/>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7DCC"/>
    <w:rsid w:val="009A063B"/>
    <w:rsid w:val="009A2CD2"/>
    <w:rsid w:val="009A30E9"/>
    <w:rsid w:val="009A611C"/>
    <w:rsid w:val="009A6339"/>
    <w:rsid w:val="009B7797"/>
    <w:rsid w:val="009C0825"/>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792B"/>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3D130F-BC7E-2742-A7F0-3828CEAA1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31</Pages>
  <Words>34194</Words>
  <Characters>194912</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82</cp:revision>
  <dcterms:created xsi:type="dcterms:W3CDTF">2018-01-20T16:56:00Z</dcterms:created>
  <dcterms:modified xsi:type="dcterms:W3CDTF">2018-03-16T14:20:00Z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