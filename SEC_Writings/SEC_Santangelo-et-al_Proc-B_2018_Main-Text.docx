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6EC3887B" w:rsidR="002F5234" w:rsidRPr="00F47CA8" w:rsidRDefault="00695730" w:rsidP="004D755B">
      <w:pPr>
        <w:spacing w:line="480" w:lineRule="auto"/>
        <w:rPr>
          <w:rFonts w:ascii="Times New Roman" w:hAnsi="Times New Roman" w:cs="Times New Roman"/>
          <w:b/>
          <w:sz w:val="32"/>
          <w:szCs w:val="32"/>
        </w:rPr>
      </w:pPr>
      <w:bookmarkStart w:id="0" w:name="_GoBack"/>
      <w:bookmarkEnd w:id="0"/>
      <w:commentRangeStart w:id="1"/>
      <w:del w:id="2" w:author="James Santangelo" w:date="2018-03-13T08:25:00Z">
        <w:r w:rsidRPr="00F47CA8" w:rsidDel="00A95C65">
          <w:rPr>
            <w:rFonts w:ascii="Times New Roman" w:hAnsi="Times New Roman" w:cs="Times New Roman"/>
            <w:b/>
            <w:sz w:val="32"/>
            <w:szCs w:val="32"/>
          </w:rPr>
          <w:delText xml:space="preserve">Urban </w:delText>
        </w:r>
      </w:del>
      <w:ins w:id="3" w:author="James Santangelo" w:date="2018-03-13T08:25:00Z">
        <w:r w:rsidR="00A95C65">
          <w:rPr>
            <w:rFonts w:ascii="Times New Roman" w:hAnsi="Times New Roman" w:cs="Times New Roman"/>
            <w:b/>
            <w:sz w:val="32"/>
            <w:szCs w:val="32"/>
          </w:rPr>
          <w:t>Modern</w:t>
        </w:r>
        <w:r w:rsidR="00A95C65" w:rsidRPr="00F47CA8">
          <w:rPr>
            <w:rFonts w:ascii="Times New Roman" w:hAnsi="Times New Roman" w:cs="Times New Roman"/>
            <w:b/>
            <w:sz w:val="32"/>
            <w:szCs w:val="32"/>
          </w:rPr>
          <w:t xml:space="preserve"> </w:t>
        </w:r>
        <w:commentRangeEnd w:id="1"/>
        <w:r w:rsidR="00A95C65">
          <w:rPr>
            <w:rStyle w:val="CommentReference"/>
          </w:rPr>
          <w:commentReference w:id="1"/>
        </w:r>
      </w:ins>
      <w:r w:rsidRPr="00F47CA8">
        <w:rPr>
          <w:rFonts w:ascii="Times New Roman" w:hAnsi="Times New Roman" w:cs="Times New Roman"/>
          <w:b/>
          <w:sz w:val="32"/>
          <w:szCs w:val="32"/>
        </w:rPr>
        <w:t>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w:t>
      </w:r>
      <w:r w:rsidR="00CE1235">
        <w:rPr>
          <w:rFonts w:ascii="Times New Roman" w:hAnsi="Times New Roman" w:cs="Times New Roman"/>
          <w:b/>
          <w:sz w:val="32"/>
          <w:szCs w:val="32"/>
        </w:rPr>
        <w:t>gene flow</w:t>
      </w:r>
      <w:r w:rsidRPr="00F47CA8">
        <w:rPr>
          <w:rFonts w:ascii="Times New Roman" w:hAnsi="Times New Roman" w:cs="Times New Roman"/>
          <w:b/>
          <w:sz w:val="32"/>
          <w:szCs w:val="32"/>
        </w:rPr>
        <w:t xml:space="preserve"> and </w:t>
      </w:r>
      <w:r w:rsidR="00CE1235">
        <w:rPr>
          <w:rFonts w:ascii="Times New Roman" w:hAnsi="Times New Roman" w:cs="Times New Roman"/>
          <w:b/>
          <w:sz w:val="32"/>
          <w:szCs w:val="32"/>
        </w:rPr>
        <w:t>natural selection</w:t>
      </w:r>
      <w:r w:rsidRPr="00F47CA8">
        <w:rPr>
          <w:rFonts w:ascii="Times New Roman" w:hAnsi="Times New Roman" w:cs="Times New Roman"/>
          <w:b/>
          <w:sz w:val="32"/>
          <w:szCs w:val="32"/>
        </w:rPr>
        <w:t xml:space="preserve">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James S. 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r w:rsidRPr="00353D38">
        <w:rPr>
          <w:rFonts w:ascii="Times New Roman" w:hAnsi="Times New Roman" w:cs="Times New Roman"/>
        </w:rPr>
        <w:t>, Marc T. J. 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r w:rsidRPr="00353D38">
        <w:rPr>
          <w:rFonts w:ascii="Times New Roman" w:hAnsi="Times New Roman" w:cs="Times New Roman"/>
        </w:rPr>
        <w:t xml:space="preserve"> and Rob W. Ness</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1</w:t>
      </w:r>
      <w:r w:rsidR="00695730" w:rsidRPr="00F47CA8">
        <w:rPr>
          <w:rFonts w:ascii="Times New Roman" w:hAnsi="Times New Roman" w:cs="Times New Roman"/>
        </w:rPr>
        <w:t>Department of Biology, University of Toronto Mississauga, Mississauga, Ontario, Canada, L5L 1C6</w:t>
      </w:r>
    </w:p>
    <w:p w14:paraId="3E553862" w14:textId="2877329C" w:rsidR="00695730"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2</w:t>
      </w:r>
      <w:r w:rsidR="00695730" w:rsidRPr="00F47CA8">
        <w:rPr>
          <w:rFonts w:ascii="Times New Roman" w:hAnsi="Times New Roman" w:cs="Times New Roman"/>
        </w:rPr>
        <w:t xml:space="preserve">Department of </w:t>
      </w:r>
      <w:r w:rsidR="007078B1" w:rsidRPr="00F47CA8">
        <w:rPr>
          <w:rFonts w:ascii="Times New Roman" w:hAnsi="Times New Roman" w:cs="Times New Roman"/>
        </w:rPr>
        <w:t xml:space="preserve">Ecology </w:t>
      </w:r>
      <w:r w:rsidR="00695730" w:rsidRPr="00F47CA8">
        <w:rPr>
          <w:rFonts w:ascii="Times New Roman" w:hAnsi="Times New Roman" w:cs="Times New Roman"/>
        </w:rPr>
        <w:t>and Evolutionary Biology, University of Toronto, Toronto, Ontario, Canada, M5S 3B2</w:t>
      </w:r>
    </w:p>
    <w:p w14:paraId="233775B9" w14:textId="57ADD655" w:rsidR="00C46889"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3</w:t>
      </w:r>
      <w:r w:rsidRPr="00F47CA8">
        <w:rPr>
          <w:rFonts w:ascii="Times New Roman" w:hAnsi="Times New Roman" w:cs="Times New Roman"/>
        </w:rPr>
        <w:t>Centre for Urban Environments, University of Toronto Mississauga, Mississauga, Ontario, Canada L5L 1C6</w:t>
      </w:r>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11"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r w:rsidRPr="00353D38">
        <w:rPr>
          <w:rFonts w:ascii="Times New Roman" w:hAnsi="Times New Roman" w:cs="Times New Roman"/>
          <w:b/>
        </w:rPr>
        <w:lastRenderedPageBreak/>
        <w:t>Abstract</w:t>
      </w:r>
    </w:p>
    <w:p w14:paraId="0B984689" w14:textId="77777777" w:rsidR="00695730" w:rsidRPr="00353D38" w:rsidRDefault="00695730">
      <w:pPr>
        <w:rPr>
          <w:rFonts w:ascii="Times New Roman" w:hAnsi="Times New Roman" w:cs="Times New Roman"/>
          <w:b/>
        </w:rPr>
      </w:pPr>
    </w:p>
    <w:p w14:paraId="7E2D7F78" w14:textId="1D6AB491" w:rsidR="006351F8" w:rsidRPr="00F218BC" w:rsidRDefault="000A2FE1" w:rsidP="006351F8">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U</w:t>
      </w:r>
      <w:r w:rsidR="006351F8">
        <w:rPr>
          <w:rFonts w:ascii="Times New Roman" w:eastAsia="Times New Roman" w:hAnsi="Times New Roman" w:cs="Times New Roman"/>
          <w:color w:val="000000" w:themeColor="text1"/>
        </w:rPr>
        <w:t>rban environments</w:t>
      </w:r>
      <w:r>
        <w:rPr>
          <w:rFonts w:ascii="Times New Roman" w:eastAsia="Times New Roman" w:hAnsi="Times New Roman" w:cs="Times New Roman"/>
          <w:color w:val="000000" w:themeColor="text1"/>
        </w:rPr>
        <w:t xml:space="preserve"> offer</w:t>
      </w:r>
      <w:r w:rsidR="006351F8">
        <w:rPr>
          <w:rFonts w:ascii="Times New Roman" w:eastAsia="Times New Roman" w:hAnsi="Times New Roman" w:cs="Times New Roman"/>
          <w:color w:val="000000" w:themeColor="text1"/>
        </w:rPr>
        <w:t xml:space="preserve"> the opportunity to study the role of adaptive and non-adaptive evolutionary processes on an unprecedented scale. </w:t>
      </w:r>
      <w:r w:rsidR="006351F8">
        <w:rPr>
          <w:rFonts w:ascii="Times New Roman" w:hAnsi="Times New Roman" w:cs="Times New Roman"/>
        </w:rPr>
        <w:t>While</w:t>
      </w:r>
      <w:r w:rsidR="006351F8">
        <w:rPr>
          <w:rFonts w:ascii="Times New Roman" w:eastAsia="Times New Roman" w:hAnsi="Times New Roman" w:cs="Times New Roman"/>
          <w:color w:val="000000" w:themeColor="text1"/>
        </w:rPr>
        <w:t xml:space="preserve"> t</w:t>
      </w:r>
      <w:r w:rsidR="006351F8" w:rsidRPr="00F218BC">
        <w:rPr>
          <w:rFonts w:ascii="Times New Roman" w:eastAsia="Times New Roman" w:hAnsi="Times New Roman" w:cs="Times New Roman"/>
          <w:color w:val="000000" w:themeColor="text1"/>
        </w:rPr>
        <w:t>he presence of parallel clines</w:t>
      </w:r>
      <w:r w:rsidR="006351F8">
        <w:rPr>
          <w:rFonts w:ascii="Times New Roman" w:eastAsia="Times New Roman" w:hAnsi="Times New Roman" w:cs="Times New Roman"/>
          <w:color w:val="000000" w:themeColor="text1"/>
        </w:rPr>
        <w:t xml:space="preserve"> in heritable phenotypic traits</w:t>
      </w:r>
      <w:r w:rsidR="006351F8" w:rsidRPr="00F218BC">
        <w:rPr>
          <w:rFonts w:ascii="Times New Roman" w:eastAsia="Times New Roman" w:hAnsi="Times New Roman" w:cs="Times New Roman"/>
          <w:color w:val="000000" w:themeColor="text1"/>
        </w:rPr>
        <w:t xml:space="preserve"> is often considered strong evidence for t</w:t>
      </w:r>
      <w:r w:rsidR="006351F8">
        <w:rPr>
          <w:rFonts w:ascii="Times New Roman" w:eastAsia="Times New Roman" w:hAnsi="Times New Roman" w:cs="Times New Roman"/>
          <w:color w:val="000000" w:themeColor="text1"/>
        </w:rPr>
        <w:t xml:space="preserve">he role of natural selection, non-adaptive evolutionary processes can also generate </w:t>
      </w:r>
      <w:r w:rsidR="00EA522E">
        <w:rPr>
          <w:rFonts w:ascii="Times New Roman" w:eastAsia="Times New Roman" w:hAnsi="Times New Roman" w:cs="Times New Roman"/>
          <w:color w:val="000000" w:themeColor="text1"/>
        </w:rPr>
        <w:t>clines,</w:t>
      </w:r>
      <w:r w:rsidR="006351F8">
        <w:rPr>
          <w:rFonts w:ascii="Times New Roman" w:eastAsia="Times New Roman" w:hAnsi="Times New Roman" w:cs="Times New Roman"/>
          <w:color w:val="000000" w:themeColor="text1"/>
        </w:rPr>
        <w:t xml:space="preserve"> and this may be more likely when traits have a non-additive genetic basis due to epistasis</w:t>
      </w:r>
      <w:r w:rsidR="006351F8" w:rsidRPr="00F218BC">
        <w:rPr>
          <w:rFonts w:ascii="Times New Roman" w:eastAsia="Times New Roman" w:hAnsi="Times New Roman" w:cs="Times New Roman"/>
          <w:color w:val="000000" w:themeColor="text1"/>
        </w:rPr>
        <w:t>. In this paper, we use spatially-explicit</w:t>
      </w:r>
      <w:r w:rsidR="006351F8">
        <w:rPr>
          <w:rFonts w:ascii="Times New Roman" w:eastAsia="Times New Roman" w:hAnsi="Times New Roman" w:cs="Times New Roman"/>
          <w:color w:val="000000" w:themeColor="text1"/>
        </w:rPr>
        <w:t xml:space="preserve"> </w:t>
      </w:r>
      <w:r w:rsidR="006351F8" w:rsidRPr="00F218BC">
        <w:rPr>
          <w:rFonts w:ascii="Times New Roman" w:eastAsia="Times New Roman" w:hAnsi="Times New Roman" w:cs="Times New Roman"/>
          <w:color w:val="000000" w:themeColor="text1"/>
        </w:rPr>
        <w:t xml:space="preserve">simulations modelled according to the cyanogenesis </w:t>
      </w:r>
      <w:r w:rsidR="006351F8">
        <w:rPr>
          <w:rFonts w:ascii="Times New Roman" w:eastAsia="Times New Roman" w:hAnsi="Times New Roman" w:cs="Times New Roman"/>
          <w:color w:val="000000" w:themeColor="text1"/>
        </w:rPr>
        <w:t xml:space="preserve">(HCN) </w:t>
      </w:r>
      <w:r w:rsidR="006351F8" w:rsidRPr="00F218BC">
        <w:rPr>
          <w:rFonts w:ascii="Times New Roman" w:eastAsia="Times New Roman" w:hAnsi="Times New Roman" w:cs="Times New Roman"/>
          <w:color w:val="000000" w:themeColor="text1"/>
        </w:rPr>
        <w:t>polymorphism in white clover (</w:t>
      </w:r>
      <w:r w:rsidR="006351F8" w:rsidRPr="00F218BC">
        <w:rPr>
          <w:rFonts w:ascii="Times New Roman" w:eastAsia="Times New Roman" w:hAnsi="Times New Roman" w:cs="Times New Roman"/>
          <w:i/>
          <w:iCs/>
          <w:color w:val="000000" w:themeColor="text1"/>
        </w:rPr>
        <w:t>Trifolium repens</w:t>
      </w:r>
      <w:r w:rsidR="006351F8" w:rsidRPr="00F218BC">
        <w:rPr>
          <w:rFonts w:ascii="Times New Roman" w:eastAsia="Times New Roman" w:hAnsi="Times New Roman" w:cs="Times New Roman"/>
          <w:color w:val="000000" w:themeColor="text1"/>
        </w:rPr>
        <w:t xml:space="preserve">) to examine the formation of phenotypic clines </w:t>
      </w:r>
      <w:r w:rsidR="006351F8">
        <w:rPr>
          <w:rFonts w:ascii="Times New Roman" w:eastAsia="Times New Roman" w:hAnsi="Times New Roman" w:cs="Times New Roman"/>
          <w:color w:val="000000" w:themeColor="text1"/>
        </w:rPr>
        <w:t xml:space="preserve">along urbanization gradients </w:t>
      </w:r>
      <w:r w:rsidR="006351F8" w:rsidRPr="00F218BC">
        <w:rPr>
          <w:rFonts w:ascii="Times New Roman" w:eastAsia="Times New Roman" w:hAnsi="Times New Roman" w:cs="Times New Roman"/>
          <w:color w:val="000000" w:themeColor="text1"/>
        </w:rPr>
        <w:t xml:space="preserve">under varying levels of drift, gene flow and selection. HCN results from an </w:t>
      </w:r>
      <w:r w:rsidR="006351F8">
        <w:rPr>
          <w:rFonts w:ascii="Times New Roman" w:eastAsia="Times New Roman" w:hAnsi="Times New Roman" w:cs="Times New Roman"/>
          <w:color w:val="000000" w:themeColor="text1"/>
        </w:rPr>
        <w:t xml:space="preserve">epistatic </w:t>
      </w:r>
      <w:r w:rsidR="006351F8"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susceptible to decreases in HCN frequencies via drift.</w:t>
      </w:r>
      <w:r w:rsidR="006351F8" w:rsidRPr="00AB7222">
        <w:rPr>
          <w:rFonts w:ascii="Times New Roman" w:eastAsia="Times New Roman" w:hAnsi="Times New Roman" w:cs="Times New Roman"/>
          <w:color w:val="000000" w:themeColor="text1"/>
        </w:rPr>
        <w:t> </w:t>
      </w:r>
      <w:r w:rsidR="006351F8">
        <w:rPr>
          <w:rFonts w:ascii="Times New Roman" w:eastAsia="Times New Roman" w:hAnsi="Times New Roman" w:cs="Times New Roman"/>
          <w:color w:val="000000" w:themeColor="text1"/>
        </w:rPr>
        <w:t>G</w:t>
      </w:r>
      <w:r w:rsidR="006351F8" w:rsidRPr="00F218BC">
        <w:rPr>
          <w:rFonts w:ascii="Times New Roman" w:eastAsia="Times New Roman" w:hAnsi="Times New Roman" w:cs="Times New Roman"/>
          <w:color w:val="000000" w:themeColor="text1"/>
        </w:rPr>
        <w:t>radients in the strength of drift</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across a landscape resulted in phenotypic clines with</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lower frequencies</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of HCN in strongly drifting populations</w:t>
      </w:r>
      <w:r w:rsidR="006351F8">
        <w:rPr>
          <w:rFonts w:ascii="Times New Roman" w:eastAsia="Times New Roman" w:hAnsi="Times New Roman" w:cs="Times New Roman"/>
          <w:color w:val="000000" w:themeColor="text1"/>
        </w:rPr>
        <w:t xml:space="preserve">, giving the misleading </w:t>
      </w:r>
      <w:r w:rsidR="006351F8" w:rsidRPr="00F218BC">
        <w:rPr>
          <w:rFonts w:ascii="Times New Roman" w:eastAsia="Times New Roman" w:hAnsi="Times New Roman" w:cs="Times New Roman"/>
          <w:color w:val="000000" w:themeColor="text1"/>
        </w:rPr>
        <w:t xml:space="preserve">appearance of </w:t>
      </w:r>
      <w:r w:rsidR="006351F8" w:rsidRPr="006C5BE3">
        <w:rPr>
          <w:rFonts w:ascii="Times New Roman" w:eastAsia="Times New Roman" w:hAnsi="Times New Roman" w:cs="Times New Roman"/>
          <w:color w:val="000000" w:themeColor="text1"/>
        </w:rPr>
        <w:t xml:space="preserve">deterministic adaptive changes in the phenotype. </w:t>
      </w:r>
      <w:r w:rsidR="006351F8" w:rsidRPr="00DD20C5">
        <w:rPr>
          <w:rFonts w:ascii="Times New Roman" w:eastAsia="Times New Roman" w:hAnsi="Times New Roman" w:cs="Times New Roman"/>
          <w:color w:val="000000" w:themeColor="text1"/>
        </w:rPr>
        <w:t xml:space="preserve">Studies of heritable phenotypic change in urban populations </w:t>
      </w:r>
      <w:ins w:id="4" w:author="James Santangelo" w:date="2018-03-21T12:29:00Z">
        <w:r w:rsidR="006C5BE3" w:rsidRPr="006C5BE3">
          <w:rPr>
            <w:rFonts w:ascii="Times New Roman" w:hAnsi="Times New Roman" w:cs="Times New Roman"/>
            <w:rPrChange w:id="5" w:author="James Santangelo" w:date="2018-03-21T12:29:00Z">
              <w:rPr/>
            </w:rPrChange>
          </w:rPr>
          <w:t>should generate null models of phenotypic change based on the genetic architecture underlying focal traits</w:t>
        </w:r>
      </w:ins>
      <w:del w:id="6" w:author="James Santangelo" w:date="2018-03-21T12:29:00Z">
        <w:r w:rsidR="006351F8" w:rsidRPr="006C5BE3" w:rsidDel="006C5BE3">
          <w:rPr>
            <w:rFonts w:ascii="Times New Roman" w:eastAsia="Times New Roman" w:hAnsi="Times New Roman" w:cs="Times New Roman"/>
            <w:color w:val="000000" w:themeColor="text1"/>
          </w:rPr>
          <w:delText>should take explicit consideration of the genetic architecture underlying focal traits</w:delText>
        </w:r>
      </w:del>
      <w:ins w:id="7" w:author="James Santangelo" w:date="2018-03-16T09:14:00Z">
        <w:r w:rsidR="00352E2B" w:rsidRPr="006C5BE3">
          <w:rPr>
            <w:rFonts w:ascii="Times New Roman" w:eastAsia="Times New Roman" w:hAnsi="Times New Roman" w:cs="Times New Roman"/>
            <w:color w:val="000000" w:themeColor="text1"/>
          </w:rPr>
          <w:t xml:space="preserve"> </w:t>
        </w:r>
      </w:ins>
      <w:del w:id="8" w:author="James Santangelo" w:date="2018-03-21T12:31:00Z">
        <w:r w:rsidR="006351F8" w:rsidDel="00DD20C5">
          <w:rPr>
            <w:rFonts w:ascii="Times New Roman" w:eastAsia="Times New Roman" w:hAnsi="Times New Roman" w:cs="Times New Roman"/>
            <w:color w:val="000000" w:themeColor="text1"/>
          </w:rPr>
          <w:delText xml:space="preserve"> </w:delText>
        </w:r>
      </w:del>
      <w:r w:rsidR="006351F8">
        <w:rPr>
          <w:rFonts w:ascii="Times New Roman" w:eastAsia="Times New Roman" w:hAnsi="Times New Roman" w:cs="Times New Roman"/>
          <w:color w:val="000000" w:themeColor="text1"/>
        </w:rPr>
        <w:t>prior to invoking selection’s role in generating adaptive differentiation</w:t>
      </w:r>
      <w:commentRangeStart w:id="9"/>
      <w:commentRangeStart w:id="10"/>
      <w:commentRangeStart w:id="11"/>
      <w:commentRangeStart w:id="12"/>
      <w:r w:rsidR="006351F8">
        <w:rPr>
          <w:rFonts w:ascii="Times New Roman" w:eastAsia="Times New Roman" w:hAnsi="Times New Roman" w:cs="Times New Roman"/>
          <w:color w:val="000000" w:themeColor="text1"/>
        </w:rPr>
        <w:t>.</w:t>
      </w:r>
      <w:commentRangeEnd w:id="9"/>
      <w:r w:rsidR="00DD20C5">
        <w:rPr>
          <w:rStyle w:val="CommentReference"/>
        </w:rPr>
        <w:commentReference w:id="9"/>
      </w:r>
      <w:commentRangeEnd w:id="10"/>
      <w:r w:rsidR="00DD20C5">
        <w:rPr>
          <w:rStyle w:val="CommentReference"/>
        </w:rPr>
        <w:commentReference w:id="10"/>
      </w:r>
      <w:commentRangeEnd w:id="11"/>
      <w:r w:rsidR="00DD20C5">
        <w:rPr>
          <w:rStyle w:val="CommentReference"/>
        </w:rPr>
        <w:commentReference w:id="11"/>
      </w:r>
      <w:commentRangeEnd w:id="12"/>
      <w:r w:rsidR="00631F5F">
        <w:rPr>
          <w:rStyle w:val="CommentReference"/>
        </w:rPr>
        <w:commentReference w:id="12"/>
      </w:r>
      <w:r w:rsidR="006351F8">
        <w:rPr>
          <w:rFonts w:ascii="Times New Roman" w:eastAsia="Times New Roman" w:hAnsi="Times New Roman" w:cs="Times New Roman"/>
          <w:color w:val="000000" w:themeColor="text1"/>
        </w:rPr>
        <w:t xml:space="preserve">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065C8F5E" w:rsidR="00695730" w:rsidRPr="006C54A7" w:rsidRDefault="00695730">
      <w:pPr>
        <w:rPr>
          <w:rFonts w:ascii="Times New Roman" w:hAnsi="Times New Roman" w:cs="Times New Roman"/>
        </w:rPr>
      </w:pPr>
      <w:r w:rsidRPr="00353D38">
        <w:rPr>
          <w:rFonts w:ascii="Times New Roman" w:hAnsi="Times New Roman" w:cs="Times New Roman"/>
          <w:b/>
        </w:rPr>
        <w:t>Keywords:</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EA522E">
        <w:rPr>
          <w:rFonts w:ascii="Times New Roman" w:hAnsi="Times New Roman" w:cs="Times New Roman"/>
        </w:rPr>
        <w:t>Epistasis</w:t>
      </w:r>
      <w:r w:rsidR="00D6079A">
        <w:rPr>
          <w:rFonts w:ascii="Times New Roman" w:hAnsi="Times New Roman" w:cs="Times New Roman"/>
        </w:rPr>
        <w:t xml:space="preserve">; </w:t>
      </w:r>
      <w:r w:rsidR="004D755B">
        <w:rPr>
          <w:rFonts w:ascii="Times New Roman" w:hAnsi="Times New Roman" w:cs="Times New Roman"/>
        </w:rPr>
        <w:t xml:space="preserve">Multi-locus; </w:t>
      </w:r>
      <w:r w:rsidR="00D6079A">
        <w:rPr>
          <w:rFonts w:ascii="Times New Roman" w:hAnsi="Times New Roman" w:cs="Times New Roman"/>
        </w:rPr>
        <w:t xml:space="preserve">Parallelism; </w:t>
      </w:r>
      <w:r w:rsidR="004D755B">
        <w:rPr>
          <w:rFonts w:ascii="Times New Roman" w:hAnsi="Times New Roman" w:cs="Times New Roman"/>
        </w:rPr>
        <w:t>Stochastic</w:t>
      </w:r>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660211C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w:t>
      </w:r>
      <w:r w:rsidR="006351F8">
        <w:rPr>
          <w:rFonts w:ascii="Times New Roman" w:hAnsi="Times New Roman" w:cs="Times New Roman"/>
        </w:rPr>
        <w:t xml:space="preserve">a heritable </w:t>
      </w:r>
      <w:r w:rsidRPr="00353D38">
        <w:rPr>
          <w:rFonts w:ascii="Times New Roman" w:hAnsi="Times New Roman" w:cs="Times New Roman"/>
        </w:rPr>
        <w:t xml:space="preserve">phenotype over a geographical area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"ITEM-1", "issue" : "3587", "issued" : { "date-parts" : [ [ "1938" ] ] }, "page" : "219-220", "title" : "Clines: an auxiliary taxonomic principle", "type" : "article-journal", "volume" : "142" }, "uris" : [ "http://www.mendeley.com/documents/?uuid=a15e0aec-d105-409d-aa81-b49fbeedc57a" ] } ], "mendeley" : { "formattedCitation" : "[1]", "plainTextFormattedCitation" : "[1]", "previouslyFormattedCitation" : "[1]"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[1]</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"[2]", "plainTextFormattedCitation" : "[2]", "previouslyFormattedCitation" : "[2]"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[2]</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w:t>
      </w:r>
      <w:r w:rsidR="007C21D0">
        <w:rPr>
          <w:rFonts w:ascii="Times New Roman" w:hAnsi="Times New Roman" w:cs="Times New Roman"/>
        </w:rPr>
        <w:t>genetic drift, gene flow and natural selection</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"ITEM-2", "issue" : "3", "issued" : { "date-parts" : [ [ "1948" ] ] }, "page" : "277-284", "title" : "The theory of a cline", "type" : "article-journal", "volume" : "48" }, "uris" : [ "http://www.mendeley.com/documents/?uuid=668ea84f-5209-41d2-8cde-4843963de770" ] }, { "id" : "ITEM-3",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"ITEM-3", "issue" : "970", "issued" : { "date-parts" : [ [ "1975" ] ] }, "page" : "659-676", "title" : "Gene frequency clines in the presence of selection opposed by gene flow", "type" : "article-journal", "volume" : "109" }, "uris" : [ "http://www.mendeley.com/documents/?uuid=93a51f26-0422-47f5-b341-11038c617e3d" ] } ], "mendeley" : { "formattedCitation" : "[3\u20135]", "plainTextFormattedCitation" : "[3\u20135]", "previouslyFormattedCitation" : "[3\u20135]"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[3–5]</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w:t>
      </w:r>
      <w:r w:rsidR="00EA522E">
        <w:rPr>
          <w:rFonts w:ascii="Times New Roman" w:hAnsi="Times New Roman" w:cs="Times New Roman"/>
        </w:rPr>
        <w:t>seeking to explore</w:t>
      </w:r>
      <w:r w:rsidRPr="00353D38">
        <w:rPr>
          <w:rFonts w:ascii="Times New Roman" w:hAnsi="Times New Roman" w:cs="Times New Roman"/>
        </w:rPr>
        <w:t xml:space="preserv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2C3EB4D6" w:rsidR="00695730" w:rsidRPr="007C21D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w:t>
      </w:r>
      <w:r w:rsidR="00AE2E2B">
        <w:rPr>
          <w:rFonts w:ascii="Times New Roman" w:hAnsi="Times New Roman" w:cs="Times New Roman"/>
        </w:rPr>
        <w:t>phenotype</w:t>
      </w:r>
      <w:r w:rsidR="00AE2E2B" w:rsidRPr="00353D38">
        <w:rPr>
          <w:rFonts w:ascii="Times New Roman" w:hAnsi="Times New Roman" w:cs="Times New Roman"/>
        </w:rPr>
        <w:t xml:space="preserve"> </w:t>
      </w:r>
      <w:r w:rsidRPr="00353D38">
        <w:rPr>
          <w:rFonts w:ascii="Times New Roman" w:hAnsi="Times New Roman" w:cs="Times New Roman"/>
        </w:rPr>
        <w:t xml:space="preserve">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"[6]", "plainTextFormattedCitation" : "[6]", "previouslyFormattedCitation" : "[6]"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[6]</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"[7]", "plainTextFormattedCitation" : "[7]", "previouslyFormattedCitation" : "[7]"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[7]</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[8]</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"[9]", "plainTextFormattedCitation" : "[9]", "previouslyFormattedCitation" : "[9]"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[9]</w:t>
      </w:r>
      <w:r w:rsidRPr="00353D38">
        <w:rPr>
          <w:rFonts w:ascii="Times New Roman" w:hAnsi="Times New Roman" w:cs="Times New Roman"/>
        </w:rPr>
        <w:fldChar w:fldCharType="end"/>
      </w:r>
      <w:r w:rsidRPr="00353D38">
        <w:rPr>
          <w:rFonts w:ascii="Times New Roman" w:hAnsi="Times New Roman" w:cs="Times New Roman"/>
        </w:rPr>
        <w:t xml:space="preserve">. Disentangling the </w:t>
      </w:r>
      <w:r w:rsidRPr="007C21D0">
        <w:rPr>
          <w:rFonts w:ascii="Times New Roman" w:hAnsi="Times New Roman" w:cs="Times New Roman"/>
        </w:rPr>
        <w:t xml:space="preserve">relative importance of stochastic and deterministic forces in the formation of clines is thus essential prior to invoking </w:t>
      </w:r>
      <w:r w:rsidR="00EA522E">
        <w:rPr>
          <w:rFonts w:ascii="Times New Roman" w:hAnsi="Times New Roman" w:cs="Times New Roman"/>
        </w:rPr>
        <w:t>selection’s role</w:t>
      </w:r>
      <w:r w:rsidRPr="007C21D0">
        <w:rPr>
          <w:rFonts w:ascii="Times New Roman" w:hAnsi="Times New Roman" w:cs="Times New Roman"/>
        </w:rPr>
        <w:t xml:space="preserve"> in generating differentiation among populations.</w:t>
      </w:r>
    </w:p>
    <w:p w14:paraId="3046B036" w14:textId="17E0B102" w:rsidR="00695730" w:rsidRPr="00353D38" w:rsidRDefault="007C21D0" w:rsidP="00695730">
      <w:pPr>
        <w:spacing w:line="480" w:lineRule="auto"/>
        <w:ind w:firstLine="360"/>
        <w:rPr>
          <w:rFonts w:ascii="Times New Roman" w:hAnsi="Times New Roman" w:cs="Times New Roman"/>
        </w:rPr>
      </w:pPr>
      <w:r w:rsidRPr="007C21D0">
        <w:rPr>
          <w:rFonts w:ascii="Times New Roman" w:hAnsi="Times New Roman" w:cs="Times New Roman"/>
        </w:rPr>
        <w:t xml:space="preserve">If </w:t>
      </w:r>
      <w:del w:id="13" w:author="Rob Ness" w:date="2018-03-21T11:11:00Z">
        <w:r w:rsidRPr="007C21D0" w:rsidDel="009D1711">
          <w:rPr>
            <w:rFonts w:ascii="Times New Roman" w:hAnsi="Times New Roman" w:cs="Times New Roman"/>
          </w:rPr>
          <w:delText>parallel</w:delText>
        </w:r>
        <w:r w:rsidR="006351F8" w:rsidDel="009D1711">
          <w:rPr>
            <w:rFonts w:ascii="Times New Roman" w:hAnsi="Times New Roman" w:cs="Times New Roman"/>
          </w:rPr>
          <w:delText xml:space="preserve"> clines</w:delText>
        </w:r>
        <w:r w:rsidRPr="007C21D0" w:rsidDel="009D1711">
          <w:rPr>
            <w:rFonts w:ascii="Times New Roman" w:hAnsi="Times New Roman" w:cs="Times New Roman"/>
          </w:rPr>
          <w:delText xml:space="preserve"> </w:delText>
        </w:r>
      </w:del>
      <w:ins w:id="14" w:author="James Santangelo" w:date="2018-03-13T09:21:00Z">
        <w:del w:id="15" w:author="Rob Ness" w:date="2018-03-21T11:11:00Z">
          <w:r w:rsidR="006F371D" w:rsidDel="009D1711">
            <w:rPr>
              <w:rFonts w:ascii="Times New Roman" w:hAnsi="Times New Roman" w:cs="Times New Roman"/>
            </w:rPr>
            <w:delText xml:space="preserve">(i.e. </w:delText>
          </w:r>
        </w:del>
        <w:r w:rsidR="006F371D" w:rsidRPr="00353D38">
          <w:rPr>
            <w:rFonts w:ascii="Times New Roman" w:hAnsi="Times New Roman" w:cs="Times New Roman"/>
          </w:rPr>
          <w:t>multiple independent clines in the same direction</w:t>
        </w:r>
      </w:ins>
      <w:ins w:id="16" w:author="Rob Ness" w:date="2018-03-21T11:11:00Z">
        <w:r w:rsidR="009D1711">
          <w:rPr>
            <w:rFonts w:ascii="Times New Roman" w:hAnsi="Times New Roman" w:cs="Times New Roman"/>
          </w:rPr>
          <w:t xml:space="preserve">. (i.e. </w:t>
        </w:r>
        <w:r w:rsidR="009D1711" w:rsidRPr="007C21D0">
          <w:rPr>
            <w:rFonts w:ascii="Times New Roman" w:hAnsi="Times New Roman" w:cs="Times New Roman"/>
          </w:rPr>
          <w:t>parallel</w:t>
        </w:r>
        <w:r w:rsidR="009D1711">
          <w:rPr>
            <w:rFonts w:ascii="Times New Roman" w:hAnsi="Times New Roman" w:cs="Times New Roman"/>
          </w:rPr>
          <w:t xml:space="preserve"> clines</w:t>
        </w:r>
      </w:ins>
      <w:ins w:id="17" w:author="James Santangelo" w:date="2018-03-13T09:21:00Z">
        <w:r w:rsidR="006F371D">
          <w:rPr>
            <w:rFonts w:ascii="Times New Roman" w:hAnsi="Times New Roman" w:cs="Times New Roman"/>
          </w:rPr>
          <w:t>)</w:t>
        </w:r>
        <w:r w:rsidR="006F371D" w:rsidRPr="007C21D0">
          <w:rPr>
            <w:rFonts w:ascii="Times New Roman" w:hAnsi="Times New Roman" w:cs="Times New Roman"/>
          </w:rPr>
          <w:t xml:space="preserve"> </w:t>
        </w:r>
      </w:ins>
      <w:r w:rsidRPr="007C21D0">
        <w:rPr>
          <w:rFonts w:ascii="Times New Roman" w:hAnsi="Times New Roman" w:cs="Times New Roman"/>
        </w:rPr>
        <w:t>at single-loci or in quantitative traits arise by neutral processes, then</w:t>
      </w:r>
      <w:r w:rsidR="00695730" w:rsidRPr="007C21D0">
        <w:rPr>
          <w:rFonts w:ascii="Times New Roman" w:hAnsi="Times New Roman" w:cs="Times New Roman"/>
        </w:rPr>
        <w:t xml:space="preserve"> clines in </w:t>
      </w:r>
      <w:r w:rsidR="004770F4" w:rsidRPr="007C21D0">
        <w:rPr>
          <w:rFonts w:ascii="Times New Roman" w:hAnsi="Times New Roman" w:cs="Times New Roman"/>
        </w:rPr>
        <w:t xml:space="preserve">either </w:t>
      </w:r>
      <w:r w:rsidR="00695730" w:rsidRPr="007C21D0">
        <w:rPr>
          <w:rFonts w:ascii="Times New Roman" w:hAnsi="Times New Roman" w:cs="Times New Roman"/>
        </w:rPr>
        <w:t xml:space="preserve">direction should occur in </w:t>
      </w:r>
      <w:r w:rsidR="004770F4" w:rsidRPr="007C21D0">
        <w:rPr>
          <w:rFonts w:ascii="Times New Roman" w:hAnsi="Times New Roman" w:cs="Times New Roman"/>
        </w:rPr>
        <w:t xml:space="preserve">direct </w:t>
      </w:r>
      <w:r w:rsidR="00695730" w:rsidRPr="007C21D0">
        <w:rPr>
          <w:rFonts w:ascii="Times New Roman" w:hAnsi="Times New Roman" w:cs="Times New Roman"/>
        </w:rPr>
        <w:t xml:space="preserve">proportion to the initial frequency of underlying alleles. </w:t>
      </w:r>
      <w:r w:rsidR="00467E90" w:rsidRPr="007C21D0">
        <w:rPr>
          <w:rFonts w:ascii="Times New Roman" w:hAnsi="Times New Roman" w:cs="Times New Roman"/>
        </w:rPr>
        <w:t>For example, if the initial frequency</w:t>
      </w:r>
      <w:r w:rsidR="00467E90">
        <w:rPr>
          <w:rFonts w:ascii="Times New Roman" w:hAnsi="Times New Roman" w:cs="Times New Roman"/>
        </w:rPr>
        <w:t xml:space="preserve"> of underlying alleles is 0.5, then each locus is equally likely to drift </w:t>
      </w:r>
      <w:r w:rsidR="00D6079A">
        <w:rPr>
          <w:rFonts w:ascii="Times New Roman" w:hAnsi="Times New Roman" w:cs="Times New Roman"/>
        </w:rPr>
        <w:t xml:space="preserve">either </w:t>
      </w:r>
      <w:r w:rsidR="00467E90">
        <w:rPr>
          <w:rFonts w:ascii="Times New Roman" w:hAnsi="Times New Roman" w:cs="Times New Roman"/>
        </w:rPr>
        <w:t xml:space="preserve">upward </w:t>
      </w:r>
      <w:r w:rsidR="00D6079A">
        <w:rPr>
          <w:rFonts w:ascii="Times New Roman" w:hAnsi="Times New Roman" w:cs="Times New Roman"/>
        </w:rPr>
        <w:t>or</w:t>
      </w:r>
      <w:r w:rsidR="00467E90">
        <w:rPr>
          <w:rFonts w:ascii="Times New Roman" w:hAnsi="Times New Roman" w:cs="Times New Roman"/>
        </w:rPr>
        <w:t xml:space="preserve"> downward, resulting in no consist</w:t>
      </w:r>
      <w:r w:rsidR="00D6079A">
        <w:rPr>
          <w:rFonts w:ascii="Times New Roman" w:hAnsi="Times New Roman" w:cs="Times New Roman"/>
        </w:rPr>
        <w:t>e</w:t>
      </w:r>
      <w:r w:rsidR="00467E90">
        <w:rPr>
          <w:rFonts w:ascii="Times New Roman" w:hAnsi="Times New Roman" w:cs="Times New Roman"/>
        </w:rPr>
        <w:t>nt change in allel</w:t>
      </w:r>
      <w:r w:rsidR="00D14AB2">
        <w:rPr>
          <w:rFonts w:ascii="Times New Roman" w:hAnsi="Times New Roman" w:cs="Times New Roman"/>
        </w:rPr>
        <w:t>e</w:t>
      </w:r>
      <w:r w:rsidR="00467E90">
        <w:rPr>
          <w:rFonts w:ascii="Times New Roman" w:hAnsi="Times New Roman" w:cs="Times New Roman"/>
        </w:rPr>
        <w:t xml:space="preserve"> frequency </w:t>
      </w:r>
      <w:r w:rsidR="00E43528">
        <w:rPr>
          <w:rFonts w:ascii="Times New Roman" w:hAnsi="Times New Roman" w:cs="Times New Roman"/>
        </w:rPr>
        <w:t>across</w:t>
      </w:r>
      <w:r w:rsidR="00467E90">
        <w:rPr>
          <w:rFonts w:ascii="Times New Roman" w:hAnsi="Times New Roman" w:cs="Times New Roman"/>
        </w:rPr>
        <w:t xml:space="preserve"> clines. </w:t>
      </w:r>
      <w:r w:rsidR="00695730" w:rsidRPr="00353D38">
        <w:rPr>
          <w:rFonts w:ascii="Times New Roman" w:hAnsi="Times New Roman" w:cs="Times New Roman"/>
        </w:rPr>
        <w:t xml:space="preserve">Thus, the presence of </w:t>
      </w:r>
      <w:del w:id="18" w:author="James Santangelo" w:date="2018-03-13T09:21:00Z">
        <w:r w:rsidR="00695730" w:rsidRPr="00353D38" w:rsidDel="006F371D">
          <w:rPr>
            <w:rFonts w:ascii="Times New Roman" w:hAnsi="Times New Roman" w:cs="Times New Roman"/>
          </w:rPr>
          <w:delText xml:space="preserve">multiple independent clines in the same direction </w:delText>
        </w:r>
      </w:del>
      <w:del w:id="19" w:author="James Santangelo" w:date="2018-03-13T09:22:00Z">
        <w:r w:rsidR="00695730" w:rsidRPr="00353D38" w:rsidDel="006F371D">
          <w:rPr>
            <w:rFonts w:ascii="Times New Roman" w:hAnsi="Times New Roman" w:cs="Times New Roman"/>
          </w:rPr>
          <w:delText xml:space="preserve">(i.e. </w:delText>
        </w:r>
      </w:del>
      <w:r w:rsidR="00695730" w:rsidRPr="00353D38">
        <w:rPr>
          <w:rFonts w:ascii="Times New Roman" w:hAnsi="Times New Roman" w:cs="Times New Roman"/>
        </w:rPr>
        <w:t>parallel clines</w:t>
      </w:r>
      <w:del w:id="20" w:author="James Santangelo" w:date="2018-03-13T09:22:00Z">
        <w:r w:rsidR="00695730" w:rsidRPr="00353D38" w:rsidDel="006F371D">
          <w:rPr>
            <w:rFonts w:ascii="Times New Roman" w:hAnsi="Times New Roman" w:cs="Times New Roman"/>
          </w:rPr>
          <w:delText>)</w:delText>
        </w:r>
      </w:del>
      <w:r w:rsidR="00695730" w:rsidRPr="00353D38">
        <w:rPr>
          <w:rFonts w:ascii="Times New Roman" w:hAnsi="Times New Roman" w:cs="Times New Roman"/>
        </w:rPr>
        <w:t xml:space="preserve"> is strong evidence for the role of natural selection, as putative adaptations are unlikely to </w:t>
      </w:r>
      <w:r w:rsidR="00695730" w:rsidRPr="00353D38">
        <w:rPr>
          <w:rFonts w:ascii="Times New Roman" w:hAnsi="Times New Roman" w:cs="Times New Roman"/>
        </w:rPr>
        <w:lastRenderedPageBreak/>
        <w:t xml:space="preserve">evolve repeatedly </w:t>
      </w:r>
      <w:r w:rsidR="006351F8">
        <w:rPr>
          <w:rFonts w:ascii="Times New Roman" w:hAnsi="Times New Roman" w:cs="Times New Roman"/>
        </w:rPr>
        <w:t xml:space="preserve">in the same direction </w:t>
      </w:r>
      <w:r w:rsidR="00695730" w:rsidRPr="00353D38">
        <w:rPr>
          <w:rFonts w:ascii="Times New Roman" w:hAnsi="Times New Roman" w:cs="Times New Roman"/>
        </w:rPr>
        <w:t xml:space="preserve">via stochastic forces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"[10]", "plainTextFormattedCitation" : "[10]", "previouslyFormattedCitation" : "[10]"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[10]</w:t>
      </w:r>
      <w:r w:rsidR="00695730" w:rsidRPr="00353D38">
        <w:rPr>
          <w:rFonts w:ascii="Times New Roman" w:hAnsi="Times New Roman" w:cs="Times New Roman"/>
        </w:rPr>
        <w:fldChar w:fldCharType="end"/>
      </w:r>
      <w:r w:rsidR="00695730" w:rsidRPr="00353D38">
        <w:rPr>
          <w:rFonts w:ascii="Times New Roman" w:hAnsi="Times New Roman" w:cs="Times New Roman"/>
        </w:rPr>
        <w:t>. However, when traits have a non-additive genetic basis</w:t>
      </w:r>
      <w:r w:rsidR="006351F8">
        <w:rPr>
          <w:rFonts w:ascii="Times New Roman" w:hAnsi="Times New Roman" w:cs="Times New Roman"/>
        </w:rPr>
        <w:t xml:space="preserve"> due to</w:t>
      </w:r>
      <w:r w:rsidR="00890EFD">
        <w:rPr>
          <w:rFonts w:ascii="Times New Roman" w:hAnsi="Times New Roman" w:cs="Times New Roman"/>
        </w:rPr>
        <w:t xml:space="preserve"> </w:t>
      </w:r>
      <w:r w:rsidR="00695730" w:rsidRPr="00353D38">
        <w:rPr>
          <w:rFonts w:ascii="Times New Roman" w:hAnsi="Times New Roman" w:cs="Times New Roman"/>
        </w:rPr>
        <w:t xml:space="preserve">epistasis, clines may occur more frequently in a particular direction because stochastic changes in allele frequencies at one locus </w:t>
      </w:r>
      <w:r w:rsidR="006351F8">
        <w:rPr>
          <w:rFonts w:ascii="Times New Roman" w:hAnsi="Times New Roman" w:cs="Times New Roman"/>
        </w:rPr>
        <w:t>can</w:t>
      </w:r>
      <w:r w:rsidR="00695730" w:rsidRPr="00353D38">
        <w:rPr>
          <w:rFonts w:ascii="Times New Roman" w:hAnsi="Times New Roman" w:cs="Times New Roman"/>
        </w:rPr>
        <w:t xml:space="preserve"> have a disproportionate effect on </w:t>
      </w:r>
      <w:r w:rsidR="006351F8">
        <w:rPr>
          <w:rFonts w:ascii="Times New Roman" w:hAnsi="Times New Roman" w:cs="Times New Roman"/>
        </w:rPr>
        <w:t>t</w:t>
      </w:r>
      <w:r w:rsidR="00EA522E">
        <w:rPr>
          <w:rFonts w:ascii="Times New Roman" w:hAnsi="Times New Roman" w:cs="Times New Roman"/>
        </w:rPr>
        <w:t>h</w:t>
      </w:r>
      <w:r w:rsidR="006351F8">
        <w:rPr>
          <w:rFonts w:ascii="Times New Roman" w:hAnsi="Times New Roman" w:cs="Times New Roman"/>
        </w:rPr>
        <w:t>e distribution of phenotypes within a population</w:t>
      </w:r>
      <w:r w:rsidR="00695730" w:rsidRPr="00353D38">
        <w:rPr>
          <w:rFonts w:ascii="Times New Roman" w:hAnsi="Times New Roman" w:cs="Times New Roman"/>
        </w:rPr>
        <w:t>. For example, stochastic forces have caused the repeated loss of the Men</w:t>
      </w:r>
      <w:r w:rsidR="00EA522E">
        <w:rPr>
          <w:rFonts w:ascii="Times New Roman" w:hAnsi="Times New Roman" w:cs="Times New Roman"/>
        </w:rPr>
        <w:t xml:space="preserve">delian inherited, epistatically </w:t>
      </w:r>
      <w:r w:rsidR="00695730" w:rsidRPr="00353D38">
        <w:rPr>
          <w:rFonts w:ascii="Times New Roman" w:hAnsi="Times New Roman" w:cs="Times New Roman"/>
        </w:rPr>
        <w:t xml:space="preserve">determined short-style (S) morph from tristylous populations of </w:t>
      </w:r>
      <w:r w:rsidR="00695730" w:rsidRPr="00353D38">
        <w:rPr>
          <w:rFonts w:ascii="Times New Roman" w:hAnsi="Times New Roman" w:cs="Times New Roman"/>
          <w:i/>
        </w:rPr>
        <w:t>Eichhornia paniculata</w:t>
      </w:r>
      <w:r w:rsidR="00695730" w:rsidRPr="00353D38">
        <w:rPr>
          <w:rFonts w:ascii="Times New Roman" w:hAnsi="Times New Roman" w:cs="Times New Roman"/>
        </w:rPr>
        <w:t xml:space="preserve"> in </w:t>
      </w:r>
      <w:r w:rsidR="00E122D6">
        <w:rPr>
          <w:rFonts w:ascii="Times New Roman" w:hAnsi="Times New Roman" w:cs="Times New Roman"/>
        </w:rPr>
        <w:t>n</w:t>
      </w:r>
      <w:r w:rsidR="00695730" w:rsidRPr="00353D38">
        <w:rPr>
          <w:rFonts w:ascii="Times New Roman" w:hAnsi="Times New Roman" w:cs="Times New Roman"/>
        </w:rPr>
        <w:t xml:space="preserve">ortheastern Brazil, Jamaica, and Cuba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"ITEM-1",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"ITEM-2",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"ITEM-2", "issued" : { "date-parts" : [ [ "2009" ] ] }, "page" : "546-556", "title" : "Evolutionary pathways to self- fertilization in a tristylous plant species", "type" : "article-journal", "volume" : "183" }, "uris" : [ "http://www.mendeley.com/documents/?uuid=be216862-03b0-4bcb-941f-d998118ed9c6" ] }, { "id" : "ITEM-3",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"ITEM-3",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"mendeley" : { "formattedCitation" : "[11\u201313]", "plainTextFormattedCitation" : "[11\u201313]", "previouslyFormattedCitation" : "[11\u201313]"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[11–13]</w:t>
      </w:r>
      <w:r w:rsidR="00695730" w:rsidRPr="00353D38">
        <w:rPr>
          <w:rFonts w:ascii="Times New Roman" w:hAnsi="Times New Roman" w:cs="Times New Roman"/>
        </w:rPr>
        <w:fldChar w:fldCharType="end"/>
      </w:r>
      <w:r w:rsidR="00695730"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00695730" w:rsidRPr="00353D38">
        <w:rPr>
          <w:rFonts w:ascii="Times New Roman" w:hAnsi="Times New Roman" w:cs="Times New Roman"/>
        </w:rPr>
        <w:t>clines</w:t>
      </w:r>
      <w:r w:rsidR="00F96AA1">
        <w:rPr>
          <w:rFonts w:ascii="Times New Roman" w:hAnsi="Times New Roman" w:cs="Times New Roman"/>
        </w:rPr>
        <w:t>, or stronger clines,</w:t>
      </w:r>
      <w:r w:rsidR="00695730"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00695730" w:rsidRPr="00353D38">
        <w:rPr>
          <w:rFonts w:ascii="Times New Roman" w:hAnsi="Times New Roman" w:cs="Times New Roman"/>
        </w:rPr>
        <w:t>the effects of drift</w:t>
      </w:r>
      <w:r w:rsidR="00BB3566">
        <w:rPr>
          <w:rFonts w:ascii="Times New Roman" w:hAnsi="Times New Roman" w:cs="Times New Roman"/>
        </w:rPr>
        <w:t xml:space="preserve"> alone</w:t>
      </w:r>
      <w:r w:rsidR="00695730" w:rsidRPr="00353D38">
        <w:rPr>
          <w:rFonts w:ascii="Times New Roman" w:hAnsi="Times New Roman" w:cs="Times New Roman"/>
        </w:rPr>
        <w:t xml:space="preserve">. </w:t>
      </w:r>
      <w:r w:rsidR="00695730"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00695730"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00695730" w:rsidRPr="0072287E">
        <w:rPr>
          <w:rFonts w:ascii="Times New Roman" w:hAnsi="Times New Roman" w:cs="Times New Roman"/>
        </w:rPr>
        <w:t>gradients</w:t>
      </w:r>
      <w:r w:rsidR="0072287E">
        <w:rPr>
          <w:rFonts w:ascii="Times New Roman" w:hAnsi="Times New Roman" w:cs="Times New Roman"/>
        </w:rPr>
        <w:t>,</w:t>
      </w:r>
      <w:r w:rsidR="00695730" w:rsidRPr="0072287E">
        <w:rPr>
          <w:rFonts w:ascii="Times New Roman" w:hAnsi="Times New Roman" w:cs="Times New Roman"/>
        </w:rPr>
        <w:t xml:space="preserve"> </w:t>
      </w:r>
      <w:r w:rsidR="0072287E">
        <w:rPr>
          <w:rFonts w:ascii="Times New Roman" w:hAnsi="Times New Roman" w:cs="Times New Roman"/>
        </w:rPr>
        <w:t xml:space="preserve">while </w:t>
      </w:r>
      <w:r w:rsidR="00695730" w:rsidRPr="0072287E">
        <w:rPr>
          <w:rFonts w:ascii="Times New Roman" w:hAnsi="Times New Roman" w:cs="Times New Roman"/>
        </w:rPr>
        <w:t>considerin</w:t>
      </w:r>
      <w:r w:rsidR="0072287E">
        <w:rPr>
          <w:rFonts w:ascii="Times New Roman" w:hAnsi="Times New Roman" w:cs="Times New Roman"/>
        </w:rPr>
        <w:t>g</w:t>
      </w:r>
      <w:r w:rsidR="00695730"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00695730" w:rsidRPr="0072287E">
        <w:rPr>
          <w:rFonts w:ascii="Times New Roman" w:hAnsi="Times New Roman" w:cs="Times New Roman"/>
        </w:rPr>
        <w:t>in question</w:t>
      </w:r>
      <w:r w:rsidR="0072287E">
        <w:rPr>
          <w:rFonts w:ascii="Times New Roman" w:hAnsi="Times New Roman" w:cs="Times New Roman"/>
        </w:rPr>
        <w:t>,</w:t>
      </w:r>
      <w:r w:rsidR="00695730" w:rsidRPr="0072287E">
        <w:rPr>
          <w:rFonts w:ascii="Times New Roman" w:hAnsi="Times New Roman" w:cs="Times New Roman"/>
        </w:rPr>
        <w:t xml:space="preserve"> would provide </w:t>
      </w:r>
      <w:r w:rsidR="00E161FB">
        <w:rPr>
          <w:rFonts w:ascii="Times New Roman" w:hAnsi="Times New Roman" w:cs="Times New Roman"/>
        </w:rPr>
        <w:t>a strong</w:t>
      </w:r>
      <w:r w:rsidR="00695730" w:rsidRPr="0072287E">
        <w:rPr>
          <w:rFonts w:ascii="Times New Roman" w:hAnsi="Times New Roman" w:cs="Times New Roman"/>
        </w:rPr>
        <w:t xml:space="preserve"> test of the relative contribution</w:t>
      </w:r>
      <w:r w:rsidR="0072287E">
        <w:rPr>
          <w:rFonts w:ascii="Times New Roman" w:hAnsi="Times New Roman" w:cs="Times New Roman"/>
        </w:rPr>
        <w:t>s</w:t>
      </w:r>
      <w:r w:rsidR="00695730" w:rsidRPr="0072287E">
        <w:rPr>
          <w:rFonts w:ascii="Times New Roman" w:hAnsi="Times New Roman" w:cs="Times New Roman"/>
        </w:rPr>
        <w:t xml:space="preserve"> of drift, </w:t>
      </w:r>
      <w:r>
        <w:rPr>
          <w:rFonts w:ascii="Times New Roman" w:hAnsi="Times New Roman" w:cs="Times New Roman"/>
        </w:rPr>
        <w:t>gene flow and selection</w:t>
      </w:r>
      <w:r w:rsidR="00695730" w:rsidRPr="00353D38">
        <w:rPr>
          <w:rFonts w:ascii="Times New Roman" w:hAnsi="Times New Roman" w:cs="Times New Roman"/>
        </w:rPr>
        <w:t xml:space="preserve"> in the formation of parallel clines.</w:t>
      </w:r>
    </w:p>
    <w:p w14:paraId="22E2CFDA" w14:textId="40229BAA"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Urbanization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w:t>
      </w:r>
      <w:r w:rsidR="0082214D">
        <w:rPr>
          <w:rFonts w:ascii="Times New Roman" w:hAnsi="Times New Roman" w:cs="Times New Roman"/>
        </w:rPr>
        <w:t xml:space="preserve">Changes in biotic and abiotic factors associated with urbanization has led to parallel evolutionary responses in taxa as diverse as plants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"[14]", "plainTextFormattedCitation" : "[14]", "previouslyFormattedCitation" : "[14]"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[14]</w:t>
      </w:r>
      <w:r w:rsidR="0082214D">
        <w:rPr>
          <w:rFonts w:ascii="Times New Roman" w:hAnsi="Times New Roman" w:cs="Times New Roman"/>
        </w:rPr>
        <w:fldChar w:fldCharType="end"/>
      </w:r>
      <w:r w:rsidR="0082214D">
        <w:rPr>
          <w:rFonts w:ascii="Times New Roman" w:hAnsi="Times New Roman" w:cs="Times New Roman"/>
        </w:rPr>
        <w:t xml:space="preserve">, fish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"[15]", "plainTextFormattedCitation" : "[15]", "previouslyFormattedCitation" : "[15]"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[15]</w:t>
      </w:r>
      <w:r w:rsidR="0082214D">
        <w:rPr>
          <w:rFonts w:ascii="Times New Roman" w:hAnsi="Times New Roman" w:cs="Times New Roman"/>
        </w:rPr>
        <w:fldChar w:fldCharType="end"/>
      </w:r>
      <w:r w:rsidR="0082214D">
        <w:rPr>
          <w:rFonts w:ascii="Times New Roman" w:hAnsi="Times New Roman" w:cs="Times New Roman"/>
        </w:rPr>
        <w:t xml:space="preserve">, lizards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"[16]", "plainTextFormattedCitation" : "[16]", "previouslyFormattedCitation" : "[16]"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[16]</w:t>
      </w:r>
      <w:r w:rsidR="0082214D">
        <w:rPr>
          <w:rFonts w:ascii="Times New Roman" w:hAnsi="Times New Roman" w:cs="Times New Roman"/>
        </w:rPr>
        <w:fldChar w:fldCharType="end"/>
      </w:r>
      <w:r w:rsidR="0082214D">
        <w:rPr>
          <w:rFonts w:ascii="Times New Roman" w:hAnsi="Times New Roman" w:cs="Times New Roman"/>
        </w:rPr>
        <w:t xml:space="preserve">, birds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"[17]", "plainTextFormattedCitation" : "[17]", "previouslyFormattedCitation" : "[17]"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[17]</w:t>
      </w:r>
      <w:r w:rsidR="0082214D">
        <w:rPr>
          <w:rFonts w:ascii="Times New Roman" w:hAnsi="Times New Roman" w:cs="Times New Roman"/>
        </w:rPr>
        <w:fldChar w:fldCharType="end"/>
      </w:r>
      <w:r w:rsidR="0082214D">
        <w:rPr>
          <w:rFonts w:ascii="Times New Roman" w:hAnsi="Times New Roman" w:cs="Times New Roman"/>
        </w:rPr>
        <w:t xml:space="preserve">, insects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"[18]", "plainTextFormattedCitation" : "[18]", "previouslyFormattedCitation" : "[18]"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[18]</w:t>
      </w:r>
      <w:r w:rsidR="0082214D">
        <w:rPr>
          <w:rFonts w:ascii="Times New Roman" w:hAnsi="Times New Roman" w:cs="Times New Roman"/>
        </w:rPr>
        <w:fldChar w:fldCharType="end"/>
      </w:r>
      <w:r w:rsidR="0082214D">
        <w:rPr>
          <w:rFonts w:ascii="Times New Roman" w:hAnsi="Times New Roman" w:cs="Times New Roman"/>
        </w:rPr>
        <w:t xml:space="preserve">, and humans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"[19]", "plainTextFormattedCitation" : "[19]", "previouslyFormattedCitation" : "[19]"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[19]</w:t>
      </w:r>
      <w:r w:rsidR="0082214D">
        <w:rPr>
          <w:rFonts w:ascii="Times New Roman" w:hAnsi="Times New Roman" w:cs="Times New Roman"/>
        </w:rPr>
        <w:fldChar w:fldCharType="end"/>
      </w:r>
      <w:r w:rsidR="0082214D">
        <w:rPr>
          <w:rFonts w:ascii="Times New Roman" w:hAnsi="Times New Roman" w:cs="Times New Roman"/>
        </w:rPr>
        <w:t>. In addition, t</w:t>
      </w:r>
      <w:r w:rsidRPr="00353D38">
        <w:rPr>
          <w:rFonts w:ascii="Times New Roman" w:hAnsi="Times New Roman" w:cs="Times New Roman"/>
        </w:rPr>
        <w:t xml:space="preserve">he widespread fragmentation associated with urbanization has resulted in gradients in the strength of genetic drift and gene flow. For example, urban fragmentation has reduced genetic diversity </w:t>
      </w:r>
      <w:r w:rsidR="007C21D0">
        <w:rPr>
          <w:rFonts w:ascii="Times New Roman" w:hAnsi="Times New Roman" w:cs="Times New Roman"/>
        </w:rPr>
        <w:t xml:space="preserve">and increased differentiation </w:t>
      </w:r>
      <w:r w:rsidRPr="00353D38">
        <w:rPr>
          <w:rFonts w:ascii="Times New Roman" w:hAnsi="Times New Roman" w:cs="Times New Roman"/>
        </w:rPr>
        <w:t xml:space="preserve">among urban populations of white-footed mice </w:t>
      </w:r>
      <w:r w:rsidRPr="00353D38">
        <w:rPr>
          <w:rFonts w:ascii="Times New Roman" w:hAnsi="Times New Roman" w:cs="Times New Roman"/>
        </w:rPr>
        <w:lastRenderedPageBreak/>
        <w:t>(</w:t>
      </w:r>
      <w:r w:rsidRPr="00353D38">
        <w:rPr>
          <w:rFonts w:ascii="Times New Roman" w:hAnsi="Times New Roman" w:cs="Times New Roman"/>
          <w:i/>
        </w:rPr>
        <w:t>Peromyscus leucopus</w:t>
      </w:r>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"ITEM-1",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"id" : "ITEM-2",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"ITEM-2",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"[20,21]", "plainTextFormattedCitation" : "[20,21]", "previouslyFormattedCitation" : "[20,21]"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[20,21]</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w:t>
      </w:r>
      <w:r w:rsidR="007C21D0">
        <w:rPr>
          <w:rFonts w:ascii="Times New Roman" w:hAnsi="Times New Roman" w:cs="Times New Roman"/>
        </w:rPr>
        <w:t>eastern red-backed salamanders</w:t>
      </w:r>
      <w:r w:rsidRPr="00353D38">
        <w:rPr>
          <w:rFonts w:ascii="Times New Roman" w:hAnsi="Times New Roman" w:cs="Times New Roman"/>
        </w:rPr>
        <w:t xml:space="preserve"> (</w:t>
      </w:r>
      <w:r w:rsidR="007C21D0" w:rsidRPr="007C21D0">
        <w:rPr>
          <w:rFonts w:ascii="Times New Roman" w:hAnsi="Times New Roman" w:cs="Times New Roman"/>
          <w:i/>
        </w:rPr>
        <w:t>Plethodon cinereus</w:t>
      </w:r>
      <w:r w:rsidRPr="00353D38">
        <w:rPr>
          <w:rFonts w:ascii="Times New Roman" w:hAnsi="Times New Roman" w:cs="Times New Roman"/>
        </w:rPr>
        <w:t xml:space="preserve">) in </w:t>
      </w:r>
      <w:r w:rsidR="007C21D0">
        <w:rPr>
          <w:rFonts w:ascii="Times New Roman" w:hAnsi="Times New Roman" w:cs="Times New Roman"/>
        </w:rPr>
        <w:t xml:space="preserve">Montréal, Canada </w:t>
      </w:r>
      <w:r w:rsidR="007C21D0">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sidR="007C21D0">
        <w:rPr>
          <w:rFonts w:ascii="Times New Roman" w:hAnsi="Times New Roman" w:cs="Times New Roman"/>
        </w:rPr>
        <w:fldChar w:fldCharType="separate"/>
      </w:r>
      <w:r w:rsidR="00435BB8" w:rsidRPr="00435BB8">
        <w:rPr>
          <w:rFonts w:ascii="Times New Roman" w:hAnsi="Times New Roman" w:cs="Times New Roman"/>
          <w:noProof/>
        </w:rPr>
        <w:t>[22]</w:t>
      </w:r>
      <w:r w:rsidR="007C21D0">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t>
      </w:r>
      <w:r w:rsidR="00C1315B">
        <w:rPr>
          <w:rFonts w:ascii="Times New Roman" w:hAnsi="Times New Roman" w:cs="Times New Roman"/>
        </w:rPr>
        <w:t>Despite these advances, t</w:t>
      </w:r>
      <w:r w:rsidR="0039649B">
        <w:rPr>
          <w:rFonts w:ascii="Times New Roman" w:hAnsi="Times New Roman" w:cs="Times New Roman"/>
        </w:rPr>
        <w:t xml:space="preserve">he relative roles of </w:t>
      </w:r>
      <w:r w:rsidR="00AD34D9">
        <w:rPr>
          <w:rFonts w:ascii="Times New Roman" w:hAnsi="Times New Roman" w:cs="Times New Roman"/>
        </w:rPr>
        <w:t>genetic drift, gene flow and selection</w:t>
      </w:r>
      <w:r w:rsidR="0039649B">
        <w:rPr>
          <w:rFonts w:ascii="Times New Roman" w:hAnsi="Times New Roman" w:cs="Times New Roman"/>
        </w:rPr>
        <w:t xml:space="preserve">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0D206B63" w14:textId="2093687F" w:rsidR="00695730" w:rsidRDefault="00695730" w:rsidP="00E161FB">
      <w:pPr>
        <w:spacing w:line="480" w:lineRule="auto"/>
        <w:ind w:firstLine="360"/>
        <w:rPr>
          <w:rFonts w:ascii="Times New Roman" w:hAnsi="Times New Roman" w:cs="Times New Roman"/>
        </w:rPr>
      </w:pPr>
      <w:r w:rsidRPr="00353D38">
        <w:rPr>
          <w:rFonts w:ascii="Times New Roman" w:hAnsi="Times New Roman" w:cs="Times New Roman"/>
        </w:rPr>
        <w:t xml:space="preserve">Recently, Thompson </w:t>
      </w:r>
      <w:r w:rsidRPr="00353D38">
        <w:rPr>
          <w:rFonts w:ascii="Times New Roman" w:hAnsi="Times New Roman" w:cs="Times New Roman"/>
          <w:i/>
        </w:rPr>
        <w:t xml:space="preserve">et al. </w:t>
      </w:r>
      <w:r w:rsidRPr="00353D38">
        <w:rPr>
          <w:rFonts w:ascii="Times New Roman" w:hAnsi="Times New Roman" w:cs="Times New Roman"/>
        </w:rPr>
        <w:t>(2016) identified parallel urban-rural clines in the frequency of plants producing hydrogen cyanide (i.e. cyanogenesis, HCN)—a potent antiherbivore defence—in populations of white clover (</w:t>
      </w:r>
      <w:r w:rsidRPr="00353D38">
        <w:rPr>
          <w:rFonts w:ascii="Times New Roman" w:hAnsi="Times New Roman" w:cs="Times New Roman"/>
          <w:i/>
        </w:rPr>
        <w:t>Trifolium repens</w:t>
      </w:r>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[23]</w:t>
      </w:r>
      <w:r w:rsidRPr="00353D38">
        <w:rPr>
          <w:rFonts w:ascii="Times New Roman" w:hAnsi="Times New Roman" w:cs="Times New Roman"/>
        </w:rPr>
        <w:fldChar w:fldCharType="end"/>
      </w:r>
      <w:r w:rsidRPr="00353D38">
        <w:rPr>
          <w:rFonts w:ascii="Times New Roman" w:hAnsi="Times New Roman" w:cs="Times New Roman"/>
        </w:rPr>
        <w:t xml:space="preserve">. </w:t>
      </w:r>
      <w:r w:rsidR="00EA522E">
        <w:rPr>
          <w:rFonts w:ascii="Times New Roman" w:hAnsi="Times New Roman" w:cs="Times New Roman"/>
        </w:rPr>
        <w:t>T</w:t>
      </w:r>
      <w:r w:rsidRPr="00353D38">
        <w:rPr>
          <w:rFonts w:ascii="Times New Roman" w:hAnsi="Times New Roman" w:cs="Times New Roman"/>
        </w:rPr>
        <w:t>he authors identified lower winter surface temperatures in urban populations as a putative selective agent structuring urban-rural cyanogenesis clines</w:t>
      </w:r>
      <w:r w:rsidR="00E122D6">
        <w:rPr>
          <w:rFonts w:ascii="Times New Roman" w:hAnsi="Times New Roman" w:cs="Times New Roman"/>
        </w:rPr>
        <w:t>. However,</w:t>
      </w:r>
      <w:r w:rsidRPr="00353D38">
        <w:rPr>
          <w:rFonts w:ascii="Times New Roman" w:hAnsi="Times New Roman" w:cs="Times New Roman"/>
        </w:rPr>
        <w:t xml:space="preserve"> they did not </w:t>
      </w:r>
      <w:del w:id="21" w:author="James Santangelo" w:date="2018-03-13T08:34:00Z">
        <w:r w:rsidRPr="00353D38" w:rsidDel="00A95C65">
          <w:rPr>
            <w:rFonts w:ascii="Times New Roman" w:hAnsi="Times New Roman" w:cs="Times New Roman"/>
          </w:rPr>
          <w:delText xml:space="preserve">consider </w:delText>
        </w:r>
      </w:del>
      <w:ins w:id="22" w:author="James Santangelo" w:date="2018-03-13T08:34:00Z">
        <w:r w:rsidR="00A95C65">
          <w:rPr>
            <w:rFonts w:ascii="Times New Roman" w:hAnsi="Times New Roman" w:cs="Times New Roman"/>
          </w:rPr>
          <w:t>investigate</w:t>
        </w:r>
        <w:r w:rsidR="00A95C65" w:rsidRPr="00353D38">
          <w:rPr>
            <w:rFonts w:ascii="Times New Roman" w:hAnsi="Times New Roman" w:cs="Times New Roman"/>
          </w:rPr>
          <w:t xml:space="preserve"> </w:t>
        </w:r>
      </w:ins>
      <w:r w:rsidRPr="00353D38">
        <w:rPr>
          <w:rFonts w:ascii="Times New Roman" w:hAnsi="Times New Roman" w:cs="Times New Roman"/>
        </w:rPr>
        <w:t>the alternative hypothesis that these clines could be caused by genetic drift</w:t>
      </w:r>
      <w:r w:rsidR="00435BB8">
        <w:rPr>
          <w:rFonts w:ascii="Times New Roman" w:hAnsi="Times New Roman" w:cs="Times New Roman"/>
        </w:rPr>
        <w:t>, which is especially likely given the epistatic genetic architecture underlying cyanogenesis (figure 1)</w:t>
      </w:r>
      <w:r w:rsidRPr="00353D38">
        <w:rPr>
          <w:rFonts w:ascii="Times New Roman" w:hAnsi="Times New Roman" w:cs="Times New Roman"/>
        </w:rPr>
        <w:t xml:space="preserve">.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w:t>
      </w:r>
      <w:r w:rsidR="00435BB8">
        <w:rPr>
          <w:rFonts w:ascii="Times New Roman" w:hAnsi="Times New Roman" w:cs="Times New Roman"/>
        </w:rPr>
        <w:t>r</w:t>
      </w:r>
      <w:r w:rsidRPr="00353D38">
        <w:rPr>
          <w:rFonts w:ascii="Times New Roman" w:hAnsi="Times New Roman" w:cs="Times New Roman"/>
        </w:rPr>
        <w:t xml:space="preserve"> as a model for exploring the conditions under which non-adaptive (</w:t>
      </w:r>
      <w:r w:rsidR="006351F8">
        <w:rPr>
          <w:rFonts w:ascii="Times New Roman" w:hAnsi="Times New Roman" w:cs="Times New Roman"/>
        </w:rPr>
        <w:t>i.e. genetic drift and</w:t>
      </w:r>
      <w:r w:rsidRPr="00353D38">
        <w:rPr>
          <w:rFonts w:ascii="Times New Roman" w:hAnsi="Times New Roman" w:cs="Times New Roman"/>
        </w:rPr>
        <w:t xml:space="preserve"> gene flow) and adaptive (</w:t>
      </w:r>
      <w:r w:rsidR="006351F8">
        <w:rPr>
          <w:rFonts w:ascii="Times New Roman" w:hAnsi="Times New Roman" w:cs="Times New Roman"/>
        </w:rPr>
        <w:t>i.e.</w:t>
      </w:r>
      <w:r w:rsidRPr="00353D38">
        <w:rPr>
          <w:rFonts w:ascii="Times New Roman" w:hAnsi="Times New Roman" w:cs="Times New Roman"/>
        </w:rPr>
        <w:t xml:space="preserve"> selection) processes can generate repeated clines in phenotypes with</w:t>
      </w:r>
      <w:r w:rsidR="00C1315B">
        <w:rPr>
          <w:rFonts w:ascii="Times New Roman" w:hAnsi="Times New Roman" w:cs="Times New Roman"/>
        </w:rPr>
        <w:t xml:space="preserve"> an epistatic </w:t>
      </w:r>
      <w:r w:rsidRPr="00353D38">
        <w:rPr>
          <w:rFonts w:ascii="Times New Roman" w:hAnsi="Times New Roman" w:cs="Times New Roman"/>
        </w:rPr>
        <w:t xml:space="preserve">genetic basis.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How does selection affect the occurrence and strength of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 xml:space="preserve">levels of </w:t>
      </w:r>
      <w:r w:rsidR="006351F8">
        <w:rPr>
          <w:rFonts w:ascii="Times New Roman" w:hAnsi="Times New Roman" w:cs="Times New Roman"/>
        </w:rPr>
        <w:t>dispersal</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r w:rsidR="00AA400F">
        <w:rPr>
          <w:rFonts w:ascii="Times New Roman" w:hAnsi="Times New Roman" w:cs="Times New Roman"/>
        </w:rPr>
        <w:t xml:space="preserve">We discuss </w:t>
      </w:r>
      <w:del w:id="23" w:author="James Santangelo" w:date="2018-03-21T12:35:00Z">
        <w:r w:rsidR="00AA400F" w:rsidDel="00DD20C5">
          <w:rPr>
            <w:rFonts w:ascii="Times New Roman" w:hAnsi="Times New Roman" w:cs="Times New Roman"/>
          </w:rPr>
          <w:delText>our results in the context of the</w:delText>
        </w:r>
      </w:del>
      <w:ins w:id="24" w:author="James Santangelo" w:date="2018-03-21T12:35:00Z">
        <w:r w:rsidR="00DD20C5">
          <w:rPr>
            <w:rFonts w:ascii="Times New Roman" w:hAnsi="Times New Roman" w:cs="Times New Roman"/>
          </w:rPr>
          <w:t>the role of adaptive and non-adaptive evolutionary processes in the</w:t>
        </w:r>
      </w:ins>
      <w:r w:rsidR="00AA400F">
        <w:rPr>
          <w:rFonts w:ascii="Times New Roman" w:hAnsi="Times New Roman" w:cs="Times New Roman"/>
        </w:rPr>
        <w:t xml:space="preserve"> evolution of cyanogenesis clines in white clover </w:t>
      </w:r>
      <w:r w:rsidR="006351F8">
        <w:rPr>
          <w:rFonts w:ascii="Times New Roman" w:hAnsi="Times New Roman" w:cs="Times New Roman"/>
        </w:rPr>
        <w:lastRenderedPageBreak/>
        <w:t xml:space="preserve">along urbanization gradients and other environmental gradients </w:t>
      </w:r>
      <w:r w:rsidR="00AA400F">
        <w:rPr>
          <w:rFonts w:ascii="Times New Roman" w:hAnsi="Times New Roman" w:cs="Times New Roman"/>
        </w:rPr>
        <w:t>and mor</w:t>
      </w:r>
      <w:r w:rsidR="006042B3">
        <w:rPr>
          <w:rFonts w:ascii="Times New Roman" w:hAnsi="Times New Roman" w:cs="Times New Roman"/>
        </w:rPr>
        <w:t xml:space="preserve">e broadly with respect to the role of genetic drift in the formation of parallel clines. </w:t>
      </w:r>
    </w:p>
    <w:p w14:paraId="02B7D646" w14:textId="77777777" w:rsidR="005E539D" w:rsidRDefault="005E539D" w:rsidP="00695730">
      <w:pPr>
        <w:outlineLvl w:val="0"/>
        <w:rPr>
          <w:rFonts w:ascii="Times New Roman" w:hAnsi="Times New Roman" w:cs="Times New Roman"/>
          <w:b/>
        </w:rPr>
      </w:pPr>
    </w:p>
    <w:p w14:paraId="2FC47E52" w14:textId="2924C575"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5A1DFD6" w14:textId="3FCCB3F4" w:rsidR="004529BF"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w:t>
      </w:r>
      <w:r w:rsidR="00EA522E">
        <w:rPr>
          <w:rFonts w:ascii="Times New Roman" w:hAnsi="Times New Roman" w:cs="Times New Roman"/>
        </w:rPr>
        <w:t xml:space="preserve">(v. </w:t>
      </w:r>
      <w:r w:rsidRPr="00353D38">
        <w:rPr>
          <w:rFonts w:ascii="Times New Roman" w:hAnsi="Times New Roman" w:cs="Times New Roman"/>
        </w:rPr>
        <w:t>2.7</w:t>
      </w:r>
      <w:r w:rsidR="00EA522E">
        <w:rPr>
          <w:rFonts w:ascii="Times New Roman" w:hAnsi="Times New Roman" w:cs="Times New Roman"/>
        </w:rPr>
        <w:t>)</w:t>
      </w:r>
      <w:r w:rsidRPr="00353D38">
        <w:rPr>
          <w:rFonts w:ascii="Times New Roman" w:hAnsi="Times New Roman" w:cs="Times New Roman"/>
        </w:rPr>
        <w:t xml:space="preserve"> to track the frequency of </w:t>
      </w:r>
      <w:del w:id="25" w:author="James Santangelo" w:date="2018-03-13T11:56:00Z">
        <w:r w:rsidRPr="00353D38" w:rsidDel="00E246AC">
          <w:rPr>
            <w:rFonts w:ascii="Times New Roman" w:hAnsi="Times New Roman" w:cs="Times New Roman"/>
          </w:rPr>
          <w:delText xml:space="preserve">HCN </w:delText>
        </w:r>
      </w:del>
      <w:ins w:id="26" w:author="James Santangelo" w:date="2018-03-13T11:56:00Z">
        <w:r w:rsidR="00E246AC">
          <w:rPr>
            <w:rFonts w:ascii="Times New Roman" w:hAnsi="Times New Roman" w:cs="Times New Roman"/>
          </w:rPr>
          <w:t>alleles at loci underlying cyanogenesis (i.</w:t>
        </w:r>
      </w:ins>
      <w:ins w:id="27" w:author="James Santangelo" w:date="2018-03-13T11:57:00Z">
        <w:r w:rsidR="00E246AC">
          <w:rPr>
            <w:rFonts w:ascii="Times New Roman" w:hAnsi="Times New Roman" w:cs="Times New Roman"/>
          </w:rPr>
          <w:t>e</w:t>
        </w:r>
        <w:r w:rsidR="009152C4">
          <w:rPr>
            <w:rFonts w:ascii="Times New Roman" w:hAnsi="Times New Roman" w:cs="Times New Roman"/>
          </w:rPr>
          <w:t xml:space="preserve">. </w:t>
        </w:r>
        <w:r w:rsidR="009152C4">
          <w:rPr>
            <w:rFonts w:ascii="Times New Roman" w:hAnsi="Times New Roman" w:cs="Times New Roman"/>
            <w:i/>
          </w:rPr>
          <w:t xml:space="preserve">CYP79D15 </w:t>
        </w:r>
        <w:r w:rsidR="009152C4">
          <w:rPr>
            <w:rFonts w:ascii="Times New Roman" w:hAnsi="Times New Roman" w:cs="Times New Roman"/>
          </w:rPr>
          <w:t xml:space="preserve">and </w:t>
        </w:r>
        <w:r w:rsidR="009152C4">
          <w:rPr>
            <w:rFonts w:ascii="Times New Roman" w:hAnsi="Times New Roman" w:cs="Times New Roman"/>
            <w:i/>
          </w:rPr>
          <w:t xml:space="preserve">Li, </w:t>
        </w:r>
        <w:r w:rsidR="009152C4">
          <w:rPr>
            <w:rFonts w:ascii="Times New Roman" w:hAnsi="Times New Roman" w:cs="Times New Roman"/>
          </w:rPr>
          <w:t>figure 1)</w:t>
        </w:r>
      </w:ins>
      <w:ins w:id="28" w:author="James Santangelo" w:date="2018-03-13T11:56:00Z">
        <w:r w:rsidR="00E246AC" w:rsidRPr="00353D38">
          <w:rPr>
            <w:rFonts w:ascii="Times New Roman" w:hAnsi="Times New Roman" w:cs="Times New Roman"/>
          </w:rPr>
          <w:t xml:space="preserve"> </w:t>
        </w:r>
      </w:ins>
      <w:r w:rsidRPr="00353D38">
        <w:rPr>
          <w:rFonts w:ascii="Times New Roman" w:hAnsi="Times New Roman" w:cs="Times New Roman"/>
        </w:rPr>
        <w:t xml:space="preserve">within populations through time and across space. </w:t>
      </w:r>
      <w:ins w:id="29" w:author="James Santangelo" w:date="2018-03-13T12:31:00Z">
        <w:r w:rsidR="00E5254F">
          <w:rPr>
            <w:rFonts w:ascii="Times New Roman" w:hAnsi="Times New Roman" w:cs="Times New Roman"/>
          </w:rPr>
          <w:t xml:space="preserve">The frequency of HCN </w:t>
        </w:r>
      </w:ins>
      <w:ins w:id="30" w:author="James Santangelo" w:date="2018-03-16T09:10:00Z">
        <w:r w:rsidR="00997DCC">
          <w:rPr>
            <w:rFonts w:ascii="Times New Roman" w:hAnsi="Times New Roman" w:cs="Times New Roman"/>
          </w:rPr>
          <w:t>within each population is</w:t>
        </w:r>
      </w:ins>
      <w:ins w:id="31" w:author="James Santangelo" w:date="2018-03-13T12:33:00Z">
        <w:r w:rsidR="00E5254F">
          <w:rPr>
            <w:rFonts w:ascii="Times New Roman" w:hAnsi="Times New Roman" w:cs="Times New Roman"/>
          </w:rPr>
          <w:t xml:space="preserve"> </w:t>
        </w:r>
      </w:ins>
      <w:ins w:id="32" w:author="James Santangelo" w:date="2018-03-16T09:10:00Z">
        <w:r w:rsidR="00997DCC">
          <w:rPr>
            <w:rFonts w:ascii="Times New Roman" w:hAnsi="Times New Roman" w:cs="Times New Roman"/>
          </w:rPr>
          <w:t>easily</w:t>
        </w:r>
      </w:ins>
      <w:ins w:id="33" w:author="James Santangelo" w:date="2018-03-13T12:31:00Z">
        <w:r w:rsidR="00E5254F">
          <w:rPr>
            <w:rFonts w:ascii="Times New Roman" w:hAnsi="Times New Roman" w:cs="Times New Roman"/>
          </w:rPr>
          <w:t xml:space="preserve"> calculated from the frequency of recessive alleles at underlying loci as: 1 </w:t>
        </w:r>
      </w:ins>
      <w:ins w:id="34" w:author="James Santangelo" w:date="2018-03-13T12:33:00Z">
        <w:r w:rsidR="00E5254F">
          <w:rPr>
            <w:rFonts w:ascii="Times New Roman" w:hAnsi="Times New Roman" w:cs="Times New Roman"/>
          </w:rPr>
          <w:t>–</w:t>
        </w:r>
      </w:ins>
      <w:ins w:id="35" w:author="James Santangelo" w:date="2018-03-13T12:31:00Z">
        <w:r w:rsidR="00E5254F">
          <w:rPr>
            <w:rFonts w:ascii="Times New Roman" w:hAnsi="Times New Roman" w:cs="Times New Roman"/>
          </w:rPr>
          <w:t xml:space="preserve"> </w:t>
        </w:r>
      </w:ins>
      <w:ins w:id="36" w:author="James Santangelo" w:date="2018-03-13T12:34:00Z">
        <w:r w:rsidR="00E5254F">
          <w:rPr>
            <w:rFonts w:ascii="Times New Roman" w:hAnsi="Times New Roman" w:cs="Times New Roman"/>
          </w:rPr>
          <w:t>[</w:t>
        </w:r>
      </w:ins>
      <w:ins w:id="37" w:author="James Santangelo" w:date="2018-03-13T12:32:00Z">
        <w:r w:rsidR="00E5254F">
          <w:rPr>
            <w:rFonts w:ascii="Times New Roman" w:hAnsi="Times New Roman" w:cs="Times New Roman"/>
          </w:rPr>
          <w:t>q</w:t>
        </w:r>
      </w:ins>
      <w:ins w:id="38" w:author="James Santangelo" w:date="2018-03-13T12:33:00Z">
        <w:r w:rsidR="00E5254F">
          <w:rPr>
            <w:rFonts w:ascii="Times New Roman" w:hAnsi="Times New Roman" w:cs="Times New Roman"/>
            <w:vertAlign w:val="subscript"/>
          </w:rPr>
          <w:t>CYP</w:t>
        </w:r>
      </w:ins>
      <w:ins w:id="39" w:author="James Santangelo" w:date="2018-03-13T12:32:00Z">
        <w:r w:rsidR="00E5254F" w:rsidRPr="00E5254F">
          <w:rPr>
            <w:rFonts w:ascii="Times New Roman" w:hAnsi="Times New Roman" w:cs="Times New Roman"/>
            <w:vertAlign w:val="superscript"/>
            <w:rPrChange w:id="40" w:author="James Santangelo" w:date="2018-03-13T12:32:00Z">
              <w:rPr>
                <w:rFonts w:ascii="Times New Roman" w:hAnsi="Times New Roman" w:cs="Times New Roman"/>
              </w:rPr>
            </w:rPrChange>
          </w:rPr>
          <w:t>2</w:t>
        </w:r>
        <w:r w:rsidR="00E5254F" w:rsidRPr="00E5254F">
          <w:rPr>
            <w:rFonts w:ascii="Times New Roman" w:hAnsi="Times New Roman" w:cs="Times New Roman"/>
          </w:rPr>
          <w:t xml:space="preserve"> + q</w:t>
        </w:r>
      </w:ins>
      <w:ins w:id="41" w:author="James Santangelo" w:date="2018-03-13T12:33:00Z">
        <w:r w:rsidR="00E5254F">
          <w:rPr>
            <w:rFonts w:ascii="Times New Roman" w:hAnsi="Times New Roman" w:cs="Times New Roman"/>
            <w:vertAlign w:val="subscript"/>
          </w:rPr>
          <w:t>Li</w:t>
        </w:r>
      </w:ins>
      <w:ins w:id="42" w:author="James Santangelo" w:date="2018-03-13T12:32:00Z">
        <w:r w:rsidR="00E5254F" w:rsidRPr="00E5254F">
          <w:rPr>
            <w:rFonts w:ascii="Times New Roman" w:hAnsi="Times New Roman" w:cs="Times New Roman"/>
          </w:rPr>
          <w:t xml:space="preserve"> </w:t>
        </w:r>
        <w:r w:rsidR="00E5254F" w:rsidRPr="00E5254F">
          <w:rPr>
            <w:rFonts w:ascii="Times New Roman" w:hAnsi="Times New Roman" w:cs="Times New Roman"/>
            <w:vertAlign w:val="superscript"/>
            <w:rPrChange w:id="43" w:author="James Santangelo" w:date="2018-03-13T12:32:00Z">
              <w:rPr>
                <w:rFonts w:ascii="Times New Roman" w:hAnsi="Times New Roman" w:cs="Times New Roman"/>
              </w:rPr>
            </w:rPrChange>
          </w:rPr>
          <w:t>2</w:t>
        </w:r>
        <w:r w:rsidR="00E5254F" w:rsidRPr="00E5254F">
          <w:rPr>
            <w:rFonts w:ascii="Times New Roman" w:hAnsi="Times New Roman" w:cs="Times New Roman"/>
          </w:rPr>
          <w:t xml:space="preserve"> - (q</w:t>
        </w:r>
      </w:ins>
      <w:ins w:id="44" w:author="James Santangelo" w:date="2018-03-13T12:33:00Z">
        <w:r w:rsidR="00E5254F">
          <w:rPr>
            <w:rFonts w:ascii="Times New Roman" w:hAnsi="Times New Roman" w:cs="Times New Roman"/>
            <w:vertAlign w:val="subscript"/>
          </w:rPr>
          <w:t>CYP</w:t>
        </w:r>
      </w:ins>
      <w:ins w:id="45" w:author="James Santangelo" w:date="2018-03-13T12:32:00Z">
        <w:r w:rsidR="00E5254F" w:rsidRPr="00E5254F">
          <w:rPr>
            <w:rFonts w:ascii="Times New Roman" w:hAnsi="Times New Roman" w:cs="Times New Roman"/>
            <w:vertAlign w:val="superscript"/>
            <w:rPrChange w:id="46" w:author="James Santangelo" w:date="2018-03-13T12:33:00Z">
              <w:rPr>
                <w:rFonts w:ascii="Times New Roman" w:hAnsi="Times New Roman" w:cs="Times New Roman"/>
              </w:rPr>
            </w:rPrChange>
          </w:rPr>
          <w:t>2</w:t>
        </w:r>
        <w:r w:rsidR="00997DCC">
          <w:rPr>
            <w:rFonts w:ascii="Times New Roman" w:hAnsi="Times New Roman" w:cs="Times New Roman"/>
          </w:rPr>
          <w:t xml:space="preserve"> </w:t>
        </w:r>
      </w:ins>
      <w:ins w:id="47" w:author="James Santangelo" w:date="2018-03-16T09:11:00Z">
        <w:r w:rsidR="00997DCC">
          <w:rPr>
            <w:rFonts w:ascii="Times New Roman" w:hAnsi="Times New Roman" w:cs="Times New Roman"/>
          </w:rPr>
          <w:t>×</w:t>
        </w:r>
      </w:ins>
      <w:ins w:id="48" w:author="James Santangelo" w:date="2018-03-13T12:32:00Z">
        <w:r w:rsidR="00E5254F" w:rsidRPr="00E5254F">
          <w:rPr>
            <w:rFonts w:ascii="Times New Roman" w:hAnsi="Times New Roman" w:cs="Times New Roman"/>
          </w:rPr>
          <w:t xml:space="preserve"> q</w:t>
        </w:r>
      </w:ins>
      <w:ins w:id="49" w:author="James Santangelo" w:date="2018-03-13T12:33:00Z">
        <w:r w:rsidR="00E5254F">
          <w:rPr>
            <w:rFonts w:ascii="Times New Roman" w:hAnsi="Times New Roman" w:cs="Times New Roman"/>
            <w:vertAlign w:val="subscript"/>
          </w:rPr>
          <w:t>Li</w:t>
        </w:r>
      </w:ins>
      <w:ins w:id="50" w:author="James Santangelo" w:date="2018-03-13T12:32:00Z">
        <w:r w:rsidR="00E5254F" w:rsidRPr="00E5254F">
          <w:rPr>
            <w:rFonts w:ascii="Times New Roman" w:hAnsi="Times New Roman" w:cs="Times New Roman"/>
            <w:vertAlign w:val="superscript"/>
            <w:rPrChange w:id="51" w:author="James Santangelo" w:date="2018-03-13T12:33:00Z">
              <w:rPr>
                <w:rFonts w:ascii="Times New Roman" w:hAnsi="Times New Roman" w:cs="Times New Roman"/>
              </w:rPr>
            </w:rPrChange>
          </w:rPr>
          <w:t>2</w:t>
        </w:r>
        <w:r w:rsidR="00E5254F" w:rsidRPr="00E5254F">
          <w:rPr>
            <w:rFonts w:ascii="Times New Roman" w:hAnsi="Times New Roman" w:cs="Times New Roman"/>
          </w:rPr>
          <w:t>)</w:t>
        </w:r>
      </w:ins>
      <w:ins w:id="52" w:author="James Santangelo" w:date="2018-03-13T12:34:00Z">
        <w:r w:rsidR="00E5254F">
          <w:rPr>
            <w:rFonts w:ascii="Times New Roman" w:hAnsi="Times New Roman" w:cs="Times New Roman"/>
          </w:rPr>
          <w:t>], where q</w:t>
        </w:r>
        <w:r w:rsidR="00E5254F">
          <w:rPr>
            <w:rFonts w:ascii="Times New Roman" w:hAnsi="Times New Roman" w:cs="Times New Roman"/>
            <w:vertAlign w:val="subscript"/>
          </w:rPr>
          <w:t>CYP</w:t>
        </w:r>
      </w:ins>
      <w:ins w:id="53" w:author="James Santangelo" w:date="2018-03-13T11:57:00Z">
        <w:r w:rsidR="009152C4">
          <w:rPr>
            <w:rFonts w:ascii="Times New Roman" w:hAnsi="Times New Roman" w:cs="Times New Roman"/>
          </w:rPr>
          <w:t xml:space="preserve"> </w:t>
        </w:r>
      </w:ins>
      <w:ins w:id="54" w:author="James Santangelo" w:date="2018-03-13T12:34:00Z">
        <w:r w:rsidR="00E5254F">
          <w:rPr>
            <w:rFonts w:ascii="Times New Roman" w:hAnsi="Times New Roman" w:cs="Times New Roman"/>
          </w:rPr>
          <w:t xml:space="preserve">and </w:t>
        </w:r>
        <w:r w:rsidR="00E5254F" w:rsidRPr="00E5254F">
          <w:rPr>
            <w:rFonts w:ascii="Times New Roman" w:hAnsi="Times New Roman" w:cs="Times New Roman"/>
          </w:rPr>
          <w:t>q</w:t>
        </w:r>
        <w:r w:rsidR="00E5254F">
          <w:rPr>
            <w:rFonts w:ascii="Times New Roman" w:hAnsi="Times New Roman" w:cs="Times New Roman"/>
            <w:vertAlign w:val="subscript"/>
          </w:rPr>
          <w:t>Li</w:t>
        </w:r>
        <w:r w:rsidR="00E5254F" w:rsidRPr="00353D38">
          <w:rPr>
            <w:rFonts w:ascii="Times New Roman" w:hAnsi="Times New Roman" w:cs="Times New Roman"/>
          </w:rPr>
          <w:t xml:space="preserve"> </w:t>
        </w:r>
        <w:r w:rsidR="00E5254F">
          <w:rPr>
            <w:rFonts w:ascii="Times New Roman" w:hAnsi="Times New Roman" w:cs="Times New Roman"/>
          </w:rPr>
          <w:t xml:space="preserve">represent the frequency of the recessive alleles at </w:t>
        </w:r>
        <w:r w:rsidR="00E5254F" w:rsidRPr="00E5254F">
          <w:rPr>
            <w:rFonts w:ascii="Times New Roman" w:hAnsi="Times New Roman" w:cs="Times New Roman"/>
            <w:i/>
            <w:rPrChange w:id="55" w:author="James Santangelo" w:date="2018-03-13T12:34:00Z">
              <w:rPr>
                <w:rFonts w:ascii="Times New Roman" w:hAnsi="Times New Roman" w:cs="Times New Roman"/>
              </w:rPr>
            </w:rPrChange>
          </w:rPr>
          <w:t>CYP79D15</w:t>
        </w:r>
        <w:r w:rsidR="00E5254F">
          <w:rPr>
            <w:rFonts w:ascii="Times New Roman" w:hAnsi="Times New Roman" w:cs="Times New Roman"/>
          </w:rPr>
          <w:t xml:space="preserve"> and </w:t>
        </w:r>
        <w:r w:rsidR="00E5254F" w:rsidRPr="00E5254F">
          <w:rPr>
            <w:rFonts w:ascii="Times New Roman" w:hAnsi="Times New Roman" w:cs="Times New Roman"/>
            <w:i/>
            <w:rPrChange w:id="56" w:author="James Santangelo" w:date="2018-03-13T12:34:00Z">
              <w:rPr>
                <w:rFonts w:ascii="Times New Roman" w:hAnsi="Times New Roman" w:cs="Times New Roman"/>
              </w:rPr>
            </w:rPrChange>
          </w:rPr>
          <w:t>Li</w:t>
        </w:r>
        <w:r w:rsidR="00E5254F">
          <w:rPr>
            <w:rFonts w:ascii="Times New Roman" w:hAnsi="Times New Roman" w:cs="Times New Roman"/>
          </w:rPr>
          <w:t xml:space="preserve">, respectively. </w:t>
        </w:r>
      </w:ins>
      <w:r w:rsidRPr="00353D38">
        <w:rPr>
          <w:rFonts w:ascii="Times New Roman" w:hAnsi="Times New Roman" w:cs="Times New Roman"/>
        </w:rPr>
        <w:t xml:space="preserve">We represented a transect from urban to rural habitats as a one-dimensional, linear matrix with 40 cells, consistent with the number of populations sampled across cities </w:t>
      </w:r>
      <w:del w:id="57" w:author="James Santangelo" w:date="2018-03-13T17:33:00Z">
        <w:r w:rsidRPr="00353D38" w:rsidDel="00AD03D5">
          <w:rPr>
            <w:rFonts w:ascii="Times New Roman" w:hAnsi="Times New Roman" w:cs="Times New Roman"/>
          </w:rPr>
          <w:delText xml:space="preserve">by </w:delText>
        </w:r>
        <w:r w:rsidRPr="00353D38" w:rsidDel="00AD03D5">
          <w:rPr>
            <w:rFonts w:ascii="Times New Roman" w:hAnsi="Times New Roman" w:cs="Times New Roman"/>
          </w:rPr>
          <w:fldChar w:fldCharType="begin" w:fldLock="1"/>
        </w:r>
        <w:r w:rsidR="00AD03D5" w:rsidRPr="00AD03D5" w:rsidDel="00AD03D5">
          <w:rPr>
            <w:rFonts w:ascii="Times New Roman" w:hAnsi="Times New Roman" w:cs="Times New Roman"/>
          </w:rPr>
          <w:del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"[24]", "manualFormatting" : "Thompson et al. (2016)", "plainTextFormattedCitation" : "[24]", "previouslyFormattedCitation" : "[24]" }, "properties" : {  }, "schema" : "https://github.com/citation-style-language/schema/raw/master/csl-citation.json" }</w:delInstrText>
        </w:r>
        <w:r w:rsidRPr="00353D38" w:rsidDel="00AD03D5">
          <w:rPr>
            <w:rFonts w:ascii="Times New Roman" w:hAnsi="Times New Roman" w:cs="Times New Roman"/>
          </w:rPr>
          <w:fldChar w:fldCharType="separate"/>
        </w:r>
        <w:r w:rsidRPr="00AD03D5" w:rsidDel="00AD03D5">
          <w:rPr>
            <w:rFonts w:ascii="Times New Roman" w:hAnsi="Times New Roman" w:cs="Times New Roman"/>
            <w:noProof/>
          </w:rPr>
          <w:delText>Thompson et al. (2016)</w:delText>
        </w:r>
        <w:r w:rsidRPr="00353D38" w:rsidDel="00AD03D5">
          <w:rPr>
            <w:rFonts w:ascii="Times New Roman" w:hAnsi="Times New Roman" w:cs="Times New Roman"/>
          </w:rPr>
          <w:fldChar w:fldCharType="end"/>
        </w:r>
      </w:del>
      <w:ins w:id="58" w:author="James Santangelo" w:date="2018-03-13T17:33:00Z">
        <w:r w:rsidR="00AD03D5">
          <w:rPr>
            <w:rFonts w:ascii="Times New Roman" w:hAnsi="Times New Roman" w:cs="Times New Roman"/>
          </w:rPr>
          <w:t xml:space="preserve">by Thompson </w:t>
        </w:r>
        <w:r w:rsidR="00AD03D5" w:rsidRPr="00AD03D5">
          <w:rPr>
            <w:rFonts w:ascii="Times New Roman" w:hAnsi="Times New Roman" w:cs="Times New Roman"/>
            <w:i/>
            <w:rPrChange w:id="59" w:author="James Santangelo" w:date="2018-03-13T17:34:00Z">
              <w:rPr>
                <w:rFonts w:ascii="Times New Roman" w:hAnsi="Times New Roman" w:cs="Times New Roman"/>
              </w:rPr>
            </w:rPrChange>
          </w:rPr>
          <w:t>et al.</w:t>
        </w:r>
        <w:r w:rsidR="00AD03D5">
          <w:rPr>
            <w:rFonts w:ascii="Times New Roman" w:hAnsi="Times New Roman" w:cs="Times New Roman"/>
          </w:rPr>
          <w:t xml:space="preserve"> (2016)</w:t>
        </w:r>
      </w:ins>
      <w:r w:rsidR="005E539D">
        <w:rPr>
          <w:rFonts w:ascii="Times New Roman" w:hAnsi="Times New Roman" w:cs="Times New Roman"/>
        </w:rPr>
        <w:t>. E</w:t>
      </w:r>
      <w:r w:rsidRPr="00353D38">
        <w:rPr>
          <w:rFonts w:ascii="Times New Roman" w:hAnsi="Times New Roman" w:cs="Times New Roman"/>
        </w:rPr>
        <w:t xml:space="preserve">ach cell (hereafter patch) represents a patch of suitable habitat that can support a population of </w:t>
      </w:r>
      <w:r w:rsidRPr="00353D38">
        <w:rPr>
          <w:rFonts w:ascii="Times New Roman" w:hAnsi="Times New Roman" w:cs="Times New Roman"/>
          <w:i/>
        </w:rPr>
        <w:t>Trifolium repens</w:t>
      </w:r>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EA522E">
        <w:rPr>
          <w:rFonts w:ascii="Times New Roman" w:hAnsi="Times New Roman" w:cs="Times New Roman"/>
        </w:rPr>
        <w:t>t</w:t>
      </w:r>
      <w:r w:rsidR="00DF2266" w:rsidRPr="00353D38">
        <w:rPr>
          <w:rFonts w:ascii="Times New Roman" w:hAnsi="Times New Roman" w:cs="Times New Roman"/>
        </w:rPr>
        <w:t xml:space="preserve">able </w:t>
      </w:r>
      <w:r w:rsidR="00D23EF8">
        <w:rPr>
          <w:rFonts w:ascii="Times New Roman" w:hAnsi="Times New Roman" w:cs="Times New Roman"/>
        </w:rPr>
        <w:t>S</w:t>
      </w:r>
      <w:r w:rsidR="00DF2266" w:rsidRPr="00353D38">
        <w:rPr>
          <w:rFonts w:ascii="Times New Roman" w:hAnsi="Times New Roman" w:cs="Times New Roman"/>
        </w:rPr>
        <w:t>1</w:t>
      </w:r>
      <w:r w:rsidRPr="00353D38">
        <w:rPr>
          <w:rFonts w:ascii="Times New Roman" w:hAnsi="Times New Roman" w:cs="Times New Roman"/>
        </w:rPr>
        <w:t xml:space="preserve">). The order of events in the simulations </w:t>
      </w:r>
      <w:r w:rsidR="00BA1A65">
        <w:rPr>
          <w:rFonts w:ascii="Times New Roman" w:hAnsi="Times New Roman" w:cs="Times New Roman"/>
        </w:rPr>
        <w:t>were</w:t>
      </w:r>
      <w:r w:rsidRPr="00353D38">
        <w:rPr>
          <w:rFonts w:ascii="Times New Roman" w:hAnsi="Times New Roman" w:cs="Times New Roman"/>
        </w:rPr>
        <w:t xml:space="preserv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 xml:space="preserve">(4) colonization. </w:t>
      </w:r>
    </w:p>
    <w:p w14:paraId="26832843" w14:textId="0BCF7FDE" w:rsidR="00AD564B" w:rsidRDefault="00EC4594" w:rsidP="004529BF">
      <w:pPr>
        <w:spacing w:line="480" w:lineRule="auto"/>
        <w:ind w:firstLine="720"/>
        <w:rPr>
          <w:rFonts w:ascii="Times New Roman" w:hAnsi="Times New Roman" w:cs="Times New Roman"/>
        </w:rPr>
      </w:pPr>
      <w:r>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00695730" w:rsidRPr="00353D38">
        <w:rPr>
          <w:rFonts w:ascii="Times New Roman" w:hAnsi="Times New Roman" w:cs="Times New Roman"/>
        </w:rPr>
        <w:t xml:space="preserve"> (</w:t>
      </w:r>
      <w:r w:rsidR="00CC4D45">
        <w:rPr>
          <w:rFonts w:ascii="Times New Roman" w:hAnsi="Times New Roman" w:cs="Times New Roman"/>
        </w:rPr>
        <w:t>t</w:t>
      </w:r>
      <w:r w:rsidR="009160AF">
        <w:rPr>
          <w:rFonts w:ascii="Times New Roman" w:hAnsi="Times New Roman" w:cs="Times New Roman"/>
        </w:rPr>
        <w:t>able S2</w:t>
      </w:r>
      <w:r w:rsidR="00695730" w:rsidRPr="00353D38">
        <w:rPr>
          <w:rFonts w:ascii="Times New Roman" w:hAnsi="Times New Roman" w:cs="Times New Roman"/>
        </w:rPr>
        <w:t xml:space="preserve">): </w:t>
      </w:r>
      <w:r w:rsidR="002371A8">
        <w:rPr>
          <w:rFonts w:ascii="Times New Roman" w:hAnsi="Times New Roman" w:cs="Times New Roman"/>
        </w:rPr>
        <w:t>six</w:t>
      </w:r>
      <w:r w:rsidR="00695730"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00695730" w:rsidRPr="00353D38">
        <w:rPr>
          <w:rFonts w:ascii="Times New Roman" w:hAnsi="Times New Roman" w:cs="Times New Roman"/>
        </w:rPr>
        <w:t xml:space="preserve">explore the effects of drift, </w:t>
      </w:r>
      <w:r w:rsidR="008F3750">
        <w:rPr>
          <w:rFonts w:ascii="Times New Roman" w:hAnsi="Times New Roman" w:cs="Times New Roman"/>
        </w:rPr>
        <w:t>gene flow</w:t>
      </w:r>
      <w:r w:rsidR="00695730"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00695730" w:rsidRPr="00353D38">
        <w:rPr>
          <w:rFonts w:ascii="Times New Roman" w:hAnsi="Times New Roman" w:cs="Times New Roman"/>
        </w:rPr>
        <w:t>clines in cyanogenesis</w:t>
      </w:r>
      <w:r w:rsidR="004A61DF">
        <w:rPr>
          <w:rFonts w:ascii="Times New Roman" w:hAnsi="Times New Roman" w:cs="Times New Roman"/>
        </w:rPr>
        <w:t>, and</w:t>
      </w:r>
      <w:r w:rsidR="00695730" w:rsidRPr="00353D38">
        <w:rPr>
          <w:rFonts w:ascii="Times New Roman" w:hAnsi="Times New Roman" w:cs="Times New Roman"/>
        </w:rPr>
        <w:t xml:space="preserve"> two </w:t>
      </w:r>
      <w:r w:rsidR="004A61DF">
        <w:rPr>
          <w:rFonts w:ascii="Times New Roman" w:hAnsi="Times New Roman" w:cs="Times New Roman"/>
        </w:rPr>
        <w:t xml:space="preserve">that </w:t>
      </w:r>
      <w:r w:rsidR="00695730" w:rsidRPr="00353D38">
        <w:rPr>
          <w:rFonts w:ascii="Times New Roman" w:hAnsi="Times New Roman" w:cs="Times New Roman"/>
        </w:rPr>
        <w:t xml:space="preserve">examine </w:t>
      </w:r>
      <w:r w:rsidR="004A61DF">
        <w:rPr>
          <w:rFonts w:ascii="Times New Roman" w:hAnsi="Times New Roman" w:cs="Times New Roman"/>
        </w:rPr>
        <w:t xml:space="preserve">the </w:t>
      </w:r>
      <w:r w:rsidR="00695730" w:rsidRPr="00353D38">
        <w:rPr>
          <w:rFonts w:ascii="Times New Roman" w:hAnsi="Times New Roman" w:cs="Times New Roman"/>
        </w:rPr>
        <w:t xml:space="preserve">effects of drift and initial allele frequencies on clines. </w:t>
      </w:r>
      <w:r w:rsidR="00CC4D45">
        <w:rPr>
          <w:rFonts w:ascii="Times New Roman" w:hAnsi="Times New Roman" w:cs="Times New Roman"/>
        </w:rPr>
        <w:t>We</w:t>
      </w:r>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cyanogenesis clines in the absence of selection. </w:t>
      </w:r>
      <w:r w:rsidR="003970AC">
        <w:rPr>
          <w:rFonts w:ascii="Times New Roman" w:hAnsi="Times New Roman" w:cs="Times New Roman"/>
        </w:rPr>
        <w:t xml:space="preserve">We manipulated drift in two ways: (1) </w:t>
      </w:r>
      <w:ins w:id="60" w:author="James Santangelo" w:date="2018-03-13T08:37:00Z">
        <w:r w:rsidR="00A95C65">
          <w:rPr>
            <w:rFonts w:ascii="Times New Roman" w:hAnsi="Times New Roman" w:cs="Times New Roman"/>
          </w:rPr>
          <w:t>b</w:t>
        </w:r>
      </w:ins>
      <w:del w:id="61" w:author="James Santangelo" w:date="2018-03-13T08:37:00Z">
        <w:r w:rsidR="003970AC" w:rsidDel="00A95C65">
          <w:rPr>
            <w:rFonts w:ascii="Times New Roman" w:hAnsi="Times New Roman" w:cs="Times New Roman"/>
          </w:rPr>
          <w:delText>B</w:delText>
        </w:r>
      </w:del>
      <w:r w:rsidR="003970AC">
        <w:rPr>
          <w:rFonts w:ascii="Times New Roman" w:hAnsi="Times New Roman" w:cs="Times New Roman"/>
        </w:rPr>
        <w:t xml:space="preserve">y imposing a gradient in the </w:t>
      </w:r>
      <w:r w:rsidR="003970AC">
        <w:rPr>
          <w:rFonts w:ascii="Times New Roman" w:hAnsi="Times New Roman" w:cs="Times New Roman"/>
        </w:rPr>
        <w:lastRenderedPageBreak/>
        <w:t>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w:t>
      </w:r>
      <w:r w:rsidR="004529BF">
        <w:rPr>
          <w:rFonts w:ascii="Times New Roman" w:hAnsi="Times New Roman" w:cs="Times New Roman"/>
        </w:rPr>
        <w:t>and produced qualitatively similar results</w:t>
      </w:r>
      <w:ins w:id="62" w:author="James Santangelo" w:date="2018-03-14T15:35:00Z">
        <w:r w:rsidR="00103111">
          <w:rPr>
            <w:rFonts w:ascii="Times New Roman" w:hAnsi="Times New Roman" w:cs="Times New Roman"/>
          </w:rPr>
          <w:t xml:space="preserve"> (figure S1)</w:t>
        </w:r>
      </w:ins>
      <w:r w:rsidR="004529BF">
        <w:rPr>
          <w:rFonts w:ascii="Times New Roman" w:hAnsi="Times New Roman" w:cs="Times New Roman"/>
        </w:rPr>
        <w:t xml:space="preserve">. </w:t>
      </w:r>
      <w:ins w:id="63" w:author="James Santangelo" w:date="2018-03-16T09:09:00Z">
        <w:r w:rsidR="00997DCC">
          <w:rPr>
            <w:rFonts w:ascii="Times New Roman" w:hAnsi="Times New Roman" w:cs="Times New Roman"/>
          </w:rPr>
          <w:t>W</w:t>
        </w:r>
      </w:ins>
      <w:del w:id="64" w:author="James Santangelo" w:date="2018-03-14T16:09:00Z">
        <w:r w:rsidR="004529BF" w:rsidDel="003A35C7">
          <w:rPr>
            <w:rFonts w:ascii="Times New Roman" w:hAnsi="Times New Roman" w:cs="Times New Roman"/>
          </w:rPr>
          <w:delText>W</w:delText>
        </w:r>
      </w:del>
      <w:r w:rsidR="004529BF">
        <w:rPr>
          <w:rFonts w:ascii="Times New Roman" w:hAnsi="Times New Roman" w:cs="Times New Roman"/>
        </w:rPr>
        <w:t>e thus focus on drift scenario 1 (i.e. gradient in carrying capacity) and consider drift scenario 2</w:t>
      </w:r>
      <w:r w:rsidR="003970AC">
        <w:rPr>
          <w:rFonts w:ascii="Times New Roman" w:hAnsi="Times New Roman" w:cs="Times New Roman"/>
        </w:rPr>
        <w:t xml:space="preserve"> </w:t>
      </w:r>
      <w:r w:rsidR="00312922">
        <w:rPr>
          <w:rFonts w:ascii="Times New Roman" w:hAnsi="Times New Roman" w:cs="Times New Roman"/>
        </w:rPr>
        <w:t>in the online supplementary materials</w:t>
      </w:r>
      <w:r w:rsidR="00DE412A">
        <w:rPr>
          <w:rFonts w:ascii="Times New Roman" w:hAnsi="Times New Roman" w:cs="Times New Roman"/>
        </w:rPr>
        <w:t xml:space="preserve"> (</w:t>
      </w:r>
      <w:ins w:id="65" w:author="James Santangelo" w:date="2018-03-13T16:50:00Z">
        <w:r w:rsidR="007F2757">
          <w:rPr>
            <w:rFonts w:ascii="Times New Roman" w:hAnsi="Times New Roman" w:cs="Times New Roman"/>
          </w:rPr>
          <w:t xml:space="preserve">methods: </w:t>
        </w:r>
      </w:ins>
      <w:r w:rsidR="00DE412A">
        <w:rPr>
          <w:rFonts w:ascii="Times New Roman" w:hAnsi="Times New Roman" w:cs="Times New Roman"/>
        </w:rPr>
        <w:t>text S1</w:t>
      </w:r>
      <w:ins w:id="66" w:author="James Santangelo" w:date="2018-03-13T16:50:00Z">
        <w:r w:rsidR="007F2757">
          <w:rPr>
            <w:rFonts w:ascii="Times New Roman" w:hAnsi="Times New Roman" w:cs="Times New Roman"/>
          </w:rPr>
          <w:t xml:space="preserve">; results: text </w:t>
        </w:r>
      </w:ins>
      <w:del w:id="67" w:author="James Santangelo" w:date="2018-03-13T16:50:00Z">
        <w:r w:rsidR="00DE412A" w:rsidDel="007F2757">
          <w:rPr>
            <w:rFonts w:ascii="Times New Roman" w:hAnsi="Times New Roman" w:cs="Times New Roman"/>
          </w:rPr>
          <w:delText xml:space="preserve"> and </w:delText>
        </w:r>
      </w:del>
      <w:r w:rsidR="00DE412A">
        <w:rPr>
          <w:rFonts w:ascii="Times New Roman" w:hAnsi="Times New Roman" w:cs="Times New Roman"/>
        </w:rPr>
        <w:t>S2</w:t>
      </w:r>
      <w:del w:id="68" w:author="James Santangelo" w:date="2018-03-13T16:50:00Z">
        <w:r w:rsidR="00DE412A" w:rsidDel="007F2757">
          <w:rPr>
            <w:rFonts w:ascii="Times New Roman" w:hAnsi="Times New Roman" w:cs="Times New Roman"/>
          </w:rPr>
          <w:delText>,</w:delText>
        </w:r>
      </w:del>
      <w:ins w:id="69" w:author="James Santangelo" w:date="2018-03-13T16:50:00Z">
        <w:r w:rsidR="007F2757">
          <w:rPr>
            <w:rFonts w:ascii="Times New Roman" w:hAnsi="Times New Roman" w:cs="Times New Roman"/>
          </w:rPr>
          <w:t>,</w:t>
        </w:r>
      </w:ins>
      <w:r w:rsidR="00DE412A">
        <w:rPr>
          <w:rFonts w:ascii="Times New Roman" w:hAnsi="Times New Roman" w:cs="Times New Roman"/>
        </w:rPr>
        <w:t xml:space="preserve"> figures S1</w:t>
      </w:r>
      <w:r w:rsidR="00EE30A8">
        <w:rPr>
          <w:rFonts w:ascii="Times New Roman" w:hAnsi="Times New Roman" w:cs="Times New Roman"/>
        </w:rPr>
        <w:t xml:space="preserve"> to </w:t>
      </w:r>
      <w:r w:rsidR="00DE412A">
        <w:rPr>
          <w:rFonts w:ascii="Times New Roman" w:hAnsi="Times New Roman" w:cs="Times New Roman"/>
        </w:rPr>
        <w:t>S</w:t>
      </w:r>
      <w:ins w:id="70" w:author="James Santangelo" w:date="2018-03-14T16:09:00Z">
        <w:r w:rsidR="003A35C7">
          <w:rPr>
            <w:rFonts w:ascii="Times New Roman" w:hAnsi="Times New Roman" w:cs="Times New Roman"/>
          </w:rPr>
          <w:t>5, figure S7</w:t>
        </w:r>
      </w:ins>
      <w:del w:id="71" w:author="James Santangelo" w:date="2018-03-14T16:09:00Z">
        <w:r w:rsidR="00DE412A" w:rsidDel="003A35C7">
          <w:rPr>
            <w:rFonts w:ascii="Times New Roman" w:hAnsi="Times New Roman" w:cs="Times New Roman"/>
          </w:rPr>
          <w:delText>3</w:delText>
        </w:r>
      </w:del>
      <w:r w:rsidR="00312922">
        <w:rPr>
          <w:rFonts w:ascii="Times New Roman" w:hAnsi="Times New Roman" w:cs="Times New Roman"/>
        </w:rPr>
        <w:t>). In addition, we focus our results on cases where the initial frequency of dominant alleles was 0.5, which resulted in the strongest clines, and consider the effects of initial allele frequency in the electronic supplementary material (text S3, figure S</w:t>
      </w:r>
      <w:ins w:id="72" w:author="James Santangelo" w:date="2018-03-14T16:10:00Z">
        <w:r w:rsidR="003A35C7">
          <w:rPr>
            <w:rFonts w:ascii="Times New Roman" w:hAnsi="Times New Roman" w:cs="Times New Roman"/>
          </w:rPr>
          <w:t>6</w:t>
        </w:r>
      </w:ins>
      <w:del w:id="73" w:author="James Santangelo" w:date="2018-03-14T16:10:00Z">
        <w:r w:rsidR="00DE412A" w:rsidDel="003A35C7">
          <w:rPr>
            <w:rFonts w:ascii="Times New Roman" w:hAnsi="Times New Roman" w:cs="Times New Roman"/>
          </w:rPr>
          <w:delText>4</w:delText>
        </w:r>
      </w:del>
      <w:r w:rsidR="00312922">
        <w:rPr>
          <w:rFonts w:ascii="Times New Roman" w:hAnsi="Times New Roman" w:cs="Times New Roman"/>
        </w:rPr>
        <w:t xml:space="preserve"> and S</w:t>
      </w:r>
      <w:ins w:id="74" w:author="James Santangelo" w:date="2018-03-14T16:10:00Z">
        <w:r w:rsidR="003A35C7">
          <w:rPr>
            <w:rFonts w:ascii="Times New Roman" w:hAnsi="Times New Roman" w:cs="Times New Roman"/>
          </w:rPr>
          <w:t>7</w:t>
        </w:r>
      </w:ins>
      <w:del w:id="75" w:author="James Santangelo" w:date="2018-03-14T16:10:00Z">
        <w:r w:rsidR="00DE412A" w:rsidDel="003A35C7">
          <w:rPr>
            <w:rFonts w:ascii="Times New Roman" w:hAnsi="Times New Roman" w:cs="Times New Roman"/>
          </w:rPr>
          <w:delText>5</w:delText>
        </w:r>
      </w:del>
      <w:r w:rsidR="00312922">
        <w:rPr>
          <w:rFonts w:ascii="Times New Roman" w:hAnsi="Times New Roman" w:cs="Times New Roman"/>
        </w:rPr>
        <w:t>).</w:t>
      </w:r>
    </w:p>
    <w:p w14:paraId="5E099A85" w14:textId="77777777" w:rsidR="005E539D" w:rsidRDefault="005E539D" w:rsidP="00695730">
      <w:pPr>
        <w:spacing w:line="360" w:lineRule="auto"/>
        <w:rPr>
          <w:rFonts w:ascii="Times New Roman" w:hAnsi="Times New Roman" w:cs="Times New Roman"/>
          <w:i/>
        </w:rPr>
      </w:pPr>
    </w:p>
    <w:p w14:paraId="7A9024CE" w14:textId="681DE5E6" w:rsidR="003970AC" w:rsidRPr="00AD564B" w:rsidRDefault="00D6079A" w:rsidP="00695730">
      <w:pPr>
        <w:spacing w:line="360" w:lineRule="auto"/>
        <w:rPr>
          <w:rFonts w:ascii="Times New Roman" w:hAnsi="Times New Roman" w:cs="Times New Roman"/>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1555F24D" w14:textId="16506E61" w:rsidR="00695730" w:rsidRPr="00AD564B" w:rsidDel="007F2757" w:rsidRDefault="00695730" w:rsidP="00000BA7">
      <w:pPr>
        <w:spacing w:line="360" w:lineRule="auto"/>
        <w:outlineLvl w:val="0"/>
        <w:rPr>
          <w:del w:id="76" w:author="James Santangelo" w:date="2018-03-13T16:47:00Z"/>
          <w:rFonts w:ascii="Times New Roman" w:hAnsi="Times New Roman" w:cs="Times New Roman"/>
          <w:u w:val="single"/>
        </w:rPr>
      </w:pPr>
      <w:del w:id="77" w:author="James Santangelo" w:date="2018-03-13T16:47:00Z">
        <w:r w:rsidRPr="00AD564B" w:rsidDel="007F2757">
          <w:rPr>
            <w:rFonts w:ascii="Times New Roman" w:hAnsi="Times New Roman" w:cs="Times New Roman"/>
            <w:u w:val="single"/>
          </w:rPr>
          <w:delText xml:space="preserve">Drift scenario 1: Gradient in </w:delText>
        </w:r>
        <w:r w:rsidR="00245592" w:rsidDel="007F2757">
          <w:rPr>
            <w:rFonts w:ascii="Times New Roman" w:hAnsi="Times New Roman" w:cs="Times New Roman"/>
            <w:u w:val="single"/>
          </w:rPr>
          <w:delText>carrying capacity</w:delText>
        </w:r>
        <w:r w:rsidR="00C2777D" w:rsidRPr="00AD564B" w:rsidDel="007F2757">
          <w:rPr>
            <w:rFonts w:ascii="Times New Roman" w:hAnsi="Times New Roman" w:cs="Times New Roman"/>
            <w:u w:val="single"/>
          </w:rPr>
          <w:delText xml:space="preserve"> across the landscape</w:delText>
        </w:r>
      </w:del>
    </w:p>
    <w:p w14:paraId="1D3D3862" w14:textId="66B416BE" w:rsidR="00695730"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The first scenario </w:t>
      </w:r>
      <w:ins w:id="78" w:author="James Santangelo" w:date="2018-03-13T16:48:00Z">
        <w:r w:rsidR="007F2757">
          <w:rPr>
            <w:rFonts w:ascii="Times New Roman" w:hAnsi="Times New Roman" w:cs="Times New Roman"/>
          </w:rPr>
          <w:t xml:space="preserve">(i.e. gradient in carrying capacity) </w:t>
        </w:r>
      </w:ins>
      <w:r w:rsidRPr="00353D38">
        <w:rPr>
          <w:rFonts w:ascii="Times New Roman" w:hAnsi="Times New Roman" w:cs="Times New Roman"/>
        </w:rPr>
        <w:t>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r w:rsidR="00D23EF8">
        <w:rPr>
          <w:rFonts w:ascii="Times New Roman" w:hAnsi="Times New Roman" w:cs="Times New Roman"/>
        </w:rPr>
        <w:t>S</w:t>
      </w:r>
      <w:ins w:id="79" w:author="James Santangelo" w:date="2018-03-14T16:10:00Z">
        <w:r w:rsidR="003A35C7">
          <w:rPr>
            <w:rFonts w:ascii="Times New Roman" w:hAnsi="Times New Roman" w:cs="Times New Roman"/>
          </w:rPr>
          <w:t>8</w:t>
        </w:r>
      </w:ins>
      <w:del w:id="80" w:author="James Santangelo" w:date="2018-03-14T16:10:00Z">
        <w:r w:rsidR="00EE30A8" w:rsidDel="003A35C7">
          <w:rPr>
            <w:rFonts w:ascii="Times New Roman" w:hAnsi="Times New Roman" w:cs="Times New Roman"/>
          </w:rPr>
          <w:delText>6</w:delText>
        </w:r>
      </w:del>
      <w:r w:rsidR="00EE0034" w:rsidRPr="00EE0034">
        <w:rPr>
          <w:rFonts w:ascii="Times New Roman" w:hAnsi="Times New Roman" w:cs="Times New Roman"/>
          <w:i/>
        </w:rPr>
        <w:t>a</w:t>
      </w:r>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simulations exploring the effects of drift, gene flow, and selection on patterns of local adaptation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 "plainTextFormattedCitation" : "[24]", "previouslyFormattedCitation" : "[24]"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[24]</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w:t>
      </w:r>
      <w:ins w:id="81" w:author="James Santangelo" w:date="2018-03-13T08:43:00Z">
        <w:r w:rsidR="00A520EB">
          <w:rPr>
            <w:rFonts w:ascii="Times New Roman" w:hAnsi="Times New Roman" w:cs="Times New Roman"/>
          </w:rPr>
          <w:t>, for simplicity,</w:t>
        </w:r>
      </w:ins>
      <w:r w:rsidRPr="00FC1F6A">
        <w:rPr>
          <w:rFonts w:ascii="Times New Roman" w:hAnsi="Times New Roman" w:cs="Times New Roman"/>
        </w:rPr>
        <w:t xml:space="preserve">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r w:rsidR="00D23EF8">
        <w:rPr>
          <w:rFonts w:ascii="Times New Roman" w:hAnsi="Times New Roman" w:cs="Times New Roman"/>
        </w:rPr>
        <w:t>S</w:t>
      </w:r>
      <w:ins w:id="82" w:author="James Santangelo" w:date="2018-03-14T16:10:00Z">
        <w:r w:rsidR="003A35C7">
          <w:rPr>
            <w:rFonts w:ascii="Times New Roman" w:hAnsi="Times New Roman" w:cs="Times New Roman"/>
          </w:rPr>
          <w:t>8</w:t>
        </w:r>
      </w:ins>
      <w:del w:id="83" w:author="James Santangelo" w:date="2018-03-14T16:10:00Z">
        <w:r w:rsidR="00EE30A8" w:rsidDel="003A35C7">
          <w:rPr>
            <w:rFonts w:ascii="Times New Roman" w:hAnsi="Times New Roman" w:cs="Times New Roman"/>
          </w:rPr>
          <w:delText>6</w:delText>
        </w:r>
      </w:del>
      <w:r w:rsidR="00EE0034" w:rsidRPr="00FC1F6A">
        <w:rPr>
          <w:rFonts w:ascii="Times New Roman" w:hAnsi="Times New Roman" w:cs="Times New Roman"/>
          <w:i/>
        </w:rPr>
        <w:t>a</w:t>
      </w:r>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43E06CB6" w:rsidR="00306ADE" w:rsidRPr="00242F52" w:rsidRDefault="00306ADE" w:rsidP="00353D38">
      <w:pPr>
        <w:spacing w:line="480" w:lineRule="auto"/>
        <w:rPr>
          <w:rFonts w:ascii="Times New Roman" w:hAnsi="Times New Roman" w:cs="Times New Roman"/>
        </w:rPr>
      </w:pPr>
      <w:r>
        <w:rPr>
          <w:rFonts w:ascii="Times New Roman" w:hAnsi="Times New Roman" w:cs="Times New Roman"/>
        </w:rPr>
        <w:lastRenderedPageBreak/>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CC4D45">
        <w:rPr>
          <w:rFonts w:ascii="Times New Roman" w:hAnsi="Times New Roman" w:cs="Times New Roman"/>
        </w:rPr>
        <w:t>rural</w:t>
      </w:r>
      <w:r w:rsidR="00F104D9">
        <w:rPr>
          <w:rFonts w:ascii="Times New Roman" w:hAnsi="Times New Roman" w:cs="Times New Roman"/>
        </w:rPr>
        <w:t xml:space="preserve"> </w:t>
      </w:r>
      <w:r w:rsidR="00F104D9" w:rsidRPr="00FC1F6A">
        <w:rPr>
          <w:rFonts w:ascii="Times New Roman" w:hAnsi="Times New Roman" w:cs="Times New Roman"/>
          <w:i/>
        </w:rPr>
        <w:t>N</w:t>
      </w:r>
      <w:r w:rsidR="00F104D9">
        <w:rPr>
          <w:rFonts w:ascii="Times New Roman" w:hAnsi="Times New Roman" w:cs="Times New Roman"/>
        </w:rPr>
        <w:t xml:space="preserve"> = 1000, </w:t>
      </w:r>
      <w:r w:rsidR="00CC4D45">
        <w:rPr>
          <w:rFonts w:ascii="Times New Roman" w:hAnsi="Times New Roman" w:cs="Times New Roman"/>
        </w:rPr>
        <w:t>urban</w:t>
      </w:r>
      <w:r>
        <w:rPr>
          <w:rFonts w:ascii="Times New Roman" w:hAnsi="Times New Roman" w:cs="Times New Roman"/>
        </w:rPr>
        <w:t xml:space="preserve">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w:t>
      </w:r>
      <w:r w:rsidR="00D23EF8">
        <w:rPr>
          <w:rFonts w:ascii="Times New Roman" w:hAnsi="Times New Roman" w:cs="Times New Roman"/>
        </w:rPr>
        <w:t>.05; 0</w:t>
      </w:r>
      <w:r w:rsidR="00A21D7B">
        <w:rPr>
          <w:rFonts w:ascii="Times New Roman" w:hAnsi="Times New Roman" w:cs="Times New Roman"/>
        </w:rPr>
        <w:t>.1; 0.2; 0.35; 0.5, 1.0, table S2</w:t>
      </w:r>
      <w:r w:rsidR="00AD63B7" w:rsidRPr="00353D38">
        <w:rPr>
          <w:rFonts w:ascii="Times New Roman" w:hAnsi="Times New Roman" w:cs="Times New Roman"/>
        </w:rPr>
        <w:t xml:space="preserve">)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w:t>
      </w:r>
      <w:r w:rsidR="00D14AB2">
        <w:rPr>
          <w:rFonts w:ascii="Times New Roman" w:hAnsi="Times New Roman" w:cs="Times New Roman"/>
        </w:rPr>
        <w:t>in</w:t>
      </w:r>
      <w:r w:rsidR="00D14AB2" w:rsidRPr="00353D38">
        <w:rPr>
          <w:rFonts w:ascii="Times New Roman" w:hAnsi="Times New Roman" w:cs="Times New Roman"/>
        </w:rPr>
        <w:t xml:space="preserv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D23EF8">
        <w:rPr>
          <w:rFonts w:ascii="Times New Roman" w:hAnsi="Times New Roman" w:cs="Times New Roman"/>
        </w:rPr>
        <w:t xml:space="preserve">While each population can receive migrants from all populations in a given generation, these </w:t>
      </w:r>
      <w:r w:rsidR="00EC7CC7">
        <w:rPr>
          <w:rFonts w:ascii="Times New Roman" w:hAnsi="Times New Roman" w:cs="Times New Roman"/>
        </w:rPr>
        <w:t>values</w:t>
      </w:r>
      <w:r w:rsidR="00D23EF8">
        <w:rPr>
          <w:rFonts w:ascii="Times New Roman" w:hAnsi="Times New Roman" w:cs="Times New Roman"/>
        </w:rPr>
        <w:t xml:space="preserve"> represent the maximum proportion of alleles exchanged between any two populations, </w:t>
      </w:r>
      <w:r w:rsidR="00EC7CC7">
        <w:rPr>
          <w:rFonts w:ascii="Times New Roman" w:hAnsi="Times New Roman" w:cs="Times New Roman"/>
        </w:rPr>
        <w:t>which occurs among adjacent populations</w:t>
      </w:r>
      <w:r w:rsidR="00FD6465">
        <w:rPr>
          <w:rFonts w:ascii="Times New Roman" w:hAnsi="Times New Roman" w:cs="Times New Roman"/>
        </w:rPr>
        <w:t xml:space="preserve"> (text S4</w:t>
      </w:r>
      <w:r w:rsidR="001A1846">
        <w:rPr>
          <w:rFonts w:ascii="Times New Roman" w:hAnsi="Times New Roman" w:cs="Times New Roman"/>
        </w:rPr>
        <w:t>)</w:t>
      </w:r>
      <w:r w:rsidR="00EC7CC7">
        <w:rPr>
          <w:rFonts w:ascii="Times New Roman" w:hAnsi="Times New Roman" w:cs="Times New Roman"/>
        </w:rPr>
        <w:t xml:space="preserve">. </w:t>
      </w:r>
      <w:r w:rsidR="00D23EF8">
        <w:rPr>
          <w:rFonts w:ascii="Times New Roman" w:hAnsi="Times New Roman" w:cs="Times New Roman"/>
        </w:rPr>
        <w:t xml:space="preserve">In </w:t>
      </w:r>
      <w:r w:rsidR="00E651B1">
        <w:rPr>
          <w:rFonts w:ascii="Times New Roman" w:hAnsi="Times New Roman" w:cs="Times New Roman"/>
        </w:rPr>
        <w:t>subsequent simulations</w:t>
      </w:r>
      <w:r w:rsidR="002E5AF7">
        <w:rPr>
          <w:rFonts w:ascii="Times New Roman" w:hAnsi="Times New Roman" w:cs="Times New Roman"/>
        </w:rPr>
        <w:t xml:space="preserve">, we simulated </w:t>
      </w:r>
      <w:r w:rsidR="002E5AF7" w:rsidRPr="00353D38">
        <w:rPr>
          <w:rFonts w:ascii="Times New Roman" w:hAnsi="Times New Roman" w:cs="Times New Roman"/>
        </w:rPr>
        <w:t xml:space="preserve">three </w:t>
      </w:r>
      <w:r w:rsidR="002E5AF7">
        <w:rPr>
          <w:rFonts w:ascii="Times New Roman" w:hAnsi="Times New Roman" w:cs="Times New Roman"/>
        </w:rPr>
        <w:t>levels of gene flow</w:t>
      </w:r>
      <w:r w:rsidR="002E5AF7" w:rsidRPr="00353D38">
        <w:rPr>
          <w:rFonts w:ascii="Times New Roman" w:hAnsi="Times New Roman" w:cs="Times New Roman"/>
        </w:rPr>
        <w:t xml:space="preserve">: </w:t>
      </w:r>
      <w:r w:rsidR="002E5AF7" w:rsidRPr="00353D38">
        <w:rPr>
          <w:rFonts w:ascii="Times New Roman" w:hAnsi="Times New Roman" w:cs="Times New Roman"/>
          <w:i/>
        </w:rPr>
        <w:t>m</w:t>
      </w:r>
      <w:r w:rsidR="002E5AF7" w:rsidRPr="00353D38">
        <w:rPr>
          <w:rFonts w:ascii="Times New Roman" w:hAnsi="Times New Roman" w:cs="Times New Roman"/>
        </w:rPr>
        <w:t xml:space="preserve"> = 0, 0.01, and 0.05, representing no, low, and high </w:t>
      </w:r>
      <w:r w:rsidR="002E5AF7">
        <w:rPr>
          <w:rFonts w:ascii="Times New Roman" w:hAnsi="Times New Roman" w:cs="Times New Roman"/>
        </w:rPr>
        <w:t>gene flow</w:t>
      </w:r>
      <w:r w:rsidR="002E5AF7" w:rsidRPr="00353D38">
        <w:rPr>
          <w:rFonts w:ascii="Times New Roman" w:hAnsi="Times New Roman" w:cs="Times New Roman"/>
        </w:rPr>
        <w:t xml:space="preserve">, respectively, and corresponding to levels of gene flow that resulted in substantial decreases in the strength of clines in </w:t>
      </w:r>
      <w:del w:id="84" w:author="James Santangelo" w:date="2018-03-13T08:40:00Z">
        <w:r w:rsidR="002E5AF7" w:rsidDel="00A95C65">
          <w:rPr>
            <w:rFonts w:ascii="Times New Roman" w:hAnsi="Times New Roman" w:cs="Times New Roman"/>
          </w:rPr>
          <w:delText xml:space="preserve">drift in </w:delText>
        </w:r>
      </w:del>
      <w:r w:rsidR="002E5AF7">
        <w:rPr>
          <w:rFonts w:ascii="Times New Roman" w:hAnsi="Times New Roman" w:cs="Times New Roman"/>
        </w:rPr>
        <w:t xml:space="preserve">the </w:t>
      </w:r>
      <w:ins w:id="85" w:author="James Santangelo" w:date="2018-03-13T08:40:00Z">
        <w:r w:rsidR="00A95C65">
          <w:rPr>
            <w:rFonts w:ascii="Times New Roman" w:hAnsi="Times New Roman" w:cs="Times New Roman"/>
          </w:rPr>
          <w:t xml:space="preserve">drift </w:t>
        </w:r>
      </w:ins>
      <w:r w:rsidR="002E5AF7">
        <w:rPr>
          <w:rFonts w:ascii="Times New Roman" w:hAnsi="Times New Roman" w:cs="Times New Roman"/>
        </w:rPr>
        <w:t xml:space="preserve">scenario described here. Specific details on how we modelled gene flow are described in the </w:t>
      </w:r>
      <w:r w:rsidR="00EC7CC7">
        <w:rPr>
          <w:rFonts w:ascii="Times New Roman" w:hAnsi="Times New Roman" w:cs="Times New Roman"/>
        </w:rPr>
        <w:t xml:space="preserve">online </w:t>
      </w:r>
      <w:r w:rsidR="00FD6465">
        <w:rPr>
          <w:rFonts w:ascii="Times New Roman" w:hAnsi="Times New Roman" w:cs="Times New Roman"/>
        </w:rPr>
        <w:t>supplementary materials (text S4</w:t>
      </w:r>
      <w:r w:rsidR="00EC7CC7">
        <w:rPr>
          <w:rFonts w:ascii="Times New Roman" w:hAnsi="Times New Roman" w:cs="Times New Roman"/>
        </w:rPr>
        <w:t>).</w:t>
      </w:r>
      <w:r w:rsidR="002E5AF7">
        <w:rPr>
          <w:rFonts w:ascii="Times New Roman" w:hAnsi="Times New Roman" w:cs="Times New Roman"/>
        </w:rPr>
        <w:t xml:space="preserve"> </w:t>
      </w:r>
    </w:p>
    <w:p w14:paraId="51BF16D2" w14:textId="3C064C9D" w:rsidR="00EC7CC7" w:rsidRDefault="00EC7CC7" w:rsidP="00312922">
      <w:pPr>
        <w:spacing w:line="480" w:lineRule="auto"/>
        <w:rPr>
          <w:rFonts w:ascii="Times New Roman" w:hAnsi="Times New Roman" w:cs="Times New Roman"/>
        </w:rPr>
      </w:pPr>
    </w:p>
    <w:p w14:paraId="446E91CF" w14:textId="5CA16E06"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w:t>
      </w:r>
      <w:r w:rsidR="001A1846">
        <w:rPr>
          <w:rFonts w:ascii="Times New Roman" w:hAnsi="Times New Roman" w:cs="Times New Roman"/>
          <w:i/>
        </w:rPr>
        <w:t>he occurrence and strength of</w:t>
      </w:r>
      <w:r w:rsidR="00D33208" w:rsidRPr="00D33208">
        <w:rPr>
          <w:rFonts w:ascii="Times New Roman" w:hAnsi="Times New Roman" w:cs="Times New Roman"/>
          <w:i/>
        </w:rPr>
        <w:t xml:space="preserve"> spatial clines in HCN?</w:t>
      </w:r>
    </w:p>
    <w:p w14:paraId="1C233390" w14:textId="6902DF0F"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cyanogenesis clines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acyanogenic (i.e. HCN–) genotypes, depending on the population’s position in the landscape. </w:t>
      </w:r>
      <w:r w:rsidR="003F6316">
        <w:rPr>
          <w:rFonts w:ascii="Times New Roman" w:hAnsi="Times New Roman" w:cs="Times New Roman"/>
        </w:rPr>
        <w:t>In our model,</w:t>
      </w:r>
      <w:r w:rsidRPr="00353D38">
        <w:rPr>
          <w:rFonts w:ascii="Times New Roman" w:hAnsi="Times New Roman" w:cs="Times New Roman"/>
        </w:rPr>
        <w:t xml:space="preserve"> selection favouring HCN+ genotypes in rural envi</w:t>
      </w:r>
      <w:r w:rsidR="003F6316">
        <w:rPr>
          <w:rFonts w:ascii="Times New Roman" w:hAnsi="Times New Roman" w:cs="Times New Roman"/>
        </w:rPr>
        <w:t>ronments changed</w:t>
      </w:r>
      <w:r w:rsidRPr="00353D38">
        <w:rPr>
          <w:rFonts w:ascii="Times New Roman" w:hAnsi="Times New Roman" w:cs="Times New Roman"/>
        </w:rPr>
        <w:t xml:space="preserve"> gradually along an urbanization gradient until HCN– genotypes </w:t>
      </w:r>
      <w:r w:rsidR="003F6316">
        <w:rPr>
          <w:rFonts w:ascii="Times New Roman" w:hAnsi="Times New Roman" w:cs="Times New Roman"/>
        </w:rPr>
        <w:t>were</w:t>
      </w:r>
      <w:r w:rsidRPr="00353D38">
        <w:rPr>
          <w:rFonts w:ascii="Times New Roman" w:hAnsi="Times New Roman" w:cs="Times New Roman"/>
        </w:rPr>
        <w:t xml:space="preserve"> favoured in the urban core, consistent with the phenotypic clines reported by </w:t>
      </w:r>
      <w:r w:rsidR="003F6316">
        <w:rPr>
          <w:rFonts w:ascii="Times New Roman" w:hAnsi="Times New Roman" w:cs="Times New Roman"/>
        </w:rPr>
        <w:t xml:space="preserve">Thompson </w:t>
      </w:r>
      <w:r w:rsidR="003F6316" w:rsidRPr="00AD03D5">
        <w:rPr>
          <w:rFonts w:ascii="Times New Roman" w:hAnsi="Times New Roman" w:cs="Times New Roman"/>
          <w:i/>
          <w:rPrChange w:id="86" w:author="James Santangelo" w:date="2018-03-13T17:34:00Z">
            <w:rPr>
              <w:rFonts w:ascii="Times New Roman" w:hAnsi="Times New Roman" w:cs="Times New Roman"/>
            </w:rPr>
          </w:rPrChange>
        </w:rPr>
        <w:t>et al.</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[23]</w:t>
      </w:r>
      <w:r w:rsidR="003F6316">
        <w:rPr>
          <w:rFonts w:ascii="Times New Roman" w:hAnsi="Times New Roman" w:cs="Times New Roman"/>
        </w:rPr>
        <w:fldChar w:fldCharType="end"/>
      </w:r>
      <w:r w:rsidR="003F6316">
        <w:rPr>
          <w:rFonts w:ascii="Times New Roman" w:hAnsi="Times New Roman" w:cs="Times New Roman"/>
        </w:rPr>
        <w:t>)</w:t>
      </w:r>
      <w:r w:rsidR="00436804">
        <w:rPr>
          <w:rFonts w:ascii="Times New Roman" w:hAnsi="Times New Roman" w:cs="Times New Roman"/>
        </w:rPr>
        <w:t xml:space="preserve"> and</w:t>
      </w:r>
      <w:r w:rsidR="003F6316">
        <w:rPr>
          <w:rFonts w:ascii="Times New Roman" w:hAnsi="Times New Roman" w:cs="Times New Roman"/>
        </w:rPr>
        <w:t xml:space="preserve"> Johnson et al (this issue,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[26]</w:t>
      </w:r>
      <w:r w:rsidR="003F6316">
        <w:rPr>
          <w:rFonts w:ascii="Times New Roman" w:hAnsi="Times New Roman" w:cs="Times New Roman"/>
        </w:rPr>
        <w:fldChar w:fldCharType="end"/>
      </w:r>
      <w:r w:rsidR="003F6316">
        <w:rPr>
          <w:rFonts w:ascii="Times New Roman" w:hAnsi="Times New Roman" w:cs="Times New Roman"/>
        </w:rPr>
        <w:t>)</w:t>
      </w:r>
      <w:r w:rsidRPr="00353D38">
        <w:rPr>
          <w:rFonts w:ascii="Times New Roman" w:hAnsi="Times New Roman" w:cs="Times New Roman"/>
        </w:rPr>
        <w:t xml:space="preserve">. For each simulation, we defined a maximum strength of selection that favoured HCN+ genotypes in </w:t>
      </w:r>
      <w:r w:rsidRPr="00353D38">
        <w:rPr>
          <w:rFonts w:ascii="Times New Roman" w:hAnsi="Times New Roman" w:cs="Times New Roman"/>
        </w:rPr>
        <w:lastRenderedPageBreak/>
        <w:t xml:space="preserve">the rural-most population and HCN– genotypes in the urban-most population. The selection coefficient varied linearly across the matrix such that HCN+ and HCN– genotypes had equal fitness in the central population of the landscape (i.e. population 20, </w:t>
      </w:r>
      <w:r w:rsidR="00EE30A8">
        <w:rPr>
          <w:rFonts w:ascii="Times New Roman" w:hAnsi="Times New Roman" w:cs="Times New Roman"/>
        </w:rPr>
        <w:t>figure S</w:t>
      </w:r>
      <w:ins w:id="87" w:author="James Santangelo" w:date="2018-03-14T16:11:00Z">
        <w:r w:rsidR="003A35C7">
          <w:rPr>
            <w:rFonts w:ascii="Times New Roman" w:hAnsi="Times New Roman" w:cs="Times New Roman"/>
          </w:rPr>
          <w:t>9</w:t>
        </w:r>
      </w:ins>
      <w:del w:id="88" w:author="James Santangelo" w:date="2018-03-14T16:11:00Z">
        <w:r w:rsidR="00EE30A8" w:rsidDel="003A35C7">
          <w:rPr>
            <w:rFonts w:ascii="Times New Roman" w:hAnsi="Times New Roman" w:cs="Times New Roman"/>
          </w:rPr>
          <w:delText>7</w:delText>
        </w:r>
      </w:del>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e simulated 10 different maximum selection coefficients (</w:t>
      </w:r>
      <w:ins w:id="89" w:author="James Santangelo" w:date="2018-03-13T12:43:00Z">
        <w:r w:rsidR="00954EB0" w:rsidRPr="00954EB0">
          <w:rPr>
            <w:rFonts w:ascii="Times New Roman" w:hAnsi="Times New Roman" w:cs="Times New Roman"/>
            <w:i/>
          </w:rPr>
          <w:t>s</w:t>
        </w:r>
        <w:r w:rsidR="00954EB0">
          <w:rPr>
            <w:rFonts w:ascii="Times New Roman" w:hAnsi="Times New Roman" w:cs="Times New Roman"/>
          </w:rPr>
          <w:t xml:space="preserve"> = </w:t>
        </w:r>
      </w:ins>
      <w:r w:rsidRPr="00954EB0">
        <w:rPr>
          <w:rFonts w:ascii="Times New Roman" w:hAnsi="Times New Roman" w:cs="Times New Roman"/>
        </w:rPr>
        <w:t>0</w:t>
      </w:r>
      <w:r w:rsidRPr="00353D38">
        <w:rPr>
          <w:rFonts w:ascii="Times New Roman" w:hAnsi="Times New Roman" w:cs="Times New Roman"/>
        </w:rPr>
        <w:t xml:space="preserve">;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2FFDB7C2"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differ from their expectation based on allele frequencies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r w:rsidR="00CB2BAD">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"[27]", "plainTextFormattedCitation" : "[27]", "previouslyFormattedCitation" : "[27]" }, "properties" : {  }, "schema" : "https://github.com/citation-style-language/schema/raw/master/csl-citation.json" }</w:instrText>
      </w:r>
      <w:r w:rsidR="00CB2BAD">
        <w:rPr>
          <w:rFonts w:ascii="Times New Roman" w:hAnsi="Times New Roman" w:cs="Times New Roman"/>
        </w:rPr>
        <w:fldChar w:fldCharType="separate"/>
      </w:r>
      <w:r w:rsidR="00AD03D5" w:rsidRPr="00AD03D5">
        <w:rPr>
          <w:rFonts w:ascii="Times New Roman" w:hAnsi="Times New Roman" w:cs="Times New Roman"/>
          <w:noProof/>
        </w:rPr>
        <w:t>[27]</w:t>
      </w:r>
      <w:r w:rsidR="00CB2BAD">
        <w:rPr>
          <w:rFonts w:ascii="Times New Roman" w:hAnsi="Times New Roman" w:cs="Times New Roman"/>
        </w:rPr>
        <w:fldChar w:fldCharType="end"/>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"[28]", "plainTextFormattedCitation" : "[28]", "previouslyFormattedCitation" : "[28]"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[28]</w:t>
      </w:r>
      <w:r w:rsidR="003F6316">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cyanogenesis </w:t>
      </w:r>
      <w:r w:rsidRPr="00353D38">
        <w:rPr>
          <w:rFonts w:ascii="Times New Roman" w:hAnsi="Times New Roman" w:cs="Times New Roman"/>
        </w:rPr>
        <w:t>(</w:t>
      </w:r>
      <w:r w:rsidR="00A71B8F">
        <w:rPr>
          <w:rFonts w:ascii="Times New Roman" w:hAnsi="Times New Roman" w:cs="Times New Roman"/>
        </w:rPr>
        <w:t>text S</w:t>
      </w:r>
      <w:r w:rsidR="00FD6465">
        <w:rPr>
          <w:rFonts w:ascii="Times New Roman" w:hAnsi="Times New Roman" w:cs="Times New Roman"/>
        </w:rPr>
        <w:t>5, figure S</w:t>
      </w:r>
      <w:ins w:id="90" w:author="James Santangelo" w:date="2018-03-14T16:11:00Z">
        <w:r w:rsidR="003A35C7">
          <w:rPr>
            <w:rFonts w:ascii="Times New Roman" w:hAnsi="Times New Roman" w:cs="Times New Roman"/>
          </w:rPr>
          <w:t>10</w:t>
        </w:r>
      </w:ins>
      <w:del w:id="91" w:author="James Santangelo" w:date="2018-03-14T16:11:00Z">
        <w:r w:rsidR="00EE30A8" w:rsidDel="003A35C7">
          <w:rPr>
            <w:rFonts w:ascii="Times New Roman" w:hAnsi="Times New Roman" w:cs="Times New Roman"/>
          </w:rPr>
          <w:delText>8</w:delText>
        </w:r>
      </w:del>
      <w:r w:rsidR="00303AF0">
        <w:rPr>
          <w:rFonts w:ascii="Times New Roman" w:hAnsi="Times New Roman" w:cs="Times New Roman"/>
        </w:rPr>
        <w:t>)</w:t>
      </w:r>
      <w:r w:rsidRPr="00353D38">
        <w:rPr>
          <w:rFonts w:ascii="Times New Roman" w:hAnsi="Times New Roman" w:cs="Times New Roman"/>
        </w:rPr>
        <w:t>. We therefore ignored the effects of LD in our simulations</w:t>
      </w:r>
      <w:r w:rsidR="002C413A">
        <w:rPr>
          <w:rFonts w:ascii="Times New Roman" w:hAnsi="Times New Roman" w:cs="Times New Roman"/>
        </w:rPr>
        <w:t xml:space="preserve"> and</w:t>
      </w:r>
      <w:r w:rsidR="001D7CF4">
        <w:rPr>
          <w:rFonts w:ascii="Times New Roman" w:hAnsi="Times New Roman" w:cs="Times New Roman"/>
        </w:rPr>
        <w:t xml:space="preserve"> </w:t>
      </w:r>
      <w:r w:rsidR="002C413A">
        <w:rPr>
          <w:rFonts w:ascii="Times New Roman" w:hAnsi="Times New Roman" w:cs="Times New Roman"/>
        </w:rPr>
        <w:t>g</w:t>
      </w:r>
      <w:r w:rsidRPr="00353D38">
        <w:rPr>
          <w:rFonts w:ascii="Times New Roman" w:hAnsi="Times New Roman" w:cs="Times New Roman"/>
        </w:rPr>
        <w:t xml:space="preserve">amete frequencies each </w:t>
      </w:r>
      <w:r w:rsidRPr="00353D38">
        <w:rPr>
          <w:rFonts w:ascii="Times New Roman" w:hAnsi="Times New Roman" w:cs="Times New Roman"/>
        </w:rPr>
        <w:lastRenderedPageBreak/>
        <w:t xml:space="preserve">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04FCE1E8"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w:t>
      </w:r>
      <w:r w:rsidR="002C413A">
        <w:rPr>
          <w:rFonts w:ascii="Times New Roman" w:hAnsi="Times New Roman" w:cs="Times New Roman"/>
        </w:rPr>
        <w:t>gene flow and selection</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the formation of clines under drift. </w:t>
      </w:r>
      <w:r w:rsidR="009A063B">
        <w:rPr>
          <w:rFonts w:ascii="Times New Roman" w:hAnsi="Times New Roman" w:cs="Times New Roman"/>
        </w:rPr>
        <w:t xml:space="preserve">We </w:t>
      </w:r>
      <w:r w:rsidR="00FD6091">
        <w:rPr>
          <w:rFonts w:ascii="Times New Roman" w:hAnsi="Times New Roman" w:cs="Times New Roman"/>
        </w:rPr>
        <w:t xml:space="preserve">first </w:t>
      </w:r>
      <w:r w:rsidR="009A063B">
        <w:rPr>
          <w:rFonts w:ascii="Times New Roman" w:hAnsi="Times New Roman" w:cs="Times New Roman"/>
        </w:rPr>
        <w:t xml:space="preserve">imposed </w:t>
      </w:r>
      <w:r w:rsidR="00FD6091">
        <w:rPr>
          <w:rFonts w:ascii="Times New Roman" w:hAnsi="Times New Roman" w:cs="Times New Roman"/>
        </w:rPr>
        <w:t>a gradient in the strength of drift as described above</w:t>
      </w:r>
      <w:r w:rsidR="009A063B">
        <w:rPr>
          <w:rFonts w:ascii="Times New Roman" w:hAnsi="Times New Roman" w:cs="Times New Roman"/>
        </w:rPr>
        <w:t xml:space="preserve"> (see “</w:t>
      </w:r>
      <w:r w:rsidR="00FD6091">
        <w:rPr>
          <w:rFonts w:ascii="Times New Roman" w:hAnsi="Times New Roman" w:cs="Times New Roman"/>
        </w:rPr>
        <w:t>Question 1</w:t>
      </w:r>
      <w:r w:rsidR="009A063B">
        <w:rPr>
          <w:rFonts w:ascii="Times New Roman" w:hAnsi="Times New Roman" w:cs="Times New Roman"/>
        </w:rPr>
        <w:t>”)</w:t>
      </w:r>
      <w:r w:rsidR="00DE7539">
        <w:rPr>
          <w:rFonts w:ascii="Times New Roman" w:hAnsi="Times New Roman" w:cs="Times New Roman"/>
        </w:rPr>
        <w:t>,</w:t>
      </w:r>
      <w:r w:rsidR="00FD6091">
        <w:rPr>
          <w:rFonts w:ascii="Times New Roman" w:hAnsi="Times New Roman" w:cs="Times New Roman"/>
        </w:rPr>
        <w:t xml:space="preserve"> but with the gradient</w:t>
      </w:r>
      <w:r w:rsidR="009A063B">
        <w:rPr>
          <w:rFonts w:ascii="Times New Roman" w:hAnsi="Times New Roman" w:cs="Times New Roman"/>
        </w:rPr>
        <w:t xml:space="preserve"> running in the opposite direction</w:t>
      </w:r>
      <w:r w:rsidR="005E539D">
        <w:rPr>
          <w:rFonts w:ascii="Times New Roman" w:hAnsi="Times New Roman" w:cs="Times New Roman"/>
        </w:rPr>
        <w:t>:</w:t>
      </w:r>
      <w:r w:rsidR="00FD6091">
        <w:rPr>
          <w:rFonts w:ascii="Times New Roman" w:hAnsi="Times New Roman" w:cs="Times New Roman"/>
        </w:rPr>
        <w:t xml:space="preserve"> the urban-most population was maintained at a size of </w:t>
      </w:r>
      <w:r w:rsidR="00FD6091">
        <w:rPr>
          <w:rFonts w:ascii="Times New Roman" w:hAnsi="Times New Roman" w:cs="Times New Roman"/>
          <w:i/>
        </w:rPr>
        <w:t xml:space="preserve">N </w:t>
      </w:r>
      <w:r w:rsidR="00FD6091">
        <w:rPr>
          <w:rFonts w:ascii="Times New Roman" w:hAnsi="Times New Roman" w:cs="Times New Roman"/>
        </w:rPr>
        <w:t xml:space="preserve">= 1000 while the rural-most population was maintained at </w:t>
      </w:r>
      <w:r w:rsidR="00FD6091">
        <w:rPr>
          <w:rFonts w:ascii="Times New Roman" w:hAnsi="Times New Roman" w:cs="Times New Roman"/>
          <w:i/>
        </w:rPr>
        <w:t xml:space="preserve">N = </w:t>
      </w:r>
      <w:r w:rsidR="00FD6091">
        <w:rPr>
          <w:rFonts w:ascii="Times New Roman" w:hAnsi="Times New Roman" w:cs="Times New Roman"/>
        </w:rPr>
        <w:t>10</w:t>
      </w:r>
      <w:r w:rsidR="009A063B">
        <w:rPr>
          <w:rFonts w:ascii="Times New Roman" w:hAnsi="Times New Roman" w:cs="Times New Roman"/>
        </w:rPr>
        <w:t xml:space="preserve">. </w:t>
      </w:r>
      <w:r w:rsidR="00FD6091">
        <w:rPr>
          <w:rFonts w:ascii="Times New Roman" w:hAnsi="Times New Roman" w:cs="Times New Roman"/>
        </w:rPr>
        <w:t>Again, we focus on drift scenario 1 because the results from drift scenario 2 were qualitatively similar and are presented in the online supplementary materials (</w:t>
      </w:r>
      <w:ins w:id="92" w:author="James Santangelo" w:date="2018-03-13T16:52:00Z">
        <w:r w:rsidR="007F2757">
          <w:rPr>
            <w:rFonts w:ascii="Times New Roman" w:hAnsi="Times New Roman" w:cs="Times New Roman"/>
          </w:rPr>
          <w:t xml:space="preserve">methods: </w:t>
        </w:r>
      </w:ins>
      <w:r w:rsidR="00FD6091">
        <w:rPr>
          <w:rFonts w:ascii="Times New Roman" w:hAnsi="Times New Roman" w:cs="Times New Roman"/>
        </w:rPr>
        <w:t>text S</w:t>
      </w:r>
      <w:r w:rsidR="00FD6465">
        <w:rPr>
          <w:rFonts w:ascii="Times New Roman" w:hAnsi="Times New Roman" w:cs="Times New Roman"/>
        </w:rPr>
        <w:t>1</w:t>
      </w:r>
      <w:r w:rsidR="00FD6465">
        <w:rPr>
          <w:rFonts w:ascii="Times New Roman" w:hAnsi="Times New Roman" w:cs="Times New Roman"/>
          <w:i/>
        </w:rPr>
        <w:t>b</w:t>
      </w:r>
      <w:ins w:id="93" w:author="James Santangelo" w:date="2018-03-13T16:52:00Z">
        <w:r w:rsidR="007F2757" w:rsidRPr="007F2757">
          <w:rPr>
            <w:rFonts w:ascii="Times New Roman" w:hAnsi="Times New Roman" w:cs="Times New Roman"/>
            <w:rPrChange w:id="94" w:author="James Santangelo" w:date="2018-03-13T16:52:00Z">
              <w:rPr>
                <w:rFonts w:ascii="Times New Roman" w:hAnsi="Times New Roman" w:cs="Times New Roman"/>
                <w:i/>
              </w:rPr>
            </w:rPrChange>
          </w:rPr>
          <w:t>; results:</w:t>
        </w:r>
      </w:ins>
      <w:del w:id="95" w:author="James Santangelo" w:date="2018-03-13T16:52:00Z">
        <w:r w:rsidR="00FD6465" w:rsidDel="007F2757">
          <w:rPr>
            <w:rFonts w:ascii="Times New Roman" w:hAnsi="Times New Roman" w:cs="Times New Roman"/>
            <w:i/>
          </w:rPr>
          <w:delText xml:space="preserve"> </w:delText>
        </w:r>
        <w:r w:rsidR="00FD6465" w:rsidDel="007F2757">
          <w:rPr>
            <w:rFonts w:ascii="Times New Roman" w:hAnsi="Times New Roman" w:cs="Times New Roman"/>
          </w:rPr>
          <w:delText>and</w:delText>
        </w:r>
      </w:del>
      <w:r w:rsidR="00FD6465">
        <w:rPr>
          <w:rFonts w:ascii="Times New Roman" w:hAnsi="Times New Roman" w:cs="Times New Roman"/>
        </w:rPr>
        <w:t xml:space="preserve"> </w:t>
      </w:r>
      <w:ins w:id="96" w:author="James Santangelo" w:date="2018-03-14T16:13:00Z">
        <w:r w:rsidR="003A35C7">
          <w:rPr>
            <w:rFonts w:ascii="Times New Roman" w:hAnsi="Times New Roman" w:cs="Times New Roman"/>
          </w:rPr>
          <w:t xml:space="preserve">text </w:t>
        </w:r>
      </w:ins>
      <w:r w:rsidR="00FD6465">
        <w:rPr>
          <w:rFonts w:ascii="Times New Roman" w:hAnsi="Times New Roman" w:cs="Times New Roman"/>
        </w:rPr>
        <w:t>S2</w:t>
      </w:r>
      <w:r w:rsidR="00FD6465">
        <w:rPr>
          <w:rFonts w:ascii="Times New Roman" w:hAnsi="Times New Roman" w:cs="Times New Roman"/>
          <w:i/>
        </w:rPr>
        <w:t>b</w:t>
      </w:r>
      <w:r w:rsidR="00FD6091">
        <w:rPr>
          <w:rFonts w:ascii="Times New Roman" w:hAnsi="Times New Roman" w:cs="Times New Roman"/>
        </w:rPr>
        <w:t>, figure S</w:t>
      </w:r>
      <w:ins w:id="97" w:author="James Santangelo" w:date="2018-03-14T16:13:00Z">
        <w:r w:rsidR="003A35C7">
          <w:rPr>
            <w:rFonts w:ascii="Times New Roman" w:hAnsi="Times New Roman" w:cs="Times New Roman"/>
          </w:rPr>
          <w:t>5</w:t>
        </w:r>
      </w:ins>
      <w:del w:id="98" w:author="James Santangelo" w:date="2018-03-14T16:13:00Z">
        <w:r w:rsidR="00FD6091" w:rsidDel="003A35C7">
          <w:rPr>
            <w:rFonts w:ascii="Times New Roman" w:hAnsi="Times New Roman" w:cs="Times New Roman"/>
          </w:rPr>
          <w:delText>3</w:delText>
        </w:r>
      </w:del>
      <w:r w:rsidR="00FD6091">
        <w:rPr>
          <w:rFonts w:ascii="Times New Roman" w:hAnsi="Times New Roman" w:cs="Times New Roman"/>
        </w:rPr>
        <w:t xml:space="preserve">). </w:t>
      </w:r>
      <w:r w:rsidR="005C3D9D">
        <w:rPr>
          <w:rFonts w:ascii="Times New Roman" w:hAnsi="Times New Roman" w:cs="Times New Roman"/>
        </w:rPr>
        <w:t>S</w:t>
      </w:r>
      <w:r>
        <w:rPr>
          <w:rFonts w:ascii="Times New Roman" w:hAnsi="Times New Roman" w:cs="Times New Roman"/>
        </w:rPr>
        <w:t xml:space="preserve">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4AA3EAD2" w14:textId="79F356AC"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3EBED7E9"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w:t>
      </w:r>
      <w:r w:rsidR="007365FA">
        <w:rPr>
          <w:rFonts w:ascii="Times New Roman" w:hAnsi="Times New Roman" w:cs="Times New Roman"/>
        </w:rPr>
        <w:t xml:space="preserve"> simulated scenarios listed in t</w:t>
      </w:r>
      <w:r w:rsidR="00EC3B4B">
        <w:rPr>
          <w:rFonts w:ascii="Times New Roman" w:hAnsi="Times New Roman" w:cs="Times New Roman"/>
        </w:rPr>
        <w:t xml:space="preserve">able </w:t>
      </w:r>
      <w:r w:rsidR="00A21D7B">
        <w:rPr>
          <w:rFonts w:ascii="Times New Roman" w:hAnsi="Times New Roman" w:cs="Times New Roman"/>
        </w:rPr>
        <w:t>S2</w:t>
      </w:r>
      <w:r w:rsidRPr="00353D38">
        <w:rPr>
          <w:rFonts w:ascii="Times New Roman" w:hAnsi="Times New Roman" w:cs="Times New Roman"/>
        </w:rPr>
        <w:t xml:space="preserve">. For each iteration, we ran a linear regression using within-population HCN frequency as the response variable and distance from the urban-most population (i.e. patch 40) as the predictor. For simulations involving complete colonization of the landscape (i.e. drift scenario 1 above), this </w:t>
      </w:r>
      <w:r w:rsidRPr="00353D38">
        <w:rPr>
          <w:rFonts w:ascii="Times New Roman" w:hAnsi="Times New Roman" w:cs="Times New Roman"/>
        </w:rPr>
        <w:lastRenderedPageBreak/>
        <w:t>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EE30A8">
        <w:rPr>
          <w:rFonts w:ascii="Times New Roman" w:hAnsi="Times New Roman" w:cs="Times New Roman"/>
        </w:rPr>
        <w:t xml:space="preserve"> (text S6, figure S</w:t>
      </w:r>
      <w:ins w:id="99" w:author="James Santangelo" w:date="2018-03-14T16:13:00Z">
        <w:r w:rsidR="003A35C7">
          <w:rPr>
            <w:rFonts w:ascii="Times New Roman" w:hAnsi="Times New Roman" w:cs="Times New Roman"/>
          </w:rPr>
          <w:t>11</w:t>
        </w:r>
      </w:ins>
      <w:del w:id="100" w:author="James Santangelo" w:date="2018-03-14T16:13:00Z">
        <w:r w:rsidR="00EE30A8" w:rsidDel="003A35C7">
          <w:rPr>
            <w:rFonts w:ascii="Times New Roman" w:hAnsi="Times New Roman" w:cs="Times New Roman"/>
          </w:rPr>
          <w:delText>9</w:delText>
        </w:r>
      </w:del>
      <w:r w:rsidR="00303AF0">
        <w:rPr>
          <w:rFonts w:ascii="Times New Roman" w:hAnsi="Times New Roman" w:cs="Times New Roman"/>
        </w:rPr>
        <w:t>)</w:t>
      </w:r>
      <w:r w:rsidRPr="00353D38">
        <w:rPr>
          <w:rFonts w:ascii="Times New Roman" w:hAnsi="Times New Roman" w:cs="Times New Roman"/>
        </w:rPr>
        <w:t xml:space="preserve">. For simulations involving serial founder </w:t>
      </w:r>
      <w:r w:rsidR="007365FA">
        <w:rPr>
          <w:rFonts w:ascii="Times New Roman" w:hAnsi="Times New Roman" w:cs="Times New Roman"/>
        </w:rPr>
        <w:t>events</w:t>
      </w:r>
      <w:r w:rsidRPr="00353D38">
        <w:rPr>
          <w:rFonts w:ascii="Times New Roman" w:hAnsi="Times New Roman" w:cs="Times New Roman"/>
        </w:rPr>
        <w:t xml:space="preserve"> (i.e. drift scenario 2</w:t>
      </w:r>
      <w:del w:id="101" w:author="James Santangelo" w:date="2018-03-14T16:14:00Z">
        <w:r w:rsidR="002404D6" w:rsidDel="003A35C7">
          <w:rPr>
            <w:rFonts w:ascii="Times New Roman" w:hAnsi="Times New Roman" w:cs="Times New Roman"/>
          </w:rPr>
          <w:delText xml:space="preserve">, </w:delText>
        </w:r>
        <w:r w:rsidR="00EE30A8" w:rsidDel="003A35C7">
          <w:rPr>
            <w:rFonts w:ascii="Times New Roman" w:hAnsi="Times New Roman" w:cs="Times New Roman"/>
          </w:rPr>
          <w:delText>text S1 and S2, figures S1 to S3</w:delText>
        </w:r>
      </w:del>
      <w:r w:rsidRPr="00353D38">
        <w:rPr>
          <w:rFonts w:ascii="Times New Roman" w:hAnsi="Times New Roman" w:cs="Times New Roman"/>
        </w:rPr>
        <w:t xml:space="preser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w:t>
      </w:r>
      <w:r w:rsidRPr="00AA400F">
        <w:rPr>
          <w:rFonts w:ascii="Times New Roman" w:hAnsi="Times New Roman" w:cs="Times New Roman"/>
        </w:rPr>
        <w:t>became filled with populations</w:t>
      </w:r>
      <w:r w:rsidR="00AA400F" w:rsidRPr="00AA400F">
        <w:rPr>
          <w:rFonts w:ascii="Times New Roman" w:hAnsi="Times New Roman" w:cs="Times New Roman"/>
        </w:rPr>
        <w:t>, though as before running the regression in other generations yielded similar results</w:t>
      </w:r>
      <w:r w:rsidRPr="00AA400F">
        <w:rPr>
          <w:rFonts w:ascii="Times New Roman" w:hAnsi="Times New Roman" w:cs="Times New Roman"/>
        </w:rPr>
        <w:t>. In both cases,</w:t>
      </w:r>
      <w:r w:rsidRPr="00353D38">
        <w:rPr>
          <w:rFonts w:ascii="Times New Roman" w:hAnsi="Times New Roman" w:cs="Times New Roman"/>
        </w:rPr>
        <w:t xml:space="preserve">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cyanogenesis clines reported </w:t>
      </w:r>
      <w:del w:id="102" w:author="James Santangelo" w:date="2018-03-13T17:34:00Z">
        <w:r w:rsidRPr="00353D38" w:rsidDel="00AD03D5">
          <w:rPr>
            <w:rFonts w:ascii="Times New Roman" w:hAnsi="Times New Roman" w:cs="Times New Roman"/>
          </w:rPr>
          <w:delText xml:space="preserve">by </w:delText>
        </w:r>
        <w:r w:rsidRPr="00353D38" w:rsidDel="00AD03D5">
          <w:rPr>
            <w:rFonts w:ascii="Times New Roman" w:hAnsi="Times New Roman" w:cs="Times New Roman"/>
          </w:rPr>
          <w:fldChar w:fldCharType="begin" w:fldLock="1"/>
        </w:r>
        <w:r w:rsidR="00AD03D5" w:rsidRPr="00AD03D5" w:rsidDel="00AD03D5">
          <w:rPr>
            <w:rFonts w:ascii="Times New Roman" w:hAnsi="Times New Roman" w:cs="Times New Roman"/>
          </w:rPr>
          <w:del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"[24]", "manualFormatting" : "Thompson et al. (2016)", "plainTextFormattedCitation" : "[24]", "previouslyFormattedCitation" : "[24]" }, "properties" : {  }, "schema" : "https://github.com/citation-style-language/schema/raw/master/csl-citation.json" }</w:delInstrText>
        </w:r>
        <w:r w:rsidRPr="00353D38" w:rsidDel="00AD03D5">
          <w:rPr>
            <w:rFonts w:ascii="Times New Roman" w:hAnsi="Times New Roman" w:cs="Times New Roman"/>
          </w:rPr>
          <w:fldChar w:fldCharType="separate"/>
        </w:r>
        <w:r w:rsidRPr="00AD03D5" w:rsidDel="00AD03D5">
          <w:rPr>
            <w:rFonts w:ascii="Times New Roman" w:hAnsi="Times New Roman" w:cs="Times New Roman"/>
            <w:noProof/>
          </w:rPr>
          <w:delText>Thompson et al. (2016)</w:delText>
        </w:r>
        <w:r w:rsidRPr="00353D38" w:rsidDel="00AD03D5">
          <w:rPr>
            <w:rFonts w:ascii="Times New Roman" w:hAnsi="Times New Roman" w:cs="Times New Roman"/>
          </w:rPr>
          <w:fldChar w:fldCharType="end"/>
        </w:r>
      </w:del>
      <w:ins w:id="103" w:author="James Santangelo" w:date="2018-03-13T17:34:00Z">
        <w:r w:rsidR="00AD03D5">
          <w:rPr>
            <w:rFonts w:ascii="Times New Roman" w:hAnsi="Times New Roman" w:cs="Times New Roman"/>
          </w:rPr>
          <w:t>by Thompson et al. (2016)</w:t>
        </w:r>
      </w:ins>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"manualFormatting" : "Johnson et al. (2018, this issue)",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&gt; 0.05). For each simulated scenario, we report the proportion of significantly positive and negative clines in addition to the mean slope </w:t>
      </w:r>
      <w:r w:rsidR="00B2004D">
        <w:rPr>
          <w:rFonts w:ascii="Times New Roman" w:hAnsi="Times New Roman" w:cs="Times New Roman"/>
        </w:rPr>
        <w:t xml:space="preserve">(β) </w:t>
      </w:r>
      <w:r w:rsidRPr="00353D38">
        <w:rPr>
          <w:rFonts w:ascii="Times New Roman" w:hAnsi="Times New Roman" w:cs="Times New Roman"/>
        </w:rPr>
        <w:t>across all 1000 iterations</w:t>
      </w:r>
      <w:r w:rsidR="00B2004D">
        <w:rPr>
          <w:rFonts w:ascii="Times New Roman" w:hAnsi="Times New Roman" w:cs="Times New Roman"/>
        </w:rPr>
        <w:t>, independent of significance</w:t>
      </w:r>
      <w:r w:rsidRPr="00353D38">
        <w:rPr>
          <w:rFonts w:ascii="Times New Roman" w:hAnsi="Times New Roman" w:cs="Times New Roman"/>
        </w:rPr>
        <w:t xml:space="preserve">. </w:t>
      </w:r>
      <w:r w:rsidR="00B2004D">
        <w:rPr>
          <w:rFonts w:ascii="Times New Roman" w:hAnsi="Times New Roman" w:cs="Times New Roman"/>
        </w:rPr>
        <w:t xml:space="preserve">To </w:t>
      </w:r>
      <w:r w:rsidR="007365FA">
        <w:rPr>
          <w:rFonts w:ascii="Times New Roman" w:hAnsi="Times New Roman" w:cs="Times New Roman"/>
        </w:rPr>
        <w:t>answer</w:t>
      </w:r>
      <w:r w:rsidR="00B2004D">
        <w:rPr>
          <w:rFonts w:ascii="Times New Roman" w:hAnsi="Times New Roman" w:cs="Times New Roman"/>
        </w:rPr>
        <w:t xml:space="preserve"> our questions, w</w:t>
      </w:r>
      <w:r w:rsidRPr="00353D38">
        <w:rPr>
          <w:rFonts w:ascii="Times New Roman" w:hAnsi="Times New Roman" w:cs="Times New Roman"/>
        </w:rPr>
        <w:t xml:space="preserve">e explore how these proportions and the mean slope are affected by varying levels of </w:t>
      </w:r>
      <w:r w:rsidR="00B2004D">
        <w:rPr>
          <w:rFonts w:ascii="Times New Roman" w:hAnsi="Times New Roman" w:cs="Times New Roman"/>
        </w:rPr>
        <w:t xml:space="preserve">genetic </w:t>
      </w:r>
      <w:r w:rsidRPr="00353D38">
        <w:rPr>
          <w:rFonts w:ascii="Times New Roman" w:hAnsi="Times New Roman" w:cs="Times New Roman"/>
        </w:rPr>
        <w:t xml:space="preserve">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"[29]", "plainTextFormattedCitation" : "[29]", "previouslyFormattedCitation" : "[29]" }, "properties" : {  }, "schema" : "https://github.com/citation-style-language/schema/raw/master/csl-citation.json" }</w:instrText>
      </w:r>
      <w:r w:rsidR="00A21108">
        <w:rPr>
          <w:rFonts w:ascii="Times New Roman" w:hAnsi="Times New Roman" w:cs="Times New Roman"/>
        </w:rPr>
        <w:fldChar w:fldCharType="separate"/>
      </w:r>
      <w:r w:rsidR="00AD03D5" w:rsidRPr="00AD03D5">
        <w:rPr>
          <w:rFonts w:ascii="Times New Roman" w:hAnsi="Times New Roman" w:cs="Times New Roman"/>
          <w:noProof/>
        </w:rPr>
        <w:t>[29]</w:t>
      </w:r>
      <w:r w:rsidR="00A21108">
        <w:rPr>
          <w:rFonts w:ascii="Times New Roman" w:hAnsi="Times New Roman" w:cs="Times New Roman"/>
        </w:rPr>
        <w:fldChar w:fldCharType="end"/>
      </w:r>
      <w:r w:rsidR="004725EB">
        <w:rPr>
          <w:rFonts w:ascii="Times New Roman" w:hAnsi="Times New Roman" w:cs="Times New Roman"/>
        </w:rPr>
        <w:t>.</w:t>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1984EA99" w:rsidR="0044259C" w:rsidRPr="00245592" w:rsidDel="007F2757" w:rsidRDefault="0044259C" w:rsidP="00E03818">
      <w:pPr>
        <w:spacing w:line="480" w:lineRule="auto"/>
        <w:outlineLvl w:val="0"/>
        <w:rPr>
          <w:del w:id="104" w:author="James Santangelo" w:date="2018-03-13T16:53:00Z"/>
          <w:rFonts w:ascii="Times New Roman" w:hAnsi="Times New Roman" w:cs="Times New Roman"/>
          <w:u w:val="single"/>
        </w:rPr>
      </w:pPr>
      <w:del w:id="105" w:author="James Santangelo" w:date="2018-03-13T16:53:00Z">
        <w:r w:rsidRPr="00245592" w:rsidDel="007F2757">
          <w:rPr>
            <w:rFonts w:ascii="Times New Roman" w:hAnsi="Times New Roman" w:cs="Times New Roman"/>
            <w:u w:val="single"/>
          </w:rPr>
          <w:delText xml:space="preserve">Drift scenario 1: </w:delText>
        </w:r>
        <w:r w:rsidRPr="00245592" w:rsidDel="007F2757">
          <w:rPr>
            <w:rFonts w:ascii="Times New Roman" w:hAnsi="Times New Roman" w:cs="Times New Roman"/>
            <w:u w:val="single"/>
            <w:lang w:val="en-US"/>
          </w:rPr>
          <w:delText>Gradient in carrying capacity</w:delText>
        </w:r>
        <w:r w:rsidRPr="00245592" w:rsidDel="007F2757">
          <w:rPr>
            <w:rFonts w:ascii="Times New Roman" w:hAnsi="Times New Roman" w:cs="Times New Roman"/>
            <w:u w:val="single"/>
          </w:rPr>
          <w:delText xml:space="preserve"> </w:delText>
        </w:r>
        <w:r w:rsidR="00245592" w:rsidDel="007F2757">
          <w:rPr>
            <w:rFonts w:ascii="Times New Roman" w:hAnsi="Times New Roman" w:cs="Times New Roman"/>
            <w:u w:val="single"/>
          </w:rPr>
          <w:delText>across the landscape</w:delText>
        </w:r>
      </w:del>
    </w:p>
    <w:p w14:paraId="54B7957A" w14:textId="0D7C2F63"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w:t>
      </w:r>
      <w:r w:rsidR="002E5AF7">
        <w:rPr>
          <w:rFonts w:ascii="Times New Roman" w:hAnsi="Times New Roman" w:cs="Times New Roman"/>
        </w:rPr>
        <w:t xml:space="preserve">from rural (large </w:t>
      </w:r>
      <w:r w:rsidR="002E5AF7" w:rsidRPr="002E5AF7">
        <w:rPr>
          <w:rFonts w:ascii="Times New Roman" w:hAnsi="Times New Roman" w:cs="Times New Roman"/>
          <w:i/>
        </w:rPr>
        <w:t>N</w:t>
      </w:r>
      <w:r w:rsidR="002E5AF7">
        <w:rPr>
          <w:rFonts w:ascii="Times New Roman" w:hAnsi="Times New Roman" w:cs="Times New Roman"/>
        </w:rPr>
        <w:t xml:space="preserve">) to urban (small </w:t>
      </w:r>
      <w:r w:rsidR="002E5AF7" w:rsidRPr="002E5AF7">
        <w:rPr>
          <w:rFonts w:ascii="Times New Roman" w:hAnsi="Times New Roman" w:cs="Times New Roman"/>
          <w:i/>
        </w:rPr>
        <w:t>N</w:t>
      </w:r>
      <w:r w:rsidR="002E5AF7">
        <w:rPr>
          <w:rFonts w:ascii="Times New Roman" w:hAnsi="Times New Roman" w:cs="Times New Roman"/>
        </w:rPr>
        <w:t xml:space="preserve">) </w:t>
      </w:r>
      <w:r w:rsidR="005E6F78">
        <w:rPr>
          <w:rFonts w:ascii="Times New Roman" w:hAnsi="Times New Roman" w:cs="Times New Roman"/>
        </w:rPr>
        <w:t>disproportionately</w:t>
      </w:r>
      <w:r w:rsidRPr="00CB0ADF">
        <w:rPr>
          <w:rFonts w:ascii="Times New Roman" w:hAnsi="Times New Roman" w:cs="Times New Roman"/>
        </w:rPr>
        <w:t xml:space="preserve">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positive clines (i.e. less HCN in urban populations). The mean slope of clines across </w:t>
      </w:r>
      <w:r w:rsidR="002E5AF7">
        <w:rPr>
          <w:rFonts w:ascii="Times New Roman" w:hAnsi="Times New Roman" w:cs="Times New Roman"/>
        </w:rPr>
        <w:t xml:space="preserve">all </w:t>
      </w:r>
      <w:r w:rsidRPr="00CB0ADF">
        <w:rPr>
          <w:rFonts w:ascii="Times New Roman" w:hAnsi="Times New Roman" w:cs="Times New Roman"/>
        </w:rPr>
        <w:t>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sidR="002E5AF7">
        <w:rPr>
          <w:rFonts w:ascii="Times New Roman" w:hAnsi="Times New Roman" w:cs="Times New Roman"/>
        </w:rPr>
        <w:t xml:space="preserve">β ≈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w:t>
      </w:r>
      <w:r>
        <w:rPr>
          <w:rFonts w:ascii="Times New Roman" w:hAnsi="Times New Roman" w:cs="Times New Roman"/>
        </w:rPr>
        <w:lastRenderedPageBreak/>
        <w:t xml:space="preserve">strong </w:t>
      </w:r>
      <w:r w:rsidR="007F3C93">
        <w:rPr>
          <w:rFonts w:ascii="Times New Roman" w:hAnsi="Times New Roman" w:cs="Times New Roman"/>
        </w:rPr>
        <w:t xml:space="preserve">gradient in </w:t>
      </w:r>
      <w:r>
        <w:rPr>
          <w:rFonts w:ascii="Times New Roman" w:hAnsi="Times New Roman" w:cs="Times New Roman"/>
        </w:rPr>
        <w:t>drift (</w:t>
      </w:r>
      <w:r w:rsidRPr="002E5AF7">
        <w:rPr>
          <w:rFonts w:ascii="Times New Roman" w:hAnsi="Times New Roman" w:cs="Times New Roman"/>
        </w:rPr>
        <w:t>urban</w:t>
      </w:r>
      <w:r>
        <w:rPr>
          <w:rFonts w:ascii="Times New Roman" w:hAnsi="Times New Roman" w:cs="Times New Roman"/>
          <w:i/>
        </w:rPr>
        <w:t xml:space="preserve">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a</w:t>
      </w:r>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sidR="005E6F78">
        <w:rPr>
          <w:rFonts w:ascii="Times New Roman" w:hAnsi="Times New Roman" w:cs="Times New Roman"/>
        </w:rPr>
        <w:t>,</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t>
      </w:r>
      <w:r w:rsidR="005E6F78">
        <w:rPr>
          <w:rFonts w:ascii="Times New Roman" w:hAnsi="Times New Roman" w:cs="Times New Roman"/>
        </w:rPr>
        <w:t xml:space="preserve">(i.e. more HCN in urban populations) </w:t>
      </w:r>
      <w:r>
        <w:rPr>
          <w:rFonts w:ascii="Times New Roman" w:hAnsi="Times New Roman" w:cs="Times New Roman"/>
        </w:rPr>
        <w:t xml:space="preserve">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significant</w:t>
      </w:r>
      <w:r w:rsidR="000F2B5C">
        <w:rPr>
          <w:rFonts w:ascii="Times New Roman" w:hAnsi="Times New Roman" w:cs="Times New Roman"/>
        </w:rPr>
        <w:t>ly</w:t>
      </w:r>
      <w:r w:rsidR="00993BF2">
        <w:rPr>
          <w:rFonts w:ascii="Times New Roman" w:hAnsi="Times New Roman" w:cs="Times New Roman"/>
        </w:rPr>
        <w:t xml:space="preserve">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4E21CE">
        <w:rPr>
          <w:rFonts w:ascii="Times New Roman" w:hAnsi="Times New Roman" w:cs="Times New Roman"/>
        </w:rPr>
        <w:t>urban</w:t>
      </w:r>
      <w:r>
        <w:rPr>
          <w:rFonts w:ascii="Times New Roman" w:hAnsi="Times New Roman" w:cs="Times New Roman"/>
          <w:i/>
        </w:rPr>
        <w:t xml:space="preserve"> </w:t>
      </w:r>
      <w:r w:rsidR="002E5AF7">
        <w:rPr>
          <w:rFonts w:ascii="Times New Roman" w:hAnsi="Times New Roman" w:cs="Times New Roman"/>
          <w:i/>
        </w:rPr>
        <w:t xml:space="preserve">N </w:t>
      </w:r>
      <w:r w:rsidR="002E5AF7">
        <w:rPr>
          <w:rFonts w:ascii="Times New Roman" w:hAnsi="Times New Roman" w:cs="Times New Roman"/>
        </w:rPr>
        <w:t xml:space="preserve">= rural </w:t>
      </w:r>
      <w:r w:rsidR="002E5AF7" w:rsidRPr="002E5AF7">
        <w:rPr>
          <w:rFonts w:ascii="Times New Roman" w:hAnsi="Times New Roman" w:cs="Times New Roman"/>
          <w:i/>
        </w:rPr>
        <w:t>N</w:t>
      </w:r>
      <w:r w:rsidR="002E5AF7">
        <w:rPr>
          <w:rFonts w:ascii="Times New Roman" w:hAnsi="Times New Roman" w:cs="Times New Roman"/>
        </w:rPr>
        <w:t xml:space="preserve"> = </w:t>
      </w:r>
      <w:r w:rsidRPr="002E5AF7">
        <w:rPr>
          <w:rFonts w:ascii="Times New Roman" w:hAnsi="Times New Roman" w:cs="Times New Roman"/>
        </w:rPr>
        <w:t>1000</w:t>
      </w:r>
      <w:r>
        <w:rPr>
          <w:rFonts w:ascii="Times New Roman" w:hAnsi="Times New Roman" w:cs="Times New Roman"/>
        </w:rPr>
        <w:t>)</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c</w:t>
      </w:r>
      <w:r w:rsidRPr="00CB0ADF">
        <w:rPr>
          <w:rFonts w:ascii="Times New Roman" w:hAnsi="Times New Roman" w:cs="Times New Roman"/>
        </w:rPr>
        <w:t>).</w:t>
      </w:r>
    </w:p>
    <w:p w14:paraId="21EE55AB" w14:textId="103B70CE"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w:t>
      </w:r>
      <w:r w:rsidRPr="007365FA">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in the frequency of HCN </w:t>
      </w:r>
      <w:r w:rsidR="00277F5A">
        <w:rPr>
          <w:rFonts w:ascii="Times New Roman" w:hAnsi="Times New Roman" w:cs="Times New Roman"/>
        </w:rPr>
        <w:t>(</w:t>
      </w:r>
      <w:r w:rsidR="00B2004D">
        <w:rPr>
          <w:rFonts w:ascii="Times New Roman" w:hAnsi="Times New Roman" w:cs="Times New Roman"/>
        </w:rPr>
        <w:t xml:space="preserve">β </w:t>
      </w:r>
      <w:r w:rsidR="00277F5A">
        <w:rPr>
          <w:rFonts w:ascii="Times New Roman" w:hAnsi="Times New Roman" w:cs="Times New Roman"/>
        </w:rPr>
        <w:t xml:space="preserve">≈ 0.006) </w:t>
      </w:r>
      <w:r w:rsidRPr="00CB0ADF">
        <w:rPr>
          <w:rFonts w:ascii="Times New Roman" w:hAnsi="Times New Roman" w:cs="Times New Roman"/>
        </w:rPr>
        <w:t xml:space="preserve">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b</w:t>
      </w:r>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w:t>
      </w:r>
      <w:ins w:id="106" w:author="James Santangelo" w:date="2018-03-13T15:42:00Z">
        <w:r w:rsidR="00ED5D72">
          <w:rPr>
            <w:rFonts w:ascii="Times New Roman" w:hAnsi="Times New Roman" w:cs="Times New Roman"/>
          </w:rPr>
          <w:t xml:space="preserve">underlying HCN </w:t>
        </w:r>
      </w:ins>
      <w:r w:rsidRPr="00CB0ADF">
        <w:rPr>
          <w:rFonts w:ascii="Times New Roman" w:hAnsi="Times New Roman" w:cs="Times New Roman"/>
        </w:rPr>
        <w:t xml:space="preserve">(i.e.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w:t>
      </w:r>
      <w:del w:id="107" w:author="James Santangelo" w:date="2018-03-13T15:44:00Z">
        <w:r w:rsidDel="00ED5D72">
          <w:rPr>
            <w:rFonts w:ascii="Times New Roman" w:hAnsi="Times New Roman" w:cs="Times New Roman"/>
          </w:rPr>
          <w:delText>under even a strong gradient in drift</w:delText>
        </w:r>
        <w:r w:rsidRPr="00CB0ADF" w:rsidDel="00ED5D72">
          <w:rPr>
            <w:rFonts w:ascii="Times New Roman" w:hAnsi="Times New Roman" w:cs="Times New Roman"/>
          </w:rPr>
          <w:delText>, independent of</w:delText>
        </w:r>
      </w:del>
      <w:ins w:id="108" w:author="James Santangelo" w:date="2018-03-13T15:44:00Z">
        <w:r w:rsidR="00ED5D72">
          <w:rPr>
            <w:rFonts w:ascii="Times New Roman" w:hAnsi="Times New Roman" w:cs="Times New Roman"/>
          </w:rPr>
          <w:t>for all</w:t>
        </w:r>
      </w:ins>
      <w:r w:rsidRPr="00CB0ADF">
        <w:rPr>
          <w:rFonts w:ascii="Times New Roman" w:hAnsi="Times New Roman" w:cs="Times New Roman"/>
        </w:rPr>
        <w:t xml:space="preserve"> </w:t>
      </w:r>
      <w:r w:rsidR="00D33208">
        <w:rPr>
          <w:rFonts w:ascii="Times New Roman" w:hAnsi="Times New Roman" w:cs="Times New Roman"/>
        </w:rPr>
        <w:t>levels of gene flow</w:t>
      </w:r>
      <w:ins w:id="109" w:author="James Santangelo" w:date="2018-03-13T15:51:00Z">
        <w:r w:rsidR="00362C7E">
          <w:rPr>
            <w:rFonts w:ascii="Times New Roman" w:hAnsi="Times New Roman" w:cs="Times New Roman"/>
          </w:rPr>
          <w:t xml:space="preserve"> (figure 2b)</w:t>
        </w:r>
      </w:ins>
      <w:ins w:id="110" w:author="James Santangelo" w:date="2018-03-13T16:04:00Z">
        <w:r w:rsidR="00E20869">
          <w:rPr>
            <w:rFonts w:ascii="Times New Roman" w:hAnsi="Times New Roman" w:cs="Times New Roman"/>
          </w:rPr>
          <w:t>;</w:t>
        </w:r>
      </w:ins>
      <w:ins w:id="111" w:author="James Santangelo" w:date="2018-03-13T16:03:00Z">
        <w:r w:rsidR="00E20869">
          <w:rPr>
            <w:rFonts w:ascii="Times New Roman" w:hAnsi="Times New Roman" w:cs="Times New Roman"/>
          </w:rPr>
          <w:t xml:space="preserve"> </w:t>
        </w:r>
      </w:ins>
      <w:ins w:id="112" w:author="James Santangelo" w:date="2018-03-13T16:07:00Z">
        <w:r w:rsidR="00E20869">
          <w:rPr>
            <w:rFonts w:ascii="Times New Roman" w:hAnsi="Times New Roman" w:cs="Times New Roman"/>
          </w:rPr>
          <w:t xml:space="preserve">at single loci (e.g. </w:t>
        </w:r>
        <w:r w:rsidR="00E20869">
          <w:rPr>
            <w:rFonts w:ascii="Times New Roman" w:hAnsi="Times New Roman" w:cs="Times New Roman"/>
            <w:i/>
          </w:rPr>
          <w:t xml:space="preserve">CYP79D15 </w:t>
        </w:r>
        <w:r w:rsidR="00E20869">
          <w:rPr>
            <w:rFonts w:ascii="Times New Roman" w:hAnsi="Times New Roman" w:cs="Times New Roman"/>
          </w:rPr>
          <w:t xml:space="preserve">and </w:t>
        </w:r>
        <w:r w:rsidR="00E20869">
          <w:rPr>
            <w:rFonts w:ascii="Times New Roman" w:hAnsi="Times New Roman" w:cs="Times New Roman"/>
            <w:i/>
          </w:rPr>
          <w:t>Li</w:t>
        </w:r>
        <w:r w:rsidR="00E20869">
          <w:rPr>
            <w:rFonts w:ascii="Times New Roman" w:hAnsi="Times New Roman" w:cs="Times New Roman"/>
          </w:rPr>
          <w:t>)</w:t>
        </w:r>
        <w:del w:id="113" w:author="Rob Ness" w:date="2018-03-21T11:20:00Z">
          <w:r w:rsidR="00E20869" w:rsidDel="009948C3">
            <w:rPr>
              <w:rFonts w:ascii="Times New Roman" w:hAnsi="Times New Roman" w:cs="Times New Roman"/>
            </w:rPr>
            <w:delText>,</w:delText>
          </w:r>
        </w:del>
        <w:r w:rsidR="00E20869">
          <w:rPr>
            <w:rFonts w:ascii="Times New Roman" w:hAnsi="Times New Roman" w:cs="Times New Roman"/>
          </w:rPr>
          <w:t xml:space="preserve"> drift produces positive and negative clines in equal proportions</w:t>
        </w:r>
      </w:ins>
      <w:ins w:id="114" w:author="James Santangelo" w:date="2018-03-13T16:04:00Z">
        <w:r w:rsidR="00E20869">
          <w:rPr>
            <w:rFonts w:ascii="Times New Roman" w:hAnsi="Times New Roman" w:cs="Times New Roman"/>
          </w:rPr>
          <w:t>, resulting in a mean slope of 0 when averaged across all clines</w:t>
        </w:r>
      </w:ins>
      <w:ins w:id="115" w:author="James Santangelo" w:date="2018-03-13T16:15:00Z">
        <w:r w:rsidR="003A35C7">
          <w:rPr>
            <w:rFonts w:ascii="Times New Roman" w:hAnsi="Times New Roman" w:cs="Times New Roman"/>
          </w:rPr>
          <w:t xml:space="preserve"> (figure S1</w:t>
        </w:r>
      </w:ins>
      <w:ins w:id="116" w:author="James Santangelo" w:date="2018-03-14T16:14:00Z">
        <w:r w:rsidR="003A35C7">
          <w:rPr>
            <w:rFonts w:ascii="Times New Roman" w:hAnsi="Times New Roman" w:cs="Times New Roman"/>
          </w:rPr>
          <w:t>2</w:t>
        </w:r>
      </w:ins>
      <w:ins w:id="117" w:author="James Santangelo" w:date="2018-03-13T16:15:00Z">
        <w:r w:rsidR="005608AF">
          <w:rPr>
            <w:rFonts w:ascii="Times New Roman" w:hAnsi="Times New Roman" w:cs="Times New Roman"/>
          </w:rPr>
          <w:t>)</w:t>
        </w:r>
      </w:ins>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d</w:t>
      </w:r>
      <w:r w:rsidRPr="00CB0ADF">
        <w:rPr>
          <w:rFonts w:ascii="Times New Roman" w:hAnsi="Times New Roman" w:cs="Times New Roman"/>
        </w:rPr>
        <w:t>).</w:t>
      </w:r>
    </w:p>
    <w:p w14:paraId="2D87665E" w14:textId="3B5757C2" w:rsidR="001A1846" w:rsidRDefault="001A1846" w:rsidP="00E03818">
      <w:pPr>
        <w:spacing w:line="480" w:lineRule="auto"/>
        <w:rPr>
          <w:rFonts w:ascii="Times New Roman" w:hAnsi="Times New Roman" w:cs="Times New Roman"/>
        </w:rPr>
      </w:pPr>
    </w:p>
    <w:p w14:paraId="0FA1480C" w14:textId="40E0D96F"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the occurrence and strength of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72C38578" w:rsidR="0044259C" w:rsidRDefault="0044259C" w:rsidP="00E03818">
      <w:pPr>
        <w:spacing w:line="480" w:lineRule="auto"/>
        <w:rPr>
          <w:ins w:id="118" w:author="James Santangelo" w:date="2018-03-13T16:15:00Z"/>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a</w:t>
      </w:r>
      <w:r>
        <w:rPr>
          <w:rFonts w:ascii="Times New Roman" w:hAnsi="Times New Roman" w:cs="Times New Roman"/>
        </w:rPr>
        <w:t>)</w:t>
      </w:r>
      <w:r w:rsidR="004E21CE">
        <w:rPr>
          <w:rFonts w:ascii="Times New Roman" w:hAnsi="Times New Roman" w:cs="Times New Roman"/>
        </w:rPr>
        <w:t xml:space="preserve">; selection increased the strength of clines from </w:t>
      </w:r>
      <w:r w:rsidR="005E6F78">
        <w:rPr>
          <w:rFonts w:ascii="Times New Roman" w:hAnsi="Times New Roman" w:cs="Times New Roman"/>
        </w:rPr>
        <w:t xml:space="preserve">a slope of </w:t>
      </w:r>
      <w:r w:rsidR="004E21CE">
        <w:rPr>
          <w:rFonts w:ascii="Times New Roman" w:hAnsi="Times New Roman" w:cs="Times New Roman"/>
        </w:rPr>
        <w:t xml:space="preserve">zero </w:t>
      </w:r>
      <w:del w:id="119" w:author="James Santangelo" w:date="2018-03-13T16:44:00Z">
        <w:r w:rsidR="005E6F78" w:rsidDel="007F2757">
          <w:rPr>
            <w:rFonts w:ascii="Times New Roman" w:hAnsi="Times New Roman" w:cs="Times New Roman"/>
          </w:rPr>
          <w:delText xml:space="preserve">when </w:delText>
        </w:r>
      </w:del>
      <w:r w:rsidR="004E21CE">
        <w:rPr>
          <w:rFonts w:ascii="Times New Roman" w:hAnsi="Times New Roman" w:cs="Times New Roman"/>
          <w:i/>
        </w:rPr>
        <w:t xml:space="preserve">s = </w:t>
      </w:r>
      <w:r w:rsidR="005E6F78">
        <w:rPr>
          <w:rFonts w:ascii="Times New Roman" w:hAnsi="Times New Roman" w:cs="Times New Roman"/>
        </w:rPr>
        <w:t>0, to</w:t>
      </w:r>
      <w:r w:rsidR="00A218A0">
        <w:rPr>
          <w:rFonts w:ascii="Times New Roman" w:hAnsi="Times New Roman" w:cs="Times New Roman"/>
        </w:rPr>
        <w:t xml:space="preserve"> </w:t>
      </w:r>
      <w:r w:rsidR="004E21CE">
        <w:rPr>
          <w:rFonts w:ascii="Times New Roman" w:hAnsi="Times New Roman" w:cs="Times New Roman"/>
        </w:rPr>
        <w:t xml:space="preserve">0.037 </w:t>
      </w:r>
      <w:ins w:id="120" w:author="James Santangelo" w:date="2018-03-13T16:45:00Z">
        <w:r w:rsidR="007F2757">
          <w:rPr>
            <w:rFonts w:ascii="Times New Roman" w:hAnsi="Times New Roman" w:cs="Times New Roman"/>
          </w:rPr>
          <w:t xml:space="preserve">when </w:t>
        </w:r>
      </w:ins>
      <w:del w:id="121" w:author="James Santangelo" w:date="2018-03-13T16:45:00Z">
        <w:r w:rsidR="004E21CE" w:rsidDel="007F2757">
          <w:rPr>
            <w:rFonts w:ascii="Times New Roman" w:hAnsi="Times New Roman" w:cs="Times New Roman"/>
          </w:rPr>
          <w:delText>(</w:delText>
        </w:r>
      </w:del>
      <w:r w:rsidR="004E21CE">
        <w:rPr>
          <w:rFonts w:ascii="Times New Roman" w:hAnsi="Times New Roman" w:cs="Times New Roman"/>
          <w:i/>
        </w:rPr>
        <w:t xml:space="preserve">s </w:t>
      </w:r>
      <w:r w:rsidR="004E21CE">
        <w:rPr>
          <w:rFonts w:ascii="Times New Roman" w:hAnsi="Times New Roman" w:cs="Times New Roman"/>
        </w:rPr>
        <w:t>= 0.2</w:t>
      </w:r>
      <w:del w:id="122" w:author="James Santangelo" w:date="2018-03-13T16:45:00Z">
        <w:r w:rsidR="004E21CE" w:rsidDel="007F2757">
          <w:rPr>
            <w:rFonts w:ascii="Times New Roman" w:hAnsi="Times New Roman" w:cs="Times New Roman"/>
          </w:rPr>
          <w:delText>)</w:delText>
        </w:r>
      </w:del>
      <w:r w:rsidR="004E21CE">
        <w:rPr>
          <w:rFonts w:ascii="Times New Roman" w:hAnsi="Times New Roman" w:cs="Times New Roman"/>
        </w:rPr>
        <w:t>.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 xml:space="preserve">from 2.7% </w:t>
      </w:r>
      <w:ins w:id="123" w:author="James Santangelo" w:date="2018-03-13T16:45:00Z">
        <w:r w:rsidR="007F2757">
          <w:rPr>
            <w:rFonts w:ascii="Times New Roman" w:hAnsi="Times New Roman" w:cs="Times New Roman"/>
          </w:rPr>
          <w:t xml:space="preserve">when </w:t>
        </w:r>
      </w:ins>
      <w:del w:id="124" w:author="James Santangelo" w:date="2018-03-13T16:45:00Z">
        <w:r w:rsidDel="007F2757">
          <w:rPr>
            <w:rFonts w:ascii="Times New Roman" w:hAnsi="Times New Roman" w:cs="Times New Roman"/>
          </w:rPr>
          <w:delText>(</w:delText>
        </w:r>
      </w:del>
      <w:r w:rsidRPr="005E6F78">
        <w:rPr>
          <w:rFonts w:ascii="Times New Roman" w:hAnsi="Times New Roman" w:cs="Times New Roman"/>
          <w:i/>
        </w:rPr>
        <w:t>s</w:t>
      </w:r>
      <w:r>
        <w:rPr>
          <w:rFonts w:ascii="Times New Roman" w:hAnsi="Times New Roman" w:cs="Times New Roman"/>
        </w:rPr>
        <w:t xml:space="preserve"> = 0</w:t>
      </w:r>
      <w:del w:id="125" w:author="James Santangelo" w:date="2018-03-13T16:45:00Z">
        <w:r w:rsidDel="007F2757">
          <w:rPr>
            <w:rFonts w:ascii="Times New Roman" w:hAnsi="Times New Roman" w:cs="Times New Roman"/>
          </w:rPr>
          <w:delText>)</w:delText>
        </w:r>
      </w:del>
      <w:r>
        <w:rPr>
          <w:rFonts w:ascii="Times New Roman" w:hAnsi="Times New Roman" w:cs="Times New Roman"/>
        </w:rPr>
        <w:t xml:space="preserve"> </w:t>
      </w:r>
      <w:r w:rsidRPr="00D0736D">
        <w:rPr>
          <w:rFonts w:ascii="Times New Roman" w:hAnsi="Times New Roman" w:cs="Times New Roman"/>
        </w:rPr>
        <w:t>to</w:t>
      </w:r>
      <w:r>
        <w:rPr>
          <w:rFonts w:ascii="Times New Roman" w:hAnsi="Times New Roman" w:cs="Times New Roman"/>
        </w:rPr>
        <w:t xml:space="preserve"> 100% </w:t>
      </w:r>
      <w:ins w:id="126" w:author="James Santangelo" w:date="2018-03-13T16:45:00Z">
        <w:r w:rsidR="007F2757">
          <w:rPr>
            <w:rFonts w:ascii="Times New Roman" w:hAnsi="Times New Roman" w:cs="Times New Roman"/>
          </w:rPr>
          <w:t xml:space="preserve">when </w:t>
        </w:r>
      </w:ins>
      <w:del w:id="127" w:author="James Santangelo" w:date="2018-03-13T16:45:00Z">
        <w:r w:rsidDel="007F2757">
          <w:rPr>
            <w:rFonts w:ascii="Times New Roman" w:hAnsi="Times New Roman" w:cs="Times New Roman"/>
          </w:rPr>
          <w:delText>(</w:delText>
        </w:r>
      </w:del>
      <w:r>
        <w:rPr>
          <w:rFonts w:ascii="Times New Roman" w:hAnsi="Times New Roman" w:cs="Times New Roman"/>
          <w:i/>
        </w:rPr>
        <w:t xml:space="preserve">s </w:t>
      </w:r>
      <w:r>
        <w:rPr>
          <w:rFonts w:ascii="Times New Roman" w:hAnsi="Times New Roman" w:cs="Times New Roman"/>
        </w:rPr>
        <w:t>≥ 0.025</w:t>
      </w:r>
      <w:del w:id="128" w:author="James Santangelo" w:date="2018-03-13T16:45:00Z">
        <w:r w:rsidDel="007F2757">
          <w:rPr>
            <w:rFonts w:ascii="Times New Roman" w:hAnsi="Times New Roman" w:cs="Times New Roman"/>
          </w:rPr>
          <w:delText>)</w:delText>
        </w:r>
      </w:del>
      <w:r>
        <w:rPr>
          <w:rFonts w:ascii="Times New Roman" w:hAnsi="Times New Roman" w:cs="Times New Roman"/>
        </w:rPr>
        <w:t xml:space="preserve">.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w:t>
      </w:r>
      <w:r>
        <w:rPr>
          <w:rFonts w:ascii="Times New Roman" w:hAnsi="Times New Roman" w:cs="Times New Roman"/>
        </w:rPr>
        <w:lastRenderedPageBreak/>
        <w:t>reduced the effects of selection, leading to weaker clines for a given selection coefficient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a</w:t>
      </w:r>
      <w:r>
        <w:rPr>
          <w:rFonts w:ascii="Times New Roman" w:hAnsi="Times New Roman" w:cs="Times New Roman"/>
        </w:rPr>
        <w:t>). Importantly, clines formed by selection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a</w:t>
      </w:r>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a</w:t>
      </w:r>
      <w:r>
        <w:rPr>
          <w:rFonts w:ascii="Times New Roman" w:hAnsi="Times New Roman" w:cs="Times New Roman"/>
        </w:rPr>
        <w:t>) or through serial founder effects (</w:t>
      </w:r>
      <w:r w:rsidR="00EE0034">
        <w:rPr>
          <w:rFonts w:ascii="Times New Roman" w:hAnsi="Times New Roman" w:cs="Times New Roman"/>
        </w:rPr>
        <w:t xml:space="preserve">figure </w:t>
      </w:r>
      <w:r w:rsidR="00EE30A8">
        <w:rPr>
          <w:rFonts w:ascii="Times New Roman" w:hAnsi="Times New Roman" w:cs="Times New Roman"/>
        </w:rPr>
        <w:t>S</w:t>
      </w:r>
      <w:ins w:id="129" w:author="James Santangelo" w:date="2018-03-14T16:15:00Z">
        <w:r w:rsidR="003A35C7">
          <w:rPr>
            <w:rFonts w:ascii="Times New Roman" w:hAnsi="Times New Roman" w:cs="Times New Roman"/>
          </w:rPr>
          <w:t>3</w:t>
        </w:r>
      </w:ins>
      <w:del w:id="130" w:author="James Santangelo" w:date="2018-03-14T16:15:00Z">
        <w:r w:rsidR="00EE30A8" w:rsidDel="003A35C7">
          <w:rPr>
            <w:rFonts w:ascii="Times New Roman" w:hAnsi="Times New Roman" w:cs="Times New Roman"/>
          </w:rPr>
          <w:delText>1</w:delText>
        </w:r>
      </w:del>
      <w:r w:rsidR="00EE0034" w:rsidRPr="00EE0034">
        <w:rPr>
          <w:rFonts w:ascii="Times New Roman" w:hAnsi="Times New Roman" w:cs="Times New Roman"/>
          <w:i/>
        </w:rPr>
        <w:t>a</w:t>
      </w:r>
      <w:r>
        <w:rPr>
          <w:rFonts w:ascii="Times New Roman" w:hAnsi="Times New Roman" w:cs="Times New Roman"/>
        </w:rPr>
        <w:t xml:space="preserve">). </w:t>
      </w:r>
    </w:p>
    <w:p w14:paraId="065DA4F8" w14:textId="77777777" w:rsidR="005608AF" w:rsidRDefault="005608AF" w:rsidP="00E03818">
      <w:pPr>
        <w:spacing w:line="480" w:lineRule="auto"/>
        <w:rPr>
          <w:rFonts w:ascii="Times New Roman" w:hAnsi="Times New Roman" w:cs="Times New Roman"/>
        </w:rPr>
      </w:pPr>
    </w:p>
    <w:p w14:paraId="64B26C55" w14:textId="5176B6B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64A2DFBB"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as the strength of selection increased</w:t>
      </w:r>
      <w:r w:rsidR="00277F5A">
        <w:rPr>
          <w:rFonts w:ascii="Times New Roman" w:hAnsi="Times New Roman" w:cs="Times New Roman"/>
        </w:rPr>
        <w:t>.</w:t>
      </w:r>
      <w:r w:rsidR="00AA4F85">
        <w:rPr>
          <w:rFonts w:ascii="Times New Roman" w:hAnsi="Times New Roman" w:cs="Times New Roman"/>
        </w:rPr>
        <w:t xml:space="preserve"> </w:t>
      </w:r>
      <w:r w:rsidR="00277F5A">
        <w:rPr>
          <w:rFonts w:ascii="Times New Roman" w:hAnsi="Times New Roman" w:cs="Times New Roman"/>
        </w:rPr>
        <w:t>C</w:t>
      </w:r>
      <w:r w:rsidR="00AA4F85">
        <w:rPr>
          <w:rFonts w:ascii="Times New Roman" w:hAnsi="Times New Roman" w:cs="Times New Roman"/>
        </w:rPr>
        <w:t xml:space="preserve">lines were only consistently positive </w:t>
      </w:r>
      <w:r>
        <w:rPr>
          <w:rFonts w:ascii="Times New Roman" w:hAnsi="Times New Roman" w:cs="Times New Roman"/>
        </w:rPr>
        <w:t xml:space="preserve">when the selection coefficient </w:t>
      </w:r>
      <w:r w:rsidR="00A218A0">
        <w:rPr>
          <w:rFonts w:ascii="Times New Roman" w:hAnsi="Times New Roman" w:cs="Times New Roman"/>
        </w:rPr>
        <w:t>(</w:t>
      </w:r>
      <w:r w:rsidR="00A218A0" w:rsidRPr="00A218A0">
        <w:rPr>
          <w:rFonts w:ascii="Times New Roman" w:hAnsi="Times New Roman" w:cs="Times New Roman"/>
          <w:i/>
        </w:rPr>
        <w:t>s</w:t>
      </w:r>
      <w:r w:rsidR="00A218A0">
        <w:rPr>
          <w:rFonts w:ascii="Times New Roman" w:hAnsi="Times New Roman" w:cs="Times New Roman"/>
        </w:rPr>
        <w:t xml:space="preserve">) </w:t>
      </w:r>
      <w:r w:rsidRPr="00A218A0">
        <w:rPr>
          <w:rFonts w:ascii="Times New Roman" w:hAnsi="Times New Roman" w:cs="Times New Roman"/>
        </w:rPr>
        <w:t>was</w:t>
      </w:r>
      <w:r>
        <w:rPr>
          <w:rFonts w:ascii="Times New Roman" w:hAnsi="Times New Roman" w:cs="Times New Roman"/>
        </w:rPr>
        <w:t xml:space="preserve"> grea</w:t>
      </w:r>
      <w:r w:rsidR="00EE0034">
        <w:rPr>
          <w:rFonts w:ascii="Times New Roman" w:hAnsi="Times New Roman" w:cs="Times New Roman"/>
        </w:rPr>
        <w:t xml:space="preserve">ter than 0.005 (figure </w:t>
      </w:r>
      <w:r w:rsidR="00EE30A8">
        <w:rPr>
          <w:rFonts w:ascii="Times New Roman" w:hAnsi="Times New Roman" w:cs="Times New Roman"/>
        </w:rPr>
        <w:t>3</w:t>
      </w:r>
      <w:r w:rsidR="00EE0034" w:rsidRPr="00EE0034">
        <w:rPr>
          <w:rFonts w:ascii="Times New Roman" w:hAnsi="Times New Roman" w:cs="Times New Roman"/>
          <w:i/>
        </w:rPr>
        <w:t>b</w:t>
      </w:r>
      <w:r w:rsidR="00EE0034">
        <w:rPr>
          <w:rFonts w:ascii="Times New Roman" w:hAnsi="Times New Roman" w:cs="Times New Roman"/>
        </w:rPr>
        <w:t xml:space="preserve"> and </w:t>
      </w:r>
      <w:r w:rsidR="00EE30A8">
        <w:rPr>
          <w:rFonts w:ascii="Times New Roman" w:hAnsi="Times New Roman" w:cs="Times New Roman"/>
        </w:rPr>
        <w:t>3</w:t>
      </w:r>
      <w:r w:rsidR="00EE0034" w:rsidRPr="00EE0034">
        <w:rPr>
          <w:rFonts w:ascii="Times New Roman" w:hAnsi="Times New Roman" w:cs="Times New Roman"/>
          <w:i/>
        </w:rPr>
        <w:t>d</w:t>
      </w:r>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r w:rsidR="007F4F33">
        <w:rPr>
          <w:rFonts w:ascii="Times New Roman" w:hAnsi="Times New Roman" w:cs="Times New Roman"/>
        </w:rPr>
        <w:t>2</w:t>
      </w:r>
      <w:r w:rsidR="00EE0034" w:rsidRPr="00EE0034">
        <w:rPr>
          <w:rFonts w:ascii="Times New Roman" w:hAnsi="Times New Roman" w:cs="Times New Roman"/>
          <w:i/>
        </w:rPr>
        <w:t>b</w:t>
      </w:r>
      <w:r w:rsidR="00EE0034">
        <w:rPr>
          <w:rFonts w:ascii="Times New Roman" w:hAnsi="Times New Roman" w:cs="Times New Roman"/>
        </w:rPr>
        <w:t xml:space="preserve"> and </w:t>
      </w:r>
      <w:r w:rsidR="007F4F33">
        <w:rPr>
          <w:rFonts w:ascii="Times New Roman" w:hAnsi="Times New Roman" w:cs="Times New Roman"/>
        </w:rPr>
        <w:t>2</w:t>
      </w:r>
      <w:r w:rsidR="00EE0034" w:rsidRPr="00EE0034">
        <w:rPr>
          <w:rFonts w:ascii="Times New Roman" w:hAnsi="Times New Roman" w:cs="Times New Roman"/>
          <w:i/>
        </w:rPr>
        <w:t>d</w:t>
      </w:r>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Finally, drift increased the strength of selection necessary to produce 100% positive clines by 5</w:t>
      </w:r>
      <w:r w:rsidR="00277F5A">
        <w:rPr>
          <w:rFonts w:ascii="Times New Roman" w:hAnsi="Times New Roman" w:cs="Times New Roman"/>
        </w:rPr>
        <w:t>-fold.</w:t>
      </w:r>
      <w:r>
        <w:rPr>
          <w:rFonts w:ascii="Times New Roman" w:hAnsi="Times New Roman" w:cs="Times New Roman"/>
        </w:rPr>
        <w:t xml:space="preserve"> </w:t>
      </w:r>
      <w:r w:rsidR="00277F5A">
        <w:rPr>
          <w:rFonts w:ascii="Times New Roman" w:hAnsi="Times New Roman" w:cs="Times New Roman"/>
        </w:rPr>
        <w:t>Tha</w:t>
      </w:r>
      <w:r w:rsidR="005E6F78">
        <w:rPr>
          <w:rFonts w:ascii="Times New Roman" w:hAnsi="Times New Roman" w:cs="Times New Roman"/>
        </w:rPr>
        <w:t>t</w:t>
      </w:r>
      <w:r w:rsidR="00277F5A">
        <w:rPr>
          <w:rFonts w:ascii="Times New Roman" w:hAnsi="Times New Roman" w:cs="Times New Roman"/>
        </w:rPr>
        <w:t xml:space="preserve"> is, </w:t>
      </w:r>
      <w:r>
        <w:rPr>
          <w:rFonts w:ascii="Times New Roman" w:hAnsi="Times New Roman" w:cs="Times New Roman"/>
        </w:rPr>
        <w:t xml:space="preserve">in the presence of </w:t>
      </w:r>
      <w:r w:rsidR="005E6F78">
        <w:rPr>
          <w:rFonts w:ascii="Times New Roman" w:hAnsi="Times New Roman" w:cs="Times New Roman"/>
        </w:rPr>
        <w:t xml:space="preserve">strong </w:t>
      </w:r>
      <w:r>
        <w:rPr>
          <w:rFonts w:ascii="Times New Roman" w:hAnsi="Times New Roman" w:cs="Times New Roman"/>
        </w:rPr>
        <w:t>drift</w:t>
      </w:r>
      <w:r w:rsidR="005E6F78">
        <w:rPr>
          <w:rFonts w:ascii="Times New Roman" w:hAnsi="Times New Roman" w:cs="Times New Roman"/>
        </w:rPr>
        <w:t xml:space="preserve"> (urban </w:t>
      </w:r>
      <w:r w:rsidR="005E6F78">
        <w:rPr>
          <w:rFonts w:ascii="Times New Roman" w:hAnsi="Times New Roman" w:cs="Times New Roman"/>
          <w:i/>
        </w:rPr>
        <w:t xml:space="preserve">N </w:t>
      </w:r>
      <w:r w:rsidR="005E6F78">
        <w:rPr>
          <w:rFonts w:ascii="Times New Roman" w:hAnsi="Times New Roman" w:cs="Times New Roman"/>
        </w:rPr>
        <w:t>= 10)</w:t>
      </w:r>
      <w:r>
        <w:rPr>
          <w:rFonts w:ascii="Times New Roman" w:hAnsi="Times New Roman" w:cs="Times New Roman"/>
        </w:rPr>
        <w:t xml:space="preserve">,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d</w:t>
      </w:r>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c</w:t>
      </w:r>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690751DD"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 xml:space="preserve">Our simulations sought to understand the relative contributions of genetic drift, </w:t>
      </w:r>
      <w:r w:rsidR="007365FA">
        <w:rPr>
          <w:rFonts w:ascii="Times New Roman" w:hAnsi="Times New Roman" w:cs="Times New Roman"/>
        </w:rPr>
        <w:t>gene flow</w:t>
      </w:r>
      <w:r w:rsidRPr="004E21CE">
        <w:rPr>
          <w:rFonts w:ascii="Times New Roman" w:hAnsi="Times New Roman" w:cs="Times New Roman"/>
        </w:rPr>
        <w:t xml:space="preserve"> and </w:t>
      </w:r>
      <w:r w:rsidR="007365FA">
        <w:rPr>
          <w:rFonts w:ascii="Times New Roman" w:hAnsi="Times New Roman" w:cs="Times New Roman"/>
        </w:rPr>
        <w:t>selection</w:t>
      </w:r>
      <w:r w:rsidRPr="004E21CE">
        <w:rPr>
          <w:rFonts w:ascii="Times New Roman" w:hAnsi="Times New Roman" w:cs="Times New Roman"/>
        </w:rPr>
        <w:t xml:space="preserve">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w:t>
      </w:r>
      <w:r>
        <w:rPr>
          <w:rFonts w:ascii="Times New Roman" w:hAnsi="Times New Roman" w:cs="Times New Roman"/>
        </w:rPr>
        <w:lastRenderedPageBreak/>
        <w:t>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w:t>
      </w:r>
      <w:r w:rsidR="007365FA">
        <w:rPr>
          <w:rFonts w:ascii="Times New Roman" w:hAnsi="Times New Roman" w:cs="Times New Roman"/>
        </w:rPr>
        <w:t>W</w:t>
      </w:r>
      <w:r w:rsidR="00E27AE2" w:rsidRPr="007E56B0">
        <w:rPr>
          <w:rFonts w:ascii="Times New Roman" w:hAnsi="Times New Roman" w:cs="Times New Roman"/>
        </w:rPr>
        <w:t xml:space="preserve">e begin by discussing the relevance of our results for the evolution of </w:t>
      </w:r>
      <w:r w:rsidR="005E6F78">
        <w:rPr>
          <w:rFonts w:ascii="Times New Roman" w:hAnsi="Times New Roman" w:cs="Times New Roman"/>
        </w:rPr>
        <w:t>clines in cyanogenesis</w:t>
      </w:r>
      <w:r w:rsidR="00E27AE2" w:rsidRPr="007E56B0">
        <w:rPr>
          <w:rFonts w:ascii="Times New Roman" w:hAnsi="Times New Roman" w:cs="Times New Roman"/>
        </w:rPr>
        <w:t xml:space="preserve"> </w:t>
      </w:r>
      <w:r w:rsidR="005E6F78">
        <w:rPr>
          <w:rFonts w:ascii="Times New Roman" w:hAnsi="Times New Roman" w:cs="Times New Roman"/>
        </w:rPr>
        <w:t>for</w:t>
      </w:r>
      <w:r w:rsidR="00E27AE2" w:rsidRPr="007E56B0">
        <w:rPr>
          <w:rFonts w:ascii="Times New Roman" w:hAnsi="Times New Roman" w:cs="Times New Roman"/>
        </w:rPr>
        <w:t xml:space="preserve">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w:t>
      </w:r>
      <w:r w:rsidR="00AA400F">
        <w:rPr>
          <w:rFonts w:ascii="Times New Roman" w:hAnsi="Times New Roman" w:cs="Times New Roman"/>
        </w:rPr>
        <w:t>gene flow and selection</w:t>
      </w:r>
      <w:r w:rsidR="00E27AE2" w:rsidRPr="007E56B0">
        <w:rPr>
          <w:rFonts w:ascii="Times New Roman" w:hAnsi="Times New Roman" w:cs="Times New Roman"/>
        </w:rPr>
        <w:t xml:space="preserve">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51EADC40"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cyanogenesis clines in </w:t>
      </w:r>
      <w:r w:rsidR="00277F5A">
        <w:rPr>
          <w:rFonts w:ascii="Times New Roman" w:hAnsi="Times New Roman" w:cs="Times New Roman"/>
          <w:i/>
        </w:rPr>
        <w:t>white clover</w:t>
      </w:r>
    </w:p>
    <w:p w14:paraId="784AAE8B" w14:textId="22BF71DC"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Hunor Daday identified broad-scale latitudinal clines in the frequency of HCN across multiple continents </w:t>
      </w:r>
      <w:r w:rsidRPr="007E56B0">
        <w:rPr>
          <w:rFonts w:ascii="Times New Roman" w:hAnsi="Times New Roman" w:cs="Times New Roman"/>
        </w:rPr>
        <w:fldChar w:fldCharType="begin" w:fldLock="1"/>
      </w:r>
      <w:r w:rsidR="003055F0">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"[30,31]", "plainTextFormattedCitation" : "[30,31]", "previouslyFormattedCitation" : "[30,31]"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[30,31]</w:t>
      </w:r>
      <w:r w:rsidRPr="007E56B0">
        <w:rPr>
          <w:rFonts w:ascii="Times New Roman" w:hAnsi="Times New Roman" w:cs="Times New Roman"/>
        </w:rPr>
        <w:fldChar w:fldCharType="end"/>
      </w:r>
      <w:r w:rsidR="005E6F78">
        <w:rPr>
          <w:rFonts w:ascii="Times New Roman" w:hAnsi="Times New Roman" w:cs="Times New Roman"/>
        </w:rPr>
        <w:t>,</w:t>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"[32]", "plainTextFormattedCitation" : "[32]", "previouslyFormattedCitation" : "[32]"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[32]</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Subsequent work has shown that</w:t>
      </w:r>
      <w:ins w:id="131" w:author="James Santangelo" w:date="2018-03-13T17:35:00Z">
        <w:r w:rsidR="00AD03D5">
          <w:rPr>
            <w:rFonts w:ascii="Times New Roman" w:hAnsi="Times New Roman" w:cs="Times New Roman"/>
          </w:rPr>
          <w:t xml:space="preserve"> </w:t>
        </w:r>
      </w:ins>
      <w:del w:id="132" w:author="James Santangelo" w:date="2018-03-13T17:24:00Z">
        <w:r w:rsidR="00ED0BF7" w:rsidDel="004E764B">
          <w:rPr>
            <w:rFonts w:ascii="Times New Roman" w:hAnsi="Times New Roman" w:cs="Times New Roman"/>
          </w:rPr>
          <w:delText xml:space="preserve"> </w:delText>
        </w:r>
      </w:del>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w:t>
      </w:r>
      <w:ins w:id="133" w:author="James Santangelo" w:date="2018-03-13T16:54:00Z">
        <w:r w:rsidR="007F2757">
          <w:rPr>
            <w:rFonts w:ascii="Times New Roman" w:hAnsi="Times New Roman" w:cs="Times New Roman"/>
          </w:rPr>
          <w:t xml:space="preserve">of HCN </w:t>
        </w:r>
      </w:ins>
      <w:r w:rsidRPr="007E56B0">
        <w:rPr>
          <w:rFonts w:ascii="Times New Roman" w:hAnsi="Times New Roman" w:cs="Times New Roman"/>
        </w:rPr>
        <w:t xml:space="preserve">occurring in warmer and drier habitats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"[33\u201337]", "plainTextFormattedCitation" : "[33\u201337]", "previouslyFormattedCitation" : "[33\u201337]"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[33–37]</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w:t>
      </w:r>
      <w:del w:id="134" w:author="James Santangelo" w:date="2018-03-16T09:20:00Z">
        <w:r w:rsidRPr="007E56B0" w:rsidDel="00352E2B">
          <w:rPr>
            <w:rFonts w:ascii="Times New Roman" w:hAnsi="Times New Roman" w:cs="Times New Roman"/>
          </w:rPr>
          <w:delText>herbivores are more common</w:delText>
        </w:r>
      </w:del>
      <w:ins w:id="135" w:author="James Santangelo" w:date="2018-03-16T09:20:00Z">
        <w:r w:rsidR="00352E2B">
          <w:rPr>
            <w:rFonts w:ascii="Times New Roman" w:hAnsi="Times New Roman" w:cs="Times New Roman"/>
          </w:rPr>
          <w:t xml:space="preserve">herbivore </w:t>
        </w:r>
      </w:ins>
      <w:ins w:id="136" w:author="James Santangelo" w:date="2018-03-16T09:21:00Z">
        <w:r w:rsidR="00352E2B">
          <w:rPr>
            <w:rFonts w:ascii="Times New Roman" w:hAnsi="Times New Roman" w:cs="Times New Roman"/>
          </w:rPr>
          <w:t>damage is</w:t>
        </w:r>
      </w:ins>
      <w:ins w:id="137" w:author="James Santangelo" w:date="2018-03-16T09:20:00Z">
        <w:r w:rsidR="00352E2B">
          <w:rPr>
            <w:rFonts w:ascii="Times New Roman" w:hAnsi="Times New Roman" w:cs="Times New Roman"/>
          </w:rPr>
          <w:t xml:space="preserve"> greater</w:t>
        </w:r>
      </w:ins>
      <w:ins w:id="138" w:author="James Santangelo" w:date="2018-03-16T09:19:00Z">
        <w:r w:rsidR="00352E2B">
          <w:rPr>
            <w:rFonts w:ascii="Times New Roman" w:hAnsi="Times New Roman" w:cs="Times New Roman"/>
          </w:rPr>
          <w:t xml:space="preserve"> </w:t>
        </w:r>
      </w:ins>
      <w:ins w:id="139" w:author="James Santangelo" w:date="2018-03-16T09:20:00Z">
        <w:r w:rsidR="00352E2B">
          <w:rPr>
            <w:rFonts w:ascii="Times New Roman" w:hAnsi="Times New Roman" w:cs="Times New Roman"/>
          </w:rPr>
          <w:fldChar w:fldCharType="begin" w:fldLock="1"/>
        </w:r>
      </w:ins>
      <w:r w:rsidR="00352E2B">
        <w:rPr>
          <w:rFonts w:ascii="Times New Roman" w:hAnsi="Times New Roman" w:cs="Times New Roman"/>
        </w:rPr>
        <w:instrText>ADDIN CSL_CITATION { "citationItems" : [ { "id" : "ITEM-1",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"ITEM-1",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"mendeley" : { "formattedCitation" : "[36,38]", "plainTextFormattedCitation" : "[36,38]", "previouslyFormattedCitation" : "[36,38]" }, "properties" : {  }, "schema" : "https://github.com/citation-style-language/schema/raw/master/csl-citation.json" }</w:instrText>
      </w:r>
      <w:r w:rsidR="00352E2B">
        <w:rPr>
          <w:rFonts w:ascii="Times New Roman" w:hAnsi="Times New Roman" w:cs="Times New Roman"/>
        </w:rPr>
        <w:fldChar w:fldCharType="separate"/>
      </w:r>
      <w:r w:rsidR="00352E2B" w:rsidRPr="00352E2B">
        <w:rPr>
          <w:rFonts w:ascii="Times New Roman" w:hAnsi="Times New Roman" w:cs="Times New Roman"/>
          <w:noProof/>
        </w:rPr>
        <w:t>[36,38]</w:t>
      </w:r>
      <w:ins w:id="140" w:author="James Santangelo" w:date="2018-03-16T09:20:00Z">
        <w:r w:rsidR="00352E2B">
          <w:rPr>
            <w:rFonts w:ascii="Times New Roman" w:hAnsi="Times New Roman" w:cs="Times New Roman"/>
          </w:rPr>
          <w:fldChar w:fldCharType="end"/>
        </w:r>
      </w:ins>
      <w:del w:id="141" w:author="James Santangelo" w:date="2018-03-16T09:19:00Z">
        <w:r w:rsidRPr="007E56B0" w:rsidDel="00352E2B">
          <w:rPr>
            <w:rFonts w:ascii="Times New Roman" w:hAnsi="Times New Roman" w:cs="Times New Roman"/>
          </w:rPr>
          <w:delText>, the cost of producing HCN in frost-prone habitats, and</w:delText>
        </w:r>
      </w:del>
      <w:ins w:id="142" w:author="James Santangelo" w:date="2018-03-16T09:19:00Z">
        <w:r w:rsidR="00352E2B">
          <w:rPr>
            <w:rFonts w:ascii="Times New Roman" w:hAnsi="Times New Roman" w:cs="Times New Roman"/>
          </w:rPr>
          <w:t>,</w:t>
        </w:r>
      </w:ins>
      <w:r w:rsidRPr="007E56B0">
        <w:rPr>
          <w:rFonts w:ascii="Times New Roman" w:hAnsi="Times New Roman" w:cs="Times New Roman"/>
        </w:rPr>
        <w:t xml:space="preserve"> the benefits of producing cyanogenic glycosides in regions subject to moderate drought stress </w:t>
      </w:r>
      <w:r w:rsidRPr="007E56B0">
        <w:rPr>
          <w:rFonts w:ascii="Times New Roman" w:hAnsi="Times New Roman" w:cs="Times New Roman"/>
        </w:rPr>
        <w:fldChar w:fldCharType="begin" w:fldLock="1"/>
      </w:r>
      <w:r w:rsidR="003055F0">
        <w:rPr>
          <w:rFonts w:ascii="Times New Roman" w:hAnsi="Times New Roman" w:cs="Times New Roman"/>
        </w:rPr>
        <w:instrText>ADDIN CSL_CITATION { "citationItems" : [ { "id" : "ITEM-1",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"ITEM-1",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"[36,37]", "plainTextFormattedCitation" : "[36,37]", "previouslyFormattedCitation" : "[36,37]" }, "properties" : {  }, "schema" : "https://github.com/citation-style-language/schema/raw/master/csl-citation.json" }</w:instrText>
      </w:r>
      <w:r w:rsidRPr="007E56B0">
        <w:rPr>
          <w:rFonts w:ascii="Times New Roman" w:hAnsi="Times New Roman" w:cs="Times New Roman"/>
        </w:rPr>
        <w:fldChar w:fldCharType="separate"/>
      </w:r>
      <w:r w:rsidR="003055F0" w:rsidRPr="003055F0">
        <w:rPr>
          <w:rFonts w:ascii="Times New Roman" w:hAnsi="Times New Roman" w:cs="Times New Roman"/>
          <w:noProof/>
        </w:rPr>
        <w:t>[36,37]</w:t>
      </w:r>
      <w:r w:rsidRPr="007E56B0">
        <w:rPr>
          <w:rFonts w:ascii="Times New Roman" w:hAnsi="Times New Roman" w:cs="Times New Roman"/>
        </w:rPr>
        <w:fldChar w:fldCharType="end"/>
      </w:r>
      <w:ins w:id="143" w:author="James Santangelo" w:date="2018-03-14T09:48:00Z">
        <w:r w:rsidR="008D01B8">
          <w:rPr>
            <w:rFonts w:ascii="Times New Roman" w:hAnsi="Times New Roman" w:cs="Times New Roman"/>
          </w:rPr>
          <w:t>,</w:t>
        </w:r>
      </w:ins>
      <w:ins w:id="144" w:author="James Santangelo" w:date="2018-03-14T09:47:00Z">
        <w:r w:rsidR="008D01B8">
          <w:rPr>
            <w:rFonts w:ascii="Times New Roman" w:hAnsi="Times New Roman" w:cs="Times New Roman"/>
          </w:rPr>
          <w:t xml:space="preserve"> and </w:t>
        </w:r>
        <w:r w:rsidR="008D01B8" w:rsidRPr="007E56B0">
          <w:rPr>
            <w:rFonts w:ascii="Times New Roman" w:hAnsi="Times New Roman" w:cs="Times New Roman"/>
          </w:rPr>
          <w:t>the cost of producing HCN in frost-prone habitats</w:t>
        </w:r>
        <w:r w:rsidR="008D01B8">
          <w:rPr>
            <w:rFonts w:ascii="Times New Roman" w:hAnsi="Times New Roman" w:cs="Times New Roman"/>
          </w:rPr>
          <w:t xml:space="preserve"> </w:t>
        </w:r>
        <w:r w:rsidR="008D01B8">
          <w:rPr>
            <w:rFonts w:ascii="Times New Roman" w:hAnsi="Times New Roman" w:cs="Times New Roman"/>
          </w:rPr>
          <w:fldChar w:fldCharType="begin" w:fldLock="1"/>
        </w:r>
      </w:ins>
      <w:r w:rsidR="00352E2B">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"mendeley" : { "formattedCitation" : "[36,39]", "plainTextFormattedCitation" : "[36,39]", "previouslyFormattedCitation" : "[36,39]" }, "properties" : {  }, "schema" : "https://github.com/citation-style-language/schema/raw/master/csl-citation.json" }</w:instrText>
      </w:r>
      <w:ins w:id="145" w:author="James Santangelo" w:date="2018-03-14T09:47:00Z">
        <w:r w:rsidR="008D01B8">
          <w:rPr>
            <w:rFonts w:ascii="Times New Roman" w:hAnsi="Times New Roman" w:cs="Times New Roman"/>
          </w:rPr>
          <w:fldChar w:fldCharType="separate"/>
        </w:r>
      </w:ins>
      <w:r w:rsidR="00352E2B" w:rsidRPr="00352E2B">
        <w:rPr>
          <w:rFonts w:ascii="Times New Roman" w:hAnsi="Times New Roman" w:cs="Times New Roman"/>
          <w:noProof/>
        </w:rPr>
        <w:t>[36,39]</w:t>
      </w:r>
      <w:ins w:id="146" w:author="James Santangelo" w:date="2018-03-14T09:47:00Z">
        <w:r w:rsidR="008D01B8">
          <w:rPr>
            <w:rFonts w:ascii="Times New Roman" w:hAnsi="Times New Roman" w:cs="Times New Roman"/>
          </w:rPr>
          <w:fldChar w:fldCharType="end"/>
        </w:r>
      </w:ins>
      <w:r w:rsidRPr="007E56B0">
        <w:rPr>
          <w:rFonts w:ascii="Times New Roman" w:hAnsi="Times New Roman" w:cs="Times New Roman"/>
        </w:rPr>
        <w:t xml:space="preserve">. </w:t>
      </w:r>
      <w:ins w:id="147" w:author="James Santangelo" w:date="2018-03-14T09:48:00Z">
        <w:r w:rsidR="008D01B8">
          <w:rPr>
            <w:rFonts w:ascii="Times New Roman" w:hAnsi="Times New Roman" w:cs="Times New Roman"/>
          </w:rPr>
          <w:t xml:space="preserve">Consistent with this latter view, urban-rural clines in HCN appear to be driven by </w:t>
        </w:r>
      </w:ins>
      <w:ins w:id="148" w:author="James Santangelo" w:date="2018-03-14T09:50:00Z">
        <w:r w:rsidR="00077F22">
          <w:rPr>
            <w:rFonts w:ascii="Times New Roman" w:hAnsi="Times New Roman" w:cs="Times New Roman"/>
          </w:rPr>
          <w:t>lower</w:t>
        </w:r>
      </w:ins>
      <w:ins w:id="149" w:author="James Santangelo" w:date="2018-03-14T09:48:00Z">
        <w:r w:rsidR="008D01B8">
          <w:rPr>
            <w:rFonts w:ascii="Times New Roman" w:hAnsi="Times New Roman" w:cs="Times New Roman"/>
          </w:rPr>
          <w:t xml:space="preserve"> </w:t>
        </w:r>
        <w:r w:rsidR="008D01B8">
          <w:rPr>
            <w:rFonts w:ascii="Times New Roman" w:hAnsi="Times New Roman" w:cs="Times New Roman"/>
          </w:rPr>
          <w:lastRenderedPageBreak/>
          <w:t xml:space="preserve">urban winter ground temperatures </w:t>
        </w:r>
      </w:ins>
      <w:ins w:id="150" w:author="James Santangelo" w:date="2018-03-14T09:50:00Z">
        <w:r w:rsidR="00077F22">
          <w:rPr>
            <w:rFonts w:ascii="Times New Roman" w:hAnsi="Times New Roman" w:cs="Times New Roman"/>
          </w:rPr>
          <w:t xml:space="preserve">acting as a selective agent against cyanogenic plants, resulting </w:t>
        </w:r>
      </w:ins>
      <w:ins w:id="151" w:author="James Santangelo" w:date="2018-03-14T09:51:00Z">
        <w:r w:rsidR="00077F22">
          <w:rPr>
            <w:rFonts w:ascii="Times New Roman" w:hAnsi="Times New Roman" w:cs="Times New Roman"/>
          </w:rPr>
          <w:t xml:space="preserve">in lower HCN frequencies in urban populations </w:t>
        </w:r>
        <w:r w:rsidR="00077F22">
          <w:rPr>
            <w:rFonts w:ascii="Times New Roman" w:hAnsi="Times New Roman" w:cs="Times New Roman"/>
          </w:rPr>
          <w:fldChar w:fldCharType="begin" w:fldLock="1"/>
        </w:r>
      </w:ins>
      <w:r w:rsidR="00077F22">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077F22">
        <w:rPr>
          <w:rFonts w:ascii="Times New Roman" w:hAnsi="Times New Roman" w:cs="Times New Roman"/>
        </w:rPr>
        <w:fldChar w:fldCharType="separate"/>
      </w:r>
      <w:r w:rsidR="00077F22" w:rsidRPr="00077F22">
        <w:rPr>
          <w:rFonts w:ascii="Times New Roman" w:hAnsi="Times New Roman" w:cs="Times New Roman"/>
          <w:noProof/>
        </w:rPr>
        <w:t>[23]</w:t>
      </w:r>
      <w:ins w:id="152" w:author="James Santangelo" w:date="2018-03-14T09:51:00Z">
        <w:r w:rsidR="00077F22">
          <w:rPr>
            <w:rFonts w:ascii="Times New Roman" w:hAnsi="Times New Roman" w:cs="Times New Roman"/>
          </w:rPr>
          <w:fldChar w:fldCharType="end"/>
        </w:r>
        <w:r w:rsidR="00077F22">
          <w:rPr>
            <w:rFonts w:ascii="Times New Roman" w:hAnsi="Times New Roman" w:cs="Times New Roman"/>
          </w:rPr>
          <w:t xml:space="preserve">. </w:t>
        </w:r>
      </w:ins>
      <w:del w:id="153" w:author="James Santangelo" w:date="2018-03-14T09:52:00Z">
        <w:r w:rsidRPr="007E56B0" w:rsidDel="00077F22">
          <w:rPr>
            <w:rFonts w:ascii="Times New Roman" w:hAnsi="Times New Roman" w:cs="Times New Roman"/>
          </w:rPr>
          <w:delText>Thus</w:delText>
        </w:r>
      </w:del>
      <w:ins w:id="154" w:author="James Santangelo" w:date="2018-03-14T09:52:00Z">
        <w:r w:rsidR="00077F22">
          <w:rPr>
            <w:rFonts w:ascii="Times New Roman" w:hAnsi="Times New Roman" w:cs="Times New Roman"/>
          </w:rPr>
          <w:t>Nonetheless</w:t>
        </w:r>
      </w:ins>
      <w:r w:rsidRPr="007E56B0">
        <w:rPr>
          <w:rFonts w:ascii="Times New Roman" w:hAnsi="Times New Roman" w:cs="Times New Roman"/>
        </w:rPr>
        <w:t xml:space="preserve">,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"[26,35]", "plainTextFormattedCitation" : "[26,35]", "previouslyFormattedCitation" : "[26,35]" }, "properties" : {  }, "schema" : "https://github.com/citation-style-language/schema/raw/master/csl-citation.json" }</w:instrText>
      </w:r>
      <w:r w:rsidR="000147F3">
        <w:rPr>
          <w:rFonts w:ascii="Times New Roman" w:hAnsi="Times New Roman" w:cs="Times New Roman"/>
        </w:rPr>
        <w:fldChar w:fldCharType="separate"/>
      </w:r>
      <w:r w:rsidR="00AD03D5" w:rsidRPr="00AD03D5">
        <w:rPr>
          <w:rFonts w:ascii="Times New Roman" w:hAnsi="Times New Roman" w:cs="Times New Roman"/>
          <w:noProof/>
        </w:rPr>
        <w:t>[26,35]</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4C3866BF"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"[7,8]", "plainTextFormattedCitation" : "[7,8]", "previouslyFormattedCitation" : "[7,8]"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[7,8]</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w:t>
      </w:r>
      <w:r w:rsidR="005E6F78">
        <w:rPr>
          <w:rFonts w:ascii="Times New Roman" w:hAnsi="Times New Roman" w:cs="Times New Roman"/>
        </w:rPr>
        <w:t xml:space="preserve">n epistatic genetic </w:t>
      </w:r>
      <w:r w:rsidR="007365FA">
        <w:rPr>
          <w:rFonts w:ascii="Times New Roman" w:hAnsi="Times New Roman" w:cs="Times New Roman"/>
        </w:rPr>
        <w:t>architecture</w:t>
      </w:r>
      <w:r w:rsidRPr="007E56B0">
        <w:rPr>
          <w:rFonts w:ascii="Times New Roman" w:hAnsi="Times New Roman" w:cs="Times New Roman"/>
        </w:rPr>
        <w:t xml:space="preserve">. For example, </w:t>
      </w:r>
      <w:r w:rsidR="00A218A0">
        <w:rPr>
          <w:rFonts w:ascii="Times New Roman" w:hAnsi="Times New Roman" w:cs="Times New Roman"/>
        </w:rPr>
        <w:t>our simulations showed that</w:t>
      </w:r>
      <w:r w:rsidRPr="007E56B0">
        <w:rPr>
          <w:rFonts w:ascii="Times New Roman" w:hAnsi="Times New Roman" w:cs="Times New Roman"/>
        </w:rPr>
        <w:t xml:space="preserve">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7365FA">
        <w:rPr>
          <w:rFonts w:ascii="Times New Roman" w:hAnsi="Times New Roman" w:cs="Times New Roman"/>
        </w:rPr>
        <w:t>selection’s role</w:t>
      </w:r>
      <w:r w:rsidRPr="007E56B0">
        <w:rPr>
          <w:rFonts w:ascii="Times New Roman" w:hAnsi="Times New Roman" w:cs="Times New Roman"/>
        </w:rPr>
        <w:t xml:space="preserve">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7CE62378" w14:textId="387ED215" w:rsidR="00BB3D0C"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w:t>
      </w:r>
      <w:r w:rsidR="00A218A0">
        <w:rPr>
          <w:rFonts w:ascii="Times New Roman" w:hAnsi="Times New Roman" w:cs="Times New Roman"/>
        </w:rPr>
        <w:t xml:space="preserve">A possible explanation </w:t>
      </w:r>
      <w:r w:rsidR="00A218A0">
        <w:rPr>
          <w:rFonts w:ascii="Times New Roman" w:hAnsi="Times New Roman" w:cs="Times New Roman"/>
        </w:rPr>
        <w:lastRenderedPageBreak/>
        <w:t xml:space="preserve">for this is that </w:t>
      </w:r>
      <w:r w:rsidRPr="007E56B0">
        <w:rPr>
          <w:rFonts w:ascii="Times New Roman" w:hAnsi="Times New Roman" w:cs="Times New Roman"/>
        </w:rPr>
        <w:t xml:space="preserve">although strong drift in urban populations drives HCN frequencies downward, the weak drift in rural populations and the absence of selection results in rural HCN frequencies fluctuating around their initial frequency. </w:t>
      </w:r>
      <w:r w:rsidR="007365FA">
        <w:rPr>
          <w:rFonts w:ascii="Times New Roman" w:hAnsi="Times New Roman" w:cs="Times New Roman"/>
        </w:rPr>
        <w:t>By</w:t>
      </w:r>
      <w:r w:rsidRPr="007E56B0">
        <w:rPr>
          <w:rFonts w:ascii="Times New Roman" w:hAnsi="Times New Roman" w:cs="Times New Roman"/>
        </w:rPr>
        <w:t xml:space="preserve">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w:t>
      </w:r>
      <w:r w:rsidR="00FF5CC9">
        <w:rPr>
          <w:rFonts w:ascii="Times New Roman" w:hAnsi="Times New Roman" w:cs="Times New Roman"/>
        </w:rPr>
        <w:t xml:space="preserve">standardized </w:t>
      </w:r>
      <w:r w:rsidRPr="007E56B0">
        <w:rPr>
          <w:rFonts w:ascii="Times New Roman" w:hAnsi="Times New Roman" w:cs="Times New Roman"/>
        </w:rPr>
        <w:t xml:space="preserve">slopes from our simulations </w:t>
      </w:r>
      <w:r w:rsidR="00EE30A8">
        <w:rPr>
          <w:rFonts w:ascii="Times New Roman" w:hAnsi="Times New Roman" w:cs="Times New Roman"/>
        </w:rPr>
        <w:t>(text S7, figure S1</w:t>
      </w:r>
      <w:ins w:id="155" w:author="James Santangelo" w:date="2018-03-14T16:17:00Z">
        <w:r w:rsidR="003A35C7">
          <w:rPr>
            <w:rFonts w:ascii="Times New Roman" w:hAnsi="Times New Roman" w:cs="Times New Roman"/>
          </w:rPr>
          <w:t>3</w:t>
        </w:r>
      </w:ins>
      <w:del w:id="156" w:author="James Santangelo" w:date="2018-03-13T17:01:00Z">
        <w:r w:rsidR="00EE30A8" w:rsidDel="00466723">
          <w:rPr>
            <w:rFonts w:ascii="Times New Roman" w:hAnsi="Times New Roman" w:cs="Times New Roman"/>
          </w:rPr>
          <w:delText>0</w:delText>
        </w:r>
      </w:del>
      <w:r w:rsidR="00FF5CC9">
        <w:rPr>
          <w:rFonts w:ascii="Times New Roman" w:hAnsi="Times New Roman" w:cs="Times New Roman"/>
        </w:rPr>
        <w:t xml:space="preserve">) </w:t>
      </w:r>
      <w:r w:rsidRPr="007E56B0">
        <w:rPr>
          <w:rFonts w:ascii="Times New Roman" w:hAnsi="Times New Roman" w:cs="Times New Roman"/>
        </w:rPr>
        <w:t xml:space="preserve">to those observed across cities for which there are data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w:t>
      </w:r>
      <w:r>
        <w:rPr>
          <w:rFonts w:ascii="Times New Roman" w:hAnsi="Times New Roman" w:cs="Times New Roman"/>
        </w:rPr>
        <w:t>Even under a</w:t>
      </w:r>
      <w:del w:id="157" w:author="James Santangelo" w:date="2018-03-14T09:59:00Z">
        <w:r w:rsidDel="00077F22">
          <w:rPr>
            <w:rFonts w:ascii="Times New Roman" w:hAnsi="Times New Roman" w:cs="Times New Roman"/>
          </w:rPr>
          <w:delText xml:space="preserve"> weak</w:delText>
        </w:r>
      </w:del>
      <w:ins w:id="158" w:author="James Santangelo" w:date="2018-03-14T09:59:00Z">
        <w:r w:rsidR="00077F22">
          <w:rPr>
            <w:rFonts w:ascii="Times New Roman" w:hAnsi="Times New Roman" w:cs="Times New Roman"/>
          </w:rPr>
          <w:t>n intermediate</w:t>
        </w:r>
      </w:ins>
      <w:r>
        <w:rPr>
          <w:rFonts w:ascii="Times New Roman" w:hAnsi="Times New Roman" w:cs="Times New Roman"/>
        </w:rPr>
        <w:t xml:space="preserve"> gradient in drift</w:t>
      </w:r>
      <w:r w:rsidR="00B11715">
        <w:rPr>
          <w:rFonts w:ascii="Times New Roman" w:hAnsi="Times New Roman" w:cs="Times New Roman"/>
        </w:rPr>
        <w:t xml:space="preserve"> (urban </w:t>
      </w:r>
      <w:r w:rsidR="00B11715">
        <w:rPr>
          <w:rFonts w:ascii="Times New Roman" w:hAnsi="Times New Roman" w:cs="Times New Roman"/>
          <w:i/>
        </w:rPr>
        <w:t xml:space="preserve">N </w:t>
      </w:r>
      <w:r w:rsidR="00B11715">
        <w:rPr>
          <w:rFonts w:ascii="Times New Roman" w:hAnsi="Times New Roman" w:cs="Times New Roman"/>
        </w:rPr>
        <w:t>= 100),</w:t>
      </w:r>
      <w:r>
        <w:rPr>
          <w:rFonts w:ascii="Times New Roman" w:hAnsi="Times New Roman" w:cs="Times New Roman"/>
        </w:rPr>
        <w:t xml:space="preserve"> high </w:t>
      </w:r>
      <w:r w:rsidR="00D33208">
        <w:rPr>
          <w:rFonts w:ascii="Times New Roman" w:hAnsi="Times New Roman" w:cs="Times New Roman"/>
        </w:rPr>
        <w:t xml:space="preserve">gene </w:t>
      </w:r>
      <w:r w:rsidR="00B11715">
        <w:rPr>
          <w:rFonts w:ascii="Times New Roman" w:hAnsi="Times New Roman" w:cs="Times New Roman"/>
        </w:rPr>
        <w:t>flow (</w:t>
      </w:r>
      <w:r w:rsidR="00B11715">
        <w:rPr>
          <w:rFonts w:ascii="Times New Roman" w:hAnsi="Times New Roman" w:cs="Times New Roman"/>
          <w:i/>
        </w:rPr>
        <w:t xml:space="preserve">m </w:t>
      </w:r>
      <w:r w:rsidR="00B11715">
        <w:rPr>
          <w:rFonts w:ascii="Times New Roman" w:hAnsi="Times New Roman" w:cs="Times New Roman"/>
        </w:rPr>
        <w:t>= 0.05) and no selection</w:t>
      </w:r>
      <w:ins w:id="159" w:author="James Santangelo" w:date="2018-03-14T10:07:00Z">
        <w:r w:rsidR="008213BF">
          <w:rPr>
            <w:rFonts w:ascii="Times New Roman" w:hAnsi="Times New Roman" w:cs="Times New Roman"/>
          </w:rPr>
          <w:t xml:space="preserve"> </w:t>
        </w:r>
      </w:ins>
      <w:del w:id="160" w:author="James Santangelo" w:date="2018-03-14T10:07:00Z">
        <w:r w:rsidDel="008213BF">
          <w:rPr>
            <w:rFonts w:ascii="Times New Roman" w:hAnsi="Times New Roman" w:cs="Times New Roman"/>
          </w:rPr>
          <w:delText xml:space="preserve">, </w:delText>
        </w:r>
      </w:del>
      <w:r w:rsidR="00FF5CC9">
        <w:rPr>
          <w:rFonts w:ascii="Times New Roman" w:hAnsi="Times New Roman" w:cs="Times New Roman"/>
        </w:rPr>
        <w:t>there was substantial overlap in the distribution of standardized slopes from observed and simulated data</w:t>
      </w:r>
      <w:r>
        <w:rPr>
          <w:rFonts w:ascii="Times New Roman" w:hAnsi="Times New Roman" w:cs="Times New Roman"/>
        </w:rPr>
        <w:t xml:space="preserve"> (–0.</w:t>
      </w:r>
      <w:r w:rsidRPr="003E44C9">
        <w:rPr>
          <w:rFonts w:ascii="Times New Roman" w:hAnsi="Times New Roman" w:cs="Times New Roman"/>
        </w:rPr>
        <w:t>30 &lt; β</w:t>
      </w:r>
      <w:r w:rsidRPr="003E44C9">
        <w:rPr>
          <w:rFonts w:ascii="Times New Roman" w:hAnsi="Times New Roman" w:cs="Times New Roman"/>
          <w:vertAlign w:val="subscript"/>
        </w:rPr>
        <w:t>simulated</w:t>
      </w:r>
      <w:r w:rsidRPr="003E44C9">
        <w:rPr>
          <w:rFonts w:ascii="Times New Roman" w:hAnsi="Times New Roman" w:cs="Times New Roman"/>
        </w:rPr>
        <w:t xml:space="preserve"> &lt; 0.27</w:t>
      </w:r>
      <w:ins w:id="161" w:author="James Santangelo" w:date="2018-03-14T10:07:00Z">
        <w:r w:rsidR="008213BF">
          <w:rPr>
            <w:rFonts w:ascii="Times New Roman" w:hAnsi="Times New Roman" w:cs="Times New Roman"/>
          </w:rPr>
          <w:t>, figure S1</w:t>
        </w:r>
      </w:ins>
      <w:ins w:id="162" w:author="James Santangelo" w:date="2018-03-14T16:17:00Z">
        <w:r w:rsidR="003A35C7">
          <w:rPr>
            <w:rFonts w:ascii="Times New Roman" w:hAnsi="Times New Roman" w:cs="Times New Roman"/>
          </w:rPr>
          <w:t>3</w:t>
        </w:r>
      </w:ins>
      <w:ins w:id="163" w:author="James Santangelo" w:date="2018-03-14T10:07:00Z">
        <w:r w:rsidR="008213BF" w:rsidRPr="008213BF">
          <w:rPr>
            <w:rFonts w:ascii="Times New Roman" w:hAnsi="Times New Roman" w:cs="Times New Roman"/>
            <w:i/>
            <w:rPrChange w:id="164" w:author="James Santangelo" w:date="2018-03-14T10:07:00Z">
              <w:rPr>
                <w:rFonts w:ascii="Times New Roman" w:hAnsi="Times New Roman" w:cs="Times New Roman"/>
              </w:rPr>
            </w:rPrChange>
          </w:rPr>
          <w:t>d</w:t>
        </w:r>
      </w:ins>
      <w:r w:rsidRPr="003E44C9">
        <w:rPr>
          <w:rFonts w:ascii="Times New Roman" w:hAnsi="Times New Roman" w:cs="Times New Roman"/>
        </w:rPr>
        <w:t>; –0.08 &lt; β</w:t>
      </w:r>
      <w:r w:rsidRPr="003E44C9">
        <w:rPr>
          <w:rFonts w:ascii="Times New Roman" w:hAnsi="Times New Roman" w:cs="Times New Roman"/>
          <w:vertAlign w:val="subscript"/>
        </w:rPr>
        <w:t>observed</w:t>
      </w:r>
      <w:r w:rsidRPr="003E44C9">
        <w:rPr>
          <w:rFonts w:ascii="Times New Roman" w:hAnsi="Times New Roman" w:cs="Times New Roman"/>
        </w:rPr>
        <w:t xml:space="preserve"> &lt; 0.30</w:t>
      </w:r>
      <w:ins w:id="165" w:author="James Santangelo" w:date="2018-03-14T10:07:00Z">
        <w:r w:rsidR="008213BF">
          <w:rPr>
            <w:rFonts w:ascii="Times New Roman" w:hAnsi="Times New Roman" w:cs="Times New Roman"/>
          </w:rPr>
          <w:t>, figure S1</w:t>
        </w:r>
      </w:ins>
      <w:ins w:id="166" w:author="James Santangelo" w:date="2018-03-14T16:17:00Z">
        <w:r w:rsidR="003A35C7">
          <w:rPr>
            <w:rFonts w:ascii="Times New Roman" w:hAnsi="Times New Roman" w:cs="Times New Roman"/>
          </w:rPr>
          <w:t>3</w:t>
        </w:r>
      </w:ins>
      <w:ins w:id="167" w:author="James Santangelo" w:date="2018-03-14T10:07:00Z">
        <w:r w:rsidR="008213BF">
          <w:rPr>
            <w:rFonts w:ascii="Times New Roman" w:hAnsi="Times New Roman" w:cs="Times New Roman"/>
            <w:i/>
          </w:rPr>
          <w:t>e</w:t>
        </w:r>
      </w:ins>
      <w:r w:rsidRPr="003E44C9">
        <w:rPr>
          <w:rFonts w:ascii="Times New Roman" w:hAnsi="Times New Roman" w:cs="Times New Roman"/>
        </w:rPr>
        <w:t>), suggesting drift can generate clines as strong as those observed across cities. However,</w:t>
      </w:r>
      <w:r w:rsidR="00A218A0" w:rsidRPr="003E44C9">
        <w:rPr>
          <w:rFonts w:ascii="Times New Roman" w:hAnsi="Times New Roman" w:cs="Times New Roman"/>
        </w:rPr>
        <w:t xml:space="preserve"> recent empirical work found no decrease</w:t>
      </w:r>
      <w:r w:rsidRPr="003E44C9">
        <w:rPr>
          <w:rFonts w:ascii="Times New Roman" w:hAnsi="Times New Roman" w:cs="Times New Roman"/>
        </w:rPr>
        <w:t xml:space="preserve"> in neutral genetic diversity in urban </w:t>
      </w:r>
      <w:r w:rsidR="00A218A0" w:rsidRPr="003E44C9">
        <w:rPr>
          <w:rFonts w:ascii="Times New Roman" w:hAnsi="Times New Roman" w:cs="Times New Roman"/>
        </w:rPr>
        <w:t xml:space="preserve">populations </w:t>
      </w:r>
      <w:r w:rsidR="003E44C9">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E44C9">
        <w:rPr>
          <w:rFonts w:ascii="Times New Roman" w:hAnsi="Times New Roman" w:cs="Times New Roman"/>
        </w:rPr>
        <w:fldChar w:fldCharType="separate"/>
      </w:r>
      <w:r w:rsidR="00AD03D5" w:rsidRPr="00AD03D5">
        <w:rPr>
          <w:rFonts w:ascii="Times New Roman" w:hAnsi="Times New Roman" w:cs="Times New Roman"/>
          <w:noProof/>
        </w:rPr>
        <w:t>[26]</w:t>
      </w:r>
      <w:r w:rsidR="003E44C9">
        <w:rPr>
          <w:rFonts w:ascii="Times New Roman" w:hAnsi="Times New Roman" w:cs="Times New Roman"/>
        </w:rPr>
        <w:fldChar w:fldCharType="end"/>
      </w:r>
      <w:r w:rsidR="003E44C9">
        <w:rPr>
          <w:rFonts w:ascii="Times New Roman" w:hAnsi="Times New Roman" w:cs="Times New Roman"/>
        </w:rPr>
        <w:t xml:space="preserve"> </w:t>
      </w:r>
      <w:r w:rsidR="003E44C9" w:rsidRPr="003E44C9">
        <w:rPr>
          <w:rStyle w:val="CommentReference"/>
          <w:rFonts w:ascii="Times New Roman" w:hAnsi="Times New Roman" w:cs="Times New Roman"/>
          <w:sz w:val="24"/>
          <w:szCs w:val="24"/>
        </w:rPr>
        <w:t>a</w:t>
      </w:r>
      <w:r w:rsidR="003E44C9" w:rsidRPr="003E44C9">
        <w:rPr>
          <w:rFonts w:ascii="Times New Roman" w:hAnsi="Times New Roman" w:cs="Times New Roman"/>
        </w:rPr>
        <w:t xml:space="preserve">nd </w:t>
      </w:r>
      <w:r w:rsidR="00FF5CC9">
        <w:rPr>
          <w:rFonts w:ascii="Times New Roman" w:hAnsi="Times New Roman" w:cs="Times New Roman"/>
        </w:rPr>
        <w:t>identified</w:t>
      </w:r>
      <w:r w:rsidR="003E44C9" w:rsidRPr="003E44C9">
        <w:rPr>
          <w:rFonts w:ascii="Times New Roman" w:hAnsi="Times New Roman" w:cs="Times New Roman"/>
        </w:rPr>
        <w:t xml:space="preserve"> clines in the dominant allele</w:t>
      </w:r>
      <w:r w:rsidR="003E44C9">
        <w:rPr>
          <w:rFonts w:ascii="Times New Roman" w:hAnsi="Times New Roman" w:cs="Times New Roman"/>
        </w:rPr>
        <w:t>s</w:t>
      </w:r>
      <w:r w:rsidR="003E44C9" w:rsidRPr="003E44C9">
        <w:rPr>
          <w:rFonts w:ascii="Times New Roman" w:hAnsi="Times New Roman" w:cs="Times New Roman"/>
        </w:rPr>
        <w:t xml:space="preserve"> at individual loci</w:t>
      </w:r>
      <w:r w:rsidR="003E44C9">
        <w:rPr>
          <w:rFonts w:ascii="Times New Roman" w:hAnsi="Times New Roman" w:cs="Times New Roman"/>
        </w:rPr>
        <w:t xml:space="preserve"> </w:t>
      </w:r>
      <w:r w:rsidR="000F2B5C">
        <w:rPr>
          <w:rFonts w:ascii="Times New Roman" w:hAnsi="Times New Roman" w:cs="Times New Roman"/>
        </w:rPr>
        <w:t xml:space="preserve">underlying cyanogenesis </w:t>
      </w:r>
      <w:r w:rsidR="003E44C9">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3E44C9">
        <w:rPr>
          <w:rFonts w:ascii="Times New Roman" w:hAnsi="Times New Roman" w:cs="Times New Roman"/>
        </w:rPr>
        <w:fldChar w:fldCharType="separate"/>
      </w:r>
      <w:r w:rsidR="00AD03D5" w:rsidRPr="00AD03D5">
        <w:rPr>
          <w:rFonts w:ascii="Times New Roman" w:hAnsi="Times New Roman" w:cs="Times New Roman"/>
          <w:noProof/>
        </w:rPr>
        <w:t>[23]</w:t>
      </w:r>
      <w:r w:rsidR="003E44C9">
        <w:rPr>
          <w:rFonts w:ascii="Times New Roman" w:hAnsi="Times New Roman" w:cs="Times New Roman"/>
        </w:rPr>
        <w:fldChar w:fldCharType="end"/>
      </w:r>
      <w:r w:rsidR="003E44C9" w:rsidRPr="003E44C9">
        <w:rPr>
          <w:rFonts w:ascii="Times New Roman" w:hAnsi="Times New Roman" w:cs="Times New Roman"/>
        </w:rPr>
        <w:t xml:space="preserve">, </w:t>
      </w:r>
      <w:r w:rsidR="00A218A0" w:rsidRPr="003E44C9">
        <w:rPr>
          <w:rFonts w:ascii="Times New Roman" w:hAnsi="Times New Roman" w:cs="Times New Roman"/>
        </w:rPr>
        <w:t>suggesting</w:t>
      </w:r>
      <w:r w:rsidRPr="003E44C9">
        <w:rPr>
          <w:rFonts w:ascii="Times New Roman" w:hAnsi="Times New Roman" w:cs="Times New Roman"/>
        </w:rPr>
        <w:t xml:space="preserve"> that</w:t>
      </w:r>
      <w:r w:rsidRPr="007E56B0">
        <w:rPr>
          <w:rFonts w:ascii="Times New Roman" w:hAnsi="Times New Roman" w:cs="Times New Roman"/>
        </w:rPr>
        <w:t xml:space="preserve"> genetic drift </w:t>
      </w:r>
      <w:r w:rsidR="00B11715">
        <w:rPr>
          <w:rFonts w:ascii="Times New Roman" w:hAnsi="Times New Roman" w:cs="Times New Roman"/>
        </w:rPr>
        <w:t>may not be an</w:t>
      </w:r>
      <w:r w:rsidRPr="007E56B0">
        <w:rPr>
          <w:rFonts w:ascii="Times New Roman" w:hAnsi="Times New Roman" w:cs="Times New Roman"/>
        </w:rPr>
        <w:t xml:space="preserve">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AD03D5" w:rsidRPr="00AD03D5">
        <w:rPr>
          <w:rFonts w:ascii="Times New Roman" w:hAnsi="Times New Roman" w:cs="Times New Roman"/>
          <w:noProof/>
        </w:rPr>
        <w:t>[26]</w:t>
      </w:r>
      <w:r w:rsidR="000147F3">
        <w:rPr>
          <w:rFonts w:ascii="Times New Roman" w:hAnsi="Times New Roman" w:cs="Times New Roman"/>
        </w:rPr>
        <w:fldChar w:fldCharType="end"/>
      </w:r>
      <w:r w:rsidRPr="007E56B0">
        <w:rPr>
          <w:rFonts w:ascii="Times New Roman" w:hAnsi="Times New Roman" w:cs="Times New Roman"/>
        </w:rPr>
        <w:t xml:space="preserve">. Similarly, the absence of </w:t>
      </w:r>
      <w:r w:rsidR="00B11715">
        <w:rPr>
          <w:rFonts w:ascii="Times New Roman" w:hAnsi="Times New Roman" w:cs="Times New Roman"/>
        </w:rPr>
        <w:t>population structure and isolation by distance</w:t>
      </w:r>
      <w:r w:rsidRPr="007E56B0">
        <w:rPr>
          <w:rFonts w:ascii="Times New Roman" w:hAnsi="Times New Roman" w:cs="Times New Roman"/>
        </w:rPr>
        <w:t xml:space="preserve">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"[35]", "plainTextFormattedCitation" : "[35]", "previouslyFormattedCitation" : "[35]"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[35]</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w:t>
      </w:r>
      <w:r w:rsidR="0031511F">
        <w:rPr>
          <w:rFonts w:ascii="Times New Roman" w:hAnsi="Times New Roman" w:cs="Times New Roman"/>
        </w:rPr>
        <w:t>current</w:t>
      </w:r>
      <w:r w:rsidRPr="007E56B0">
        <w:rPr>
          <w:rFonts w:ascii="Times New Roman" w:hAnsi="Times New Roman" w:cs="Times New Roman"/>
        </w:rPr>
        <w:t xml:space="preserve"> evidence from neutral markers strongly suggests that many clines in cyanogenesis are adaptive.</w:t>
      </w:r>
    </w:p>
    <w:p w14:paraId="631385FF" w14:textId="67427DEF"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 </w:t>
      </w:r>
    </w:p>
    <w:p w14:paraId="02959435" w14:textId="48AB6C55"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evolution</w:t>
      </w:r>
    </w:p>
    <w:p w14:paraId="3F636C54" w14:textId="63F78D79"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lastRenderedPageBreak/>
        <w:t xml:space="preserve">Clines have traditionally been studied along latitudinal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"[31,40,41]", "plainTextFormattedCitation" : "[31,40,41]", "previouslyFormattedCitation" : "[31,40,41]"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[31,40,41]</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"10.1038/hdy.1990.48", "author" : [ { "dropping-particle" : "", "family" : "Ganders", "given" : "Fred R", "non-dropping-particle" : "", "parse-names" : false, "suffix" : "" } ], "container-title" : "Heredity", "id" : "ITEM-3", "issue" : "October 1989", "issued" : { "date-parts" : [ [ "1990" ] ] }, "page" : "387-390", "title" : "Altitudinal clines for cyanogenesis in introduced populations of white clover", "type" : "article-journal", "volume" : "64" }, "uris" : [ "http://www.mendeley.com/documents/?uuid=40d4cd1b-109c-42e8-bd78-889f852b126c" ] } ], "mendeley" : { "formattedCitation" : "[32,34,42]", "plainTextFormattedCitation" : "[32,34,42]", "previouslyFormattedCitation" : "[32,34,42]"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[32,34,42]</w:t>
      </w:r>
      <w:r w:rsidRPr="007E56B0">
        <w:rPr>
          <w:rFonts w:ascii="Times New Roman" w:hAnsi="Times New Roman" w:cs="Times New Roman"/>
        </w:rPr>
        <w:fldChar w:fldCharType="end"/>
      </w:r>
      <w:r w:rsidRPr="007E56B0">
        <w:rPr>
          <w:rFonts w:ascii="Times New Roman" w:hAnsi="Times New Roman" w:cs="Times New Roman"/>
        </w:rPr>
        <w:t xml:space="preserve"> </w:t>
      </w:r>
      <w:r w:rsidR="003E44C9">
        <w:rPr>
          <w:rFonts w:ascii="Times New Roman" w:hAnsi="Times New Roman" w:cs="Times New Roman"/>
        </w:rPr>
        <w:t>and</w:t>
      </w:r>
      <w:r w:rsidRPr="007E56B0">
        <w:rPr>
          <w:rFonts w:ascii="Times New Roman" w:hAnsi="Times New Roman" w:cs="Times New Roman"/>
        </w:rPr>
        <w:t xml:space="preserve"> longitudinal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"[10,37]", "plainTextFormattedCitation" : "[10,37]", "previouslyFormattedCitation" : "[10,37]"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[10,37]</w:t>
      </w:r>
      <w:r w:rsidRPr="007E56B0">
        <w:rPr>
          <w:rFonts w:ascii="Times New Roman" w:hAnsi="Times New Roman" w:cs="Times New Roman"/>
        </w:rPr>
        <w:fldChar w:fldCharType="end"/>
      </w:r>
      <w:r w:rsidRPr="007E56B0">
        <w:rPr>
          <w:rFonts w:ascii="Times New Roman" w:hAnsi="Times New Roman" w:cs="Times New Roman"/>
        </w:rPr>
        <w:t xml:space="preserve"> transects, </w:t>
      </w:r>
      <w:r w:rsidR="0031511F">
        <w:rPr>
          <w:rFonts w:ascii="Times New Roman" w:hAnsi="Times New Roman" w:cs="Times New Roman"/>
        </w:rPr>
        <w:t>because</w:t>
      </w:r>
      <w:r w:rsidRPr="007E56B0">
        <w:rPr>
          <w:rFonts w:ascii="Times New Roman" w:hAnsi="Times New Roman" w:cs="Times New Roman"/>
        </w:rPr>
        <w:t xml:space="preserv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w:t>
      </w:r>
      <w:r w:rsidR="00FF5CC9">
        <w:rPr>
          <w:rFonts w:ascii="Times New Roman" w:hAnsi="Times New Roman" w:cs="Times New Roman"/>
        </w:rPr>
        <w:t>may be</w:t>
      </w:r>
      <w:r w:rsidRPr="007E56B0">
        <w:rPr>
          <w:rFonts w:ascii="Times New Roman" w:hAnsi="Times New Roman" w:cs="Times New Roman"/>
        </w:rPr>
        <w:t xml:space="preserve"> especially true during invasions or rapid range expansions when founder events result in smaller marginal populations </w:t>
      </w:r>
      <w:r w:rsidR="00A218A0">
        <w:rPr>
          <w:rFonts w:ascii="Times New Roman" w:hAnsi="Times New Roman" w:cs="Times New Roman"/>
        </w:rPr>
        <w:t>that exchange</w:t>
      </w:r>
      <w:r w:rsidRPr="007E56B0">
        <w:rPr>
          <w:rFonts w:ascii="Times New Roman" w:hAnsi="Times New Roman" w:cs="Times New Roman"/>
        </w:rPr>
        <w:t xml:space="preserve"> fewer migrants, leading to reduced genetic diversity and increased differentiation relative to more central populations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"ITEM-1", "issue" : "5", "issued" : { "date-parts" : [ [ "2008" ] ] }, "page" : "1170-1188", "title" : "Genetic variation across species' geographical ranges: The central-marginal hypothesis and beyond", "type" : "article-journal", "volume" : "17" }, "uris" : [ "http://www.mendeley.com/documents/?uuid=aeac432a-db63-4793-af59-c9f0cb85ddb5" ] }, { "id" : "ITEM-2",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"ITEM-2",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"[24,43]", "plainTextFormattedCitation" : "[24,43]", "previouslyFormattedCitation" : "[24,43]"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[24,43]</w:t>
      </w:r>
      <w:r w:rsidRPr="007E56B0">
        <w:rPr>
          <w:rFonts w:ascii="Times New Roman" w:hAnsi="Times New Roman" w:cs="Times New Roman"/>
        </w:rPr>
        <w:fldChar w:fldCharType="end"/>
      </w:r>
      <w:r w:rsidRPr="007E56B0">
        <w:rPr>
          <w:rFonts w:ascii="Times New Roman" w:hAnsi="Times New Roman" w:cs="Times New Roman"/>
        </w:rPr>
        <w:t>. Such spatial 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w:t>
      </w:r>
      <w:r w:rsidR="00A218A0">
        <w:rPr>
          <w:rFonts w:ascii="Times New Roman" w:hAnsi="Times New Roman" w:cs="Times New Roman"/>
        </w:rPr>
        <w:t>gene flow and selection</w:t>
      </w:r>
      <w:r w:rsidRPr="007E56B0">
        <w:rPr>
          <w:rFonts w:ascii="Times New Roman" w:hAnsi="Times New Roman" w:cs="Times New Roman"/>
        </w:rPr>
        <w:t xml:space="preserve"> in the formation of parallel clines. However, logistical challenges associated with replicating continental-scale latitudinal, altitudinal or longitudinal transects has precluded such replication </w:t>
      </w:r>
      <w:r w:rsidR="003E44C9">
        <w:rPr>
          <w:rFonts w:ascii="Times New Roman" w:hAnsi="Times New Roman" w:cs="Times New Roman"/>
        </w:rPr>
        <w:t>in</w:t>
      </w:r>
      <w:r w:rsidRPr="007E56B0">
        <w:rPr>
          <w:rFonts w:ascii="Times New Roman" w:hAnsi="Times New Roman" w:cs="Times New Roman"/>
        </w:rPr>
        <w:t xml:space="preserve">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30E3C8B8"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disturbances to the landscape and are frequently associated with </w:t>
      </w:r>
      <w:r w:rsidR="00973284">
        <w:rPr>
          <w:rFonts w:ascii="Times New Roman" w:hAnsi="Times New Roman" w:cs="Times New Roman"/>
        </w:rPr>
        <w:t>adaptive and non-adaptive</w:t>
      </w:r>
      <w:r>
        <w:rPr>
          <w:rFonts w:ascii="Times New Roman" w:hAnsi="Times New Roman" w:cs="Times New Roman"/>
        </w:rPr>
        <w:t xml:space="preserve"> evolutionary changes within populations</w:t>
      </w:r>
      <w:r w:rsidR="00973284">
        <w:rPr>
          <w:rFonts w:ascii="Times New Roman" w:hAnsi="Times New Roman" w:cs="Times New Roman"/>
        </w:rPr>
        <w:t xml:space="preserve"> </w:t>
      </w:r>
      <w:r w:rsidR="00973284">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"[44]", "plainTextFormattedCitation" : "[44]", "previouslyFormattedCitation" : "[44]" }, "properties" : {  }, "schema" : "https://github.com/citation-style-language/schema/raw/master/csl-citation.json" }</w:instrText>
      </w:r>
      <w:r w:rsidR="00973284">
        <w:rPr>
          <w:rFonts w:ascii="Times New Roman" w:hAnsi="Times New Roman" w:cs="Times New Roman"/>
        </w:rPr>
        <w:fldChar w:fldCharType="separate"/>
      </w:r>
      <w:r w:rsidR="00352E2B" w:rsidRPr="00352E2B">
        <w:rPr>
          <w:rFonts w:ascii="Times New Roman" w:hAnsi="Times New Roman" w:cs="Times New Roman"/>
          <w:noProof/>
        </w:rPr>
        <w:t>[44]</w:t>
      </w:r>
      <w:r w:rsidR="00973284">
        <w:rPr>
          <w:rFonts w:ascii="Times New Roman" w:hAnsi="Times New Roman" w:cs="Times New Roman"/>
        </w:rPr>
        <w:fldChar w:fldCharType="end"/>
      </w:r>
      <w:r>
        <w:rPr>
          <w:rFonts w:ascii="Times New Roman" w:hAnsi="Times New Roman" w:cs="Times New Roman"/>
        </w:rPr>
        <w:t xml:space="preserve">. The frequent observation of increased drift in urban populations, together with our results showing parallel changes in HCN frequencies under gradients of drift, suggests that urban populations may be prone to directional phenotypic change due solely to stochastic forces. </w:t>
      </w:r>
      <w:del w:id="168" w:author="James Santangelo" w:date="2018-03-16T09:23:00Z">
        <w:r w:rsidDel="00352E2B">
          <w:rPr>
            <w:rFonts w:ascii="Times New Roman" w:hAnsi="Times New Roman" w:cs="Times New Roman"/>
          </w:rPr>
          <w:delText>However, t</w:delText>
        </w:r>
      </w:del>
      <w:ins w:id="169" w:author="James Santangelo" w:date="2018-03-16T09:23:00Z">
        <w:r w:rsidR="00352E2B">
          <w:rPr>
            <w:rFonts w:ascii="Times New Roman" w:hAnsi="Times New Roman" w:cs="Times New Roman"/>
          </w:rPr>
          <w:t>T</w:t>
        </w:r>
      </w:ins>
      <w:r>
        <w:rPr>
          <w:rFonts w:ascii="Times New Roman" w:hAnsi="Times New Roman" w:cs="Times New Roman"/>
        </w:rPr>
        <w:t xml:space="preserve">he importance of drift in structuring urban phenotype frequencies will </w:t>
      </w:r>
      <w:ins w:id="170" w:author="James Santangelo" w:date="2018-03-16T09:58:00Z">
        <w:r w:rsidR="00AF6265">
          <w:rPr>
            <w:rFonts w:ascii="Times New Roman" w:hAnsi="Times New Roman" w:cs="Times New Roman"/>
          </w:rPr>
          <w:t xml:space="preserve">vary across cities and </w:t>
        </w:r>
      </w:ins>
      <w:r>
        <w:rPr>
          <w:rFonts w:ascii="Times New Roman" w:hAnsi="Times New Roman" w:cs="Times New Roman"/>
        </w:rPr>
        <w:t xml:space="preserve">depend </w:t>
      </w:r>
      <w:ins w:id="171" w:author="James Santangelo" w:date="2018-03-21T12:24:00Z">
        <w:r w:rsidR="006C5BE3">
          <w:rPr>
            <w:rFonts w:ascii="Times New Roman" w:hAnsi="Times New Roman" w:cs="Times New Roman"/>
          </w:rPr>
          <w:t xml:space="preserve">on </w:t>
        </w:r>
      </w:ins>
      <w:ins w:id="172" w:author="James Santangelo" w:date="2018-03-16T09:47:00Z">
        <w:r w:rsidR="00843EC4">
          <w:rPr>
            <w:rFonts w:ascii="Times New Roman" w:hAnsi="Times New Roman" w:cs="Times New Roman"/>
          </w:rPr>
          <w:t xml:space="preserve">the extent to which urban fragmentation has reduced the availability of suitable habitat for the focal species and whether sufficient connectivity </w:t>
        </w:r>
      </w:ins>
      <w:ins w:id="173" w:author="James Santangelo" w:date="2018-03-16T09:48:00Z">
        <w:r w:rsidR="00843EC4">
          <w:rPr>
            <w:rFonts w:ascii="Times New Roman" w:hAnsi="Times New Roman" w:cs="Times New Roman"/>
          </w:rPr>
          <w:t>exists to enabl</w:t>
        </w:r>
        <w:r w:rsidR="006C5BE3">
          <w:rPr>
            <w:rFonts w:ascii="Times New Roman" w:hAnsi="Times New Roman" w:cs="Times New Roman"/>
          </w:rPr>
          <w:t>e gene flow between populations</w:t>
        </w:r>
      </w:ins>
      <w:ins w:id="174" w:author="James Santangelo" w:date="2018-03-21T12:24:00Z">
        <w:r w:rsidR="006C5BE3">
          <w:rPr>
            <w:rFonts w:ascii="Times New Roman" w:hAnsi="Times New Roman" w:cs="Times New Roman"/>
          </w:rPr>
          <w:t>. For example,</w:t>
        </w:r>
      </w:ins>
      <w:ins w:id="175" w:author="James Santangelo" w:date="2018-03-16T09:48:00Z">
        <w:r w:rsidR="00843EC4">
          <w:rPr>
            <w:rFonts w:ascii="Times New Roman" w:hAnsi="Times New Roman" w:cs="Times New Roman"/>
          </w:rPr>
          <w:t xml:space="preserve"> </w:t>
        </w:r>
      </w:ins>
      <w:ins w:id="176" w:author="James Santangelo" w:date="2018-03-16T09:49:00Z">
        <w:r w:rsidR="00843EC4">
          <w:rPr>
            <w:rFonts w:ascii="Times New Roman" w:hAnsi="Times New Roman" w:cs="Times New Roman"/>
          </w:rPr>
          <w:t xml:space="preserve">urban construction and </w:t>
        </w:r>
      </w:ins>
      <w:ins w:id="177" w:author="James Santangelo" w:date="2018-03-16T09:48:00Z">
        <w:r w:rsidR="00843EC4">
          <w:rPr>
            <w:rFonts w:ascii="Times New Roman" w:hAnsi="Times New Roman" w:cs="Times New Roman"/>
          </w:rPr>
          <w:t xml:space="preserve">fragmentation is predicted to reduce local populations sizes </w:t>
        </w:r>
      </w:ins>
      <w:ins w:id="178" w:author="James Santangelo" w:date="2018-03-16T09:50:00Z">
        <w:r w:rsidR="00843EC4">
          <w:rPr>
            <w:rFonts w:ascii="Times New Roman" w:hAnsi="Times New Roman" w:cs="Times New Roman"/>
          </w:rPr>
          <w:lastRenderedPageBreak/>
          <w:t xml:space="preserve">(e.g. </w:t>
        </w:r>
        <w:r w:rsidR="00843EC4">
          <w:rPr>
            <w:rFonts w:ascii="Times New Roman" w:hAnsi="Times New Roman" w:cs="Times New Roman"/>
          </w:rPr>
          <w:fldChar w:fldCharType="begin" w:fldLock="1"/>
        </w:r>
      </w:ins>
      <w:r w:rsidR="00843EC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"[45]", "plainTextFormattedCitation" : "[45]", "previouslyFormattedCitation" : "[45]" }, "properties" : {  }, "schema" : "https://github.com/citation-style-language/schema/raw/master/csl-citation.json" }</w:instrText>
      </w:r>
      <w:r w:rsidR="00843EC4">
        <w:rPr>
          <w:rFonts w:ascii="Times New Roman" w:hAnsi="Times New Roman" w:cs="Times New Roman"/>
        </w:rPr>
        <w:fldChar w:fldCharType="separate"/>
      </w:r>
      <w:r w:rsidR="00843EC4" w:rsidRPr="00843EC4">
        <w:rPr>
          <w:rFonts w:ascii="Times New Roman" w:hAnsi="Times New Roman" w:cs="Times New Roman"/>
          <w:noProof/>
        </w:rPr>
        <w:t>[45]</w:t>
      </w:r>
      <w:ins w:id="179" w:author="James Santangelo" w:date="2018-03-16T09:50:00Z">
        <w:r w:rsidR="00843EC4">
          <w:rPr>
            <w:rFonts w:ascii="Times New Roman" w:hAnsi="Times New Roman" w:cs="Times New Roman"/>
          </w:rPr>
          <w:fldChar w:fldCharType="end"/>
        </w:r>
        <w:r w:rsidR="00843EC4">
          <w:rPr>
            <w:rFonts w:ascii="Times New Roman" w:hAnsi="Times New Roman" w:cs="Times New Roman"/>
          </w:rPr>
          <w:t xml:space="preserve">) but corridors that facilitate gene flow </w:t>
        </w:r>
      </w:ins>
      <w:ins w:id="180" w:author="James Santangelo" w:date="2018-03-16T09:52:00Z">
        <w:r w:rsidR="00843EC4">
          <w:rPr>
            <w:rFonts w:ascii="Times New Roman" w:hAnsi="Times New Roman" w:cs="Times New Roman"/>
          </w:rPr>
          <w:t xml:space="preserve">(e.g. </w:t>
        </w:r>
      </w:ins>
      <w:ins w:id="181" w:author="James Santangelo" w:date="2018-03-16T09:51:00Z">
        <w:r w:rsidR="00843EC4">
          <w:rPr>
            <w:rFonts w:ascii="Times New Roman" w:hAnsi="Times New Roman" w:cs="Times New Roman"/>
          </w:rPr>
          <w:fldChar w:fldCharType="begin" w:fldLock="1"/>
        </w:r>
      </w:ins>
      <w:r w:rsidR="00843EC4">
        <w:rPr>
          <w:rFonts w:ascii="Times New Roman" w:hAnsi="Times New Roman" w:cs="Times New Roman"/>
        </w:rPr>
        <w:instrText>ADDIN CSL_CITATION { "citationItems" : [ { "id" : "ITEM-1",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"ITEM-1",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"mendeley" : { "formattedCitation" : "[46]", "plainTextFormattedCitation" : "[46]", "previouslyFormattedCitation" : "[46]" }, "properties" : {  }, "schema" : "https://github.com/citation-style-language/schema/raw/master/csl-citation.json" }</w:instrText>
      </w:r>
      <w:r w:rsidR="00843EC4">
        <w:rPr>
          <w:rFonts w:ascii="Times New Roman" w:hAnsi="Times New Roman" w:cs="Times New Roman"/>
        </w:rPr>
        <w:fldChar w:fldCharType="separate"/>
      </w:r>
      <w:r w:rsidR="00843EC4" w:rsidRPr="00843EC4">
        <w:rPr>
          <w:rFonts w:ascii="Times New Roman" w:hAnsi="Times New Roman" w:cs="Times New Roman"/>
          <w:noProof/>
        </w:rPr>
        <w:t>[46]</w:t>
      </w:r>
      <w:ins w:id="182" w:author="James Santangelo" w:date="2018-03-16T09:51:00Z">
        <w:r w:rsidR="00843EC4">
          <w:rPr>
            <w:rFonts w:ascii="Times New Roman" w:hAnsi="Times New Roman" w:cs="Times New Roman"/>
          </w:rPr>
          <w:fldChar w:fldCharType="end"/>
        </w:r>
      </w:ins>
      <w:ins w:id="183" w:author="James Santangelo" w:date="2018-03-16T09:52:00Z">
        <w:r w:rsidR="00AF6265">
          <w:rPr>
            <w:rFonts w:ascii="Times New Roman" w:hAnsi="Times New Roman" w:cs="Times New Roman"/>
          </w:rPr>
          <w:t>) may limit drift’s ability to generat</w:t>
        </w:r>
      </w:ins>
      <w:ins w:id="184" w:author="James Santangelo" w:date="2018-03-16T09:55:00Z">
        <w:r w:rsidR="00AF6265">
          <w:rPr>
            <w:rFonts w:ascii="Times New Roman" w:hAnsi="Times New Roman" w:cs="Times New Roman"/>
          </w:rPr>
          <w:t>e</w:t>
        </w:r>
      </w:ins>
      <w:ins w:id="185" w:author="James Santangelo" w:date="2018-03-16T09:52:00Z">
        <w:r w:rsidR="00AF6265">
          <w:rPr>
            <w:rFonts w:ascii="Times New Roman" w:hAnsi="Times New Roman" w:cs="Times New Roman"/>
          </w:rPr>
          <w:t xml:space="preserve"> </w:t>
        </w:r>
      </w:ins>
      <w:ins w:id="186" w:author="James Santangelo" w:date="2018-03-16T09:55:00Z">
        <w:r w:rsidR="00AF6265">
          <w:rPr>
            <w:rFonts w:ascii="Times New Roman" w:hAnsi="Times New Roman" w:cs="Times New Roman"/>
          </w:rPr>
          <w:t xml:space="preserve">genetic and non-additive trait </w:t>
        </w:r>
      </w:ins>
      <w:ins w:id="187" w:author="James Santangelo" w:date="2018-03-16T09:52:00Z">
        <w:r w:rsidR="00AF6265">
          <w:rPr>
            <w:rFonts w:ascii="Times New Roman" w:hAnsi="Times New Roman" w:cs="Times New Roman"/>
          </w:rPr>
          <w:t>differentiation between populations</w:t>
        </w:r>
      </w:ins>
      <w:ins w:id="188" w:author="James Santangelo" w:date="2018-03-16T09:48:00Z">
        <w:r w:rsidR="00843EC4">
          <w:rPr>
            <w:rFonts w:ascii="Times New Roman" w:hAnsi="Times New Roman" w:cs="Times New Roman"/>
          </w:rPr>
          <w:t xml:space="preserve">. </w:t>
        </w:r>
      </w:ins>
      <w:del w:id="189" w:author="James Santangelo" w:date="2018-03-16T09:56:00Z">
        <w:r w:rsidDel="00AF6265">
          <w:rPr>
            <w:rFonts w:ascii="Times New Roman" w:hAnsi="Times New Roman" w:cs="Times New Roman"/>
          </w:rPr>
          <w:delText>on the genetic architecture underlying traits and the natural history of focal organisms that vary in their tolerance to environmental pressures imposed by urbanization.</w:delText>
        </w:r>
      </w:del>
    </w:p>
    <w:p w14:paraId="76ECC873" w14:textId="1FD14524"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w:t>
      </w:r>
      <w:ins w:id="190" w:author="James Santangelo" w:date="2018-03-16T09:56:00Z">
        <w:del w:id="191" w:author="Rob Ness" w:date="2018-03-21T11:25:00Z">
          <w:r w:rsidR="00AF6265" w:rsidDel="009948C3">
            <w:rPr>
              <w:rFonts w:ascii="Times New Roman" w:hAnsi="Times New Roman" w:cs="Times New Roman"/>
            </w:rPr>
            <w:delText>additionally</w:delText>
          </w:r>
        </w:del>
      </w:ins>
      <w:ins w:id="192" w:author="Rob Ness" w:date="2018-03-21T11:25:00Z">
        <w:r w:rsidR="009948C3">
          <w:rPr>
            <w:rFonts w:ascii="Times New Roman" w:hAnsi="Times New Roman" w:cs="Times New Roman"/>
          </w:rPr>
          <w:t xml:space="preserve">also </w:t>
        </w:r>
      </w:ins>
      <w:ins w:id="193" w:author="James Santangelo" w:date="2018-03-16T09:56:00Z">
        <w:del w:id="194" w:author="Rob Ness" w:date="2018-03-21T11:25:00Z">
          <w:r w:rsidR="00AF6265" w:rsidDel="009948C3">
            <w:rPr>
              <w:rFonts w:ascii="Times New Roman" w:hAnsi="Times New Roman" w:cs="Times New Roman"/>
            </w:rPr>
            <w:delText xml:space="preserve"> </w:delText>
          </w:r>
        </w:del>
      </w:ins>
      <w:r>
        <w:rPr>
          <w:rFonts w:ascii="Times New Roman" w:hAnsi="Times New Roman" w:cs="Times New Roman"/>
        </w:rPr>
        <w:t xml:space="preserve">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"[47]", "plainTextFormattedCitation" : "[47]", "previouslyFormattedCitation" : "[47]" }, "properties" : {  }, "schema" : "https://github.com/citation-style-language/schema/raw/master/csl-citation.json" }</w:instrText>
      </w:r>
      <w:r>
        <w:rPr>
          <w:rFonts w:ascii="Times New Roman" w:hAnsi="Times New Roman" w:cs="Times New Roman"/>
        </w:rPr>
        <w:fldChar w:fldCharType="separate"/>
      </w:r>
      <w:r w:rsidR="00843EC4" w:rsidRPr="00843EC4">
        <w:rPr>
          <w:rFonts w:ascii="Times New Roman" w:hAnsi="Times New Roman" w:cs="Times New Roman"/>
          <w:noProof/>
        </w:rPr>
        <w:t>[47]</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"[21]", "plainTextFormattedCitation" : "[21]", "previouslyFormattedCitation" : "[21]"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"[45]", "plainTextFormattedCitation" : "[45]", "previouslyFormattedCitation" : "[45]" }, "properties" : {  }, "schema" : "https://github.com/citation-style-language/schema/raw/master/csl-citation.json" }</w:instrText>
      </w:r>
      <w:r>
        <w:rPr>
          <w:rFonts w:ascii="Times New Roman" w:hAnsi="Times New Roman" w:cs="Times New Roman"/>
        </w:rPr>
        <w:fldChar w:fldCharType="separate"/>
      </w:r>
      <w:r w:rsidR="00843EC4" w:rsidRPr="00843EC4">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contrast, white clover</w:t>
      </w:r>
      <w:ins w:id="195" w:author="Rob Ness" w:date="2018-03-21T11:25:00Z">
        <w:r w:rsidR="009948C3">
          <w:rPr>
            <w:rFonts w:ascii="Times New Roman" w:hAnsi="Times New Roman" w:cs="Times New Roman"/>
          </w:rPr>
          <w:t xml:space="preserve">, </w:t>
        </w:r>
      </w:ins>
      <w:del w:id="196" w:author="Rob Ness" w:date="2018-03-21T11:25:00Z">
        <w:r w:rsidRPr="006C5BE3" w:rsidDel="009948C3">
          <w:rPr>
            <w:rFonts w:ascii="Times New Roman" w:hAnsi="Times New Roman" w:cs="Times New Roman"/>
          </w:rPr>
          <w:delText>—</w:delText>
        </w:r>
      </w:del>
      <w:r w:rsidRPr="006C5BE3">
        <w:rPr>
          <w:rFonts w:ascii="Times New Roman" w:hAnsi="Times New Roman" w:cs="Times New Roman"/>
        </w:rPr>
        <w:t>originally native to Eurasia</w:t>
      </w:r>
      <w:ins w:id="197" w:author="Rob Ness" w:date="2018-03-21T11:25:00Z">
        <w:r w:rsidR="009948C3" w:rsidRPr="006C5BE3">
          <w:rPr>
            <w:rFonts w:ascii="Times New Roman" w:hAnsi="Times New Roman" w:cs="Times New Roman"/>
          </w:rPr>
          <w:t>,</w:t>
        </w:r>
      </w:ins>
      <w:del w:id="198" w:author="Rob Ness" w:date="2018-03-21T11:25:00Z">
        <w:r w:rsidRPr="006C5BE3" w:rsidDel="009948C3">
          <w:rPr>
            <w:rFonts w:ascii="Times New Roman" w:hAnsi="Times New Roman" w:cs="Times New Roman"/>
          </w:rPr>
          <w:delText>—</w:delText>
        </w:r>
      </w:del>
      <w:ins w:id="199" w:author="Rob Ness" w:date="2018-03-21T11:25:00Z">
        <w:r w:rsidR="009948C3" w:rsidRPr="006C5BE3">
          <w:rPr>
            <w:rFonts w:ascii="Times New Roman" w:hAnsi="Times New Roman" w:cs="Times New Roman"/>
          </w:rPr>
          <w:t xml:space="preserve"> </w:t>
        </w:r>
      </w:ins>
      <w:r w:rsidRPr="00DD20C5">
        <w:rPr>
          <w:rFonts w:ascii="Times New Roman" w:hAnsi="Times New Roman" w:cs="Times New Roman"/>
        </w:rPr>
        <w:t xml:space="preserve">shows inconsistent effects of urbanization on neutral </w:t>
      </w:r>
      <w:r w:rsidR="00BD792B" w:rsidRPr="00DD20C5">
        <w:rPr>
          <w:rFonts w:ascii="Times New Roman" w:hAnsi="Times New Roman" w:cs="Times New Roman"/>
        </w:rPr>
        <w:t xml:space="preserve">genetic </w:t>
      </w:r>
      <w:r w:rsidRPr="00DD20C5">
        <w:rPr>
          <w:rFonts w:ascii="Times New Roman" w:hAnsi="Times New Roman" w:cs="Times New Roman"/>
        </w:rPr>
        <w:t xml:space="preserve">diversity across 8 cities in Ontario, Canada </w:t>
      </w:r>
      <w:r w:rsidR="000147F3" w:rsidRPr="006C5BE3">
        <w:rPr>
          <w:rFonts w:ascii="Times New Roman" w:hAnsi="Times New Roman" w:cs="Times New Roman"/>
        </w:rPr>
        <w:fldChar w:fldCharType="begin" w:fldLock="1"/>
      </w:r>
      <w:r w:rsidR="00AD03D5" w:rsidRPr="006C5BE3">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sidRPr="006C5BE3">
        <w:rPr>
          <w:rFonts w:ascii="Times New Roman" w:hAnsi="Times New Roman" w:cs="Times New Roman"/>
          <w:rPrChange w:id="200" w:author="James Santangelo" w:date="2018-03-21T12:26:00Z">
            <w:rPr>
              <w:rFonts w:ascii="Times New Roman" w:hAnsi="Times New Roman" w:cs="Times New Roman"/>
            </w:rPr>
          </w:rPrChange>
        </w:rPr>
        <w:fldChar w:fldCharType="separate"/>
      </w:r>
      <w:r w:rsidR="00AD03D5" w:rsidRPr="006C5BE3">
        <w:rPr>
          <w:rFonts w:ascii="Times New Roman" w:hAnsi="Times New Roman" w:cs="Times New Roman"/>
          <w:noProof/>
        </w:rPr>
        <w:t>[26]</w:t>
      </w:r>
      <w:r w:rsidR="000147F3" w:rsidRPr="006C5BE3">
        <w:rPr>
          <w:rFonts w:ascii="Times New Roman" w:hAnsi="Times New Roman" w:cs="Times New Roman"/>
        </w:rPr>
        <w:fldChar w:fldCharType="end"/>
      </w:r>
      <w:ins w:id="201" w:author="Marc Johnson" w:date="2018-03-21T22:16:00Z">
        <w:r w:rsidR="001B2A33">
          <w:rPr>
            <w:rFonts w:ascii="Times New Roman" w:hAnsi="Times New Roman" w:cs="Times New Roman"/>
          </w:rPr>
          <w:t>,</w:t>
        </w:r>
      </w:ins>
      <w:r w:rsidR="000147F3" w:rsidRPr="006C5BE3">
        <w:rPr>
          <w:rFonts w:ascii="Times New Roman" w:hAnsi="Times New Roman" w:cs="Times New Roman"/>
        </w:rPr>
        <w:t xml:space="preserve"> </w:t>
      </w:r>
      <w:r w:rsidRPr="006C5BE3">
        <w:rPr>
          <w:rFonts w:ascii="Times New Roman" w:hAnsi="Times New Roman" w:cs="Times New Roman"/>
        </w:rPr>
        <w:t xml:space="preserve">suggesting no increased effects of drift in urban populations. </w:t>
      </w:r>
      <w:ins w:id="202" w:author="James Santangelo" w:date="2018-03-21T12:25:00Z">
        <w:r w:rsidR="006C5BE3" w:rsidRPr="006C5BE3">
          <w:rPr>
            <w:rFonts w:ascii="Times New Roman" w:hAnsi="Times New Roman" w:cs="Times New Roman"/>
          </w:rPr>
          <w:t>I</w:t>
        </w:r>
        <w:r w:rsidR="006C5BE3" w:rsidRPr="006C5BE3">
          <w:rPr>
            <w:rFonts w:ascii="Times New Roman" w:hAnsi="Times New Roman" w:cs="Times New Roman"/>
            <w:rPrChange w:id="203" w:author="James Santangelo" w:date="2018-03-21T12:26:00Z">
              <w:rPr/>
            </w:rPrChange>
          </w:rPr>
          <w:t>n this very limited comparison</w:t>
        </w:r>
      </w:ins>
      <w:ins w:id="204" w:author="Marc Johnson" w:date="2018-03-21T22:17:00Z">
        <w:r w:rsidR="001B2A33">
          <w:rPr>
            <w:rFonts w:ascii="Times New Roman" w:hAnsi="Times New Roman" w:cs="Times New Roman"/>
          </w:rPr>
          <w:t>,</w:t>
        </w:r>
      </w:ins>
      <w:ins w:id="205" w:author="James Santangelo" w:date="2018-03-21T12:25:00Z">
        <w:r w:rsidR="006C5BE3" w:rsidRPr="006C5BE3">
          <w:rPr>
            <w:rFonts w:ascii="Times New Roman" w:hAnsi="Times New Roman" w:cs="Times New Roman"/>
            <w:rPrChange w:id="206" w:author="James Santangelo" w:date="2018-03-21T12:26:00Z">
              <w:rPr/>
            </w:rPrChange>
          </w:rPr>
          <w:t xml:space="preserve"> the data suggest</w:t>
        </w:r>
      </w:ins>
      <w:del w:id="207" w:author="James Santangelo" w:date="2018-03-21T12:25:00Z">
        <w:r w:rsidRPr="006C5BE3" w:rsidDel="006C5BE3">
          <w:rPr>
            <w:rFonts w:ascii="Times New Roman" w:hAnsi="Times New Roman" w:cs="Times New Roman"/>
          </w:rPr>
          <w:delText xml:space="preserve">While data is still limited, </w:delText>
        </w:r>
      </w:del>
      <w:ins w:id="208" w:author="James Santangelo" w:date="2018-03-16T10:04:00Z">
        <w:r w:rsidR="005C0BFE" w:rsidRPr="006C5BE3">
          <w:rPr>
            <w:rFonts w:ascii="Times New Roman" w:hAnsi="Times New Roman" w:cs="Times New Roman"/>
          </w:rPr>
          <w:t xml:space="preserve"> that </w:t>
        </w:r>
      </w:ins>
      <w:r w:rsidRPr="006C5BE3">
        <w:rPr>
          <w:rFonts w:ascii="Times New Roman" w:hAnsi="Times New Roman" w:cs="Times New Roman"/>
        </w:rPr>
        <w:t>urban populations of native species appear more</w:t>
      </w:r>
      <w:r>
        <w:rPr>
          <w:rFonts w:ascii="Times New Roman" w:hAnsi="Times New Roman" w:cs="Times New Roman"/>
        </w:rPr>
        <w:t xml:space="preserve"> susceptible to the effects of genetic drift than non-native species. Predictions on the effects of urbanization on the strength of genetic drift should therefore be based at least in part </w:t>
      </w:r>
      <w:r w:rsidR="00C51007">
        <w:rPr>
          <w:rFonts w:ascii="Times New Roman" w:hAnsi="Times New Roman" w:cs="Times New Roman"/>
        </w:rPr>
        <w:t xml:space="preserve">on </w:t>
      </w:r>
      <w:r>
        <w:rPr>
          <w:rFonts w:ascii="Times New Roman" w:hAnsi="Times New Roman" w:cs="Times New Roman"/>
        </w:rPr>
        <w:t>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3E37E8CC"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w:t>
      </w:r>
      <w:r w:rsidR="00771CE7">
        <w:rPr>
          <w:rFonts w:ascii="Times New Roman" w:hAnsi="Times New Roman" w:cs="Times New Roman"/>
        </w:rPr>
        <w:t>ability</w:t>
      </w:r>
      <w:r>
        <w:rPr>
          <w:rFonts w:ascii="Times New Roman" w:hAnsi="Times New Roman" w:cs="Times New Roman"/>
        </w:rPr>
        <w:t xml:space="preserve"> for gradients in the strength of genetic drift to generate clines in </w:t>
      </w:r>
      <w:r w:rsidR="003E44C9">
        <w:rPr>
          <w:rFonts w:ascii="Times New Roman" w:hAnsi="Times New Roman" w:cs="Times New Roman"/>
        </w:rPr>
        <w:t>phenotypic</w:t>
      </w:r>
      <w:r>
        <w:rPr>
          <w:rFonts w:ascii="Times New Roman" w:hAnsi="Times New Roman" w:cs="Times New Roman"/>
        </w:rPr>
        <w:t xml:space="preserve"> traits depends largely on the genetic architecture of the trait being examined. For example, drift operating alone should generate clines in additive quantitative traits or at individual loci in </w:t>
      </w:r>
      <w:r>
        <w:rPr>
          <w:rFonts w:ascii="Times New Roman" w:hAnsi="Times New Roman" w:cs="Times New Roman"/>
        </w:rPr>
        <w:lastRenderedPageBreak/>
        <w:t>proportion to the initial allele frequencies</w:t>
      </w:r>
      <w:r w:rsidR="00771CE7">
        <w:rPr>
          <w:rFonts w:ascii="Times New Roman" w:hAnsi="Times New Roman" w:cs="Times New Roman"/>
        </w:rPr>
        <w:t>. I</w:t>
      </w:r>
      <w:r w:rsidR="00B86225">
        <w:rPr>
          <w:rFonts w:ascii="Times New Roman" w:hAnsi="Times New Roman" w:cs="Times New Roman"/>
        </w:rPr>
        <w:t>n such cases</w:t>
      </w:r>
      <w:r w:rsidR="00771CE7">
        <w:rPr>
          <w:rFonts w:ascii="Times New Roman" w:hAnsi="Times New Roman" w:cs="Times New Roman"/>
        </w:rPr>
        <w:t>,</w:t>
      </w:r>
      <w:r w:rsidR="00B86225">
        <w:rPr>
          <w:rFonts w:ascii="Times New Roman" w:hAnsi="Times New Roman" w:cs="Times New Roman"/>
        </w:rPr>
        <w:t xml:space="preserve">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[8]</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973284">
        <w:rPr>
          <w:rFonts w:ascii="Times New Roman" w:hAnsi="Times New Roman" w:cs="Times New Roman"/>
        </w:rPr>
        <w:t>figure 2</w:t>
      </w:r>
      <w:r w:rsidR="00EE0034" w:rsidRPr="00973284">
        <w:rPr>
          <w:rFonts w:ascii="Times New Roman" w:hAnsi="Times New Roman" w:cs="Times New Roman"/>
          <w:i/>
        </w:rPr>
        <w:t>b</w:t>
      </w:r>
      <w:ins w:id="209" w:author="James Santangelo" w:date="2018-03-13T17:17:00Z">
        <w:r w:rsidR="004E764B">
          <w:rPr>
            <w:rFonts w:ascii="Times New Roman" w:hAnsi="Times New Roman" w:cs="Times New Roman"/>
          </w:rPr>
          <w:t>, figure S1</w:t>
        </w:r>
      </w:ins>
      <w:ins w:id="210" w:author="James Santangelo" w:date="2018-03-14T16:18:00Z">
        <w:r w:rsidR="003A35C7">
          <w:rPr>
            <w:rFonts w:ascii="Times New Roman" w:hAnsi="Times New Roman" w:cs="Times New Roman"/>
          </w:rPr>
          <w:t>2</w:t>
        </w:r>
      </w:ins>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w:t>
      </w:r>
      <w:r w:rsidR="00EE45FF">
        <w:rPr>
          <w:rFonts w:ascii="Times New Roman" w:hAnsi="Times New Roman" w:cs="Times New Roman"/>
        </w:rPr>
        <w:t>CN were overwhelmingly positive</w:t>
      </w:r>
      <w:r>
        <w:rPr>
          <w:rFonts w:ascii="Times New Roman" w:hAnsi="Times New Roman" w:cs="Times New Roman"/>
        </w:rPr>
        <w:t xml:space="preserve"> </w:t>
      </w:r>
      <w:r w:rsidR="0031511F">
        <w:rPr>
          <w:rFonts w:ascii="Times New Roman" w:hAnsi="Times New Roman" w:cs="Times New Roman"/>
        </w:rPr>
        <w:t>because</w:t>
      </w:r>
      <w:r>
        <w:rPr>
          <w:rFonts w:ascii="Times New Roman" w:hAnsi="Times New Roman" w:cs="Times New Roman"/>
        </w:rPr>
        <w:t xml:space="preserve">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13E32C37"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While genetic drift is sufficient to generate clines in non-additive traits, it is insufficient on its own to maintain them. </w:t>
      </w:r>
      <w:del w:id="211" w:author="James Santangelo" w:date="2018-03-14T16:46:00Z">
        <w:r w:rsidDel="00407E5C">
          <w:rPr>
            <w:rFonts w:ascii="Times New Roman" w:hAnsi="Times New Roman" w:cs="Times New Roman"/>
          </w:rPr>
          <w:delText xml:space="preserve">We simulated cases where genetic drift leads to the formation of clines on contemporary time scales under non-equilibrium conditions as these are the conditions most likely to occur in urbanizing areas. </w:delText>
        </w:r>
      </w:del>
      <w:r w:rsidR="003E44C9">
        <w:rPr>
          <w:rFonts w:ascii="Times New Roman" w:hAnsi="Times New Roman" w:cs="Times New Roman"/>
        </w:rPr>
        <w:t>At equilibrium</w:t>
      </w:r>
      <w:r w:rsidR="00346BF9">
        <w:rPr>
          <w:rFonts w:ascii="Times New Roman" w:hAnsi="Times New Roman" w:cs="Times New Roman"/>
        </w:rPr>
        <w:t xml:space="preserve">, genetic drift </w:t>
      </w:r>
      <w:r w:rsidR="003E44C9">
        <w:rPr>
          <w:rFonts w:ascii="Times New Roman" w:hAnsi="Times New Roman" w:cs="Times New Roman"/>
        </w:rPr>
        <w:t xml:space="preserve">is expected to fix different alleles in different populations </w:t>
      </w:r>
      <w:r w:rsidR="003E44C9">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"[48]", "plainTextFormattedCitation" : "[48]", "previouslyFormattedCitation" : "[48]" }, "properties" : {  }, "schema" : "https://github.com/citation-style-language/schema/raw/master/csl-citation.json" }</w:instrText>
      </w:r>
      <w:r w:rsidR="003E44C9">
        <w:rPr>
          <w:rFonts w:ascii="Times New Roman" w:hAnsi="Times New Roman" w:cs="Times New Roman"/>
        </w:rPr>
        <w:fldChar w:fldCharType="separate"/>
      </w:r>
      <w:r w:rsidR="00843EC4" w:rsidRPr="00843EC4">
        <w:rPr>
          <w:rFonts w:ascii="Times New Roman" w:hAnsi="Times New Roman" w:cs="Times New Roman"/>
          <w:noProof/>
        </w:rPr>
        <w:t>[48]</w:t>
      </w:r>
      <w:r w:rsidR="003E44C9">
        <w:rPr>
          <w:rFonts w:ascii="Times New Roman" w:hAnsi="Times New Roman" w:cs="Times New Roman"/>
        </w:rPr>
        <w:fldChar w:fldCharType="end"/>
      </w:r>
      <w:r w:rsidR="003E44C9">
        <w:rPr>
          <w:rFonts w:ascii="Times New Roman" w:hAnsi="Times New Roman" w:cs="Times New Roman"/>
        </w:rPr>
        <w:t>, leading to the eventual elimination of clines</w:t>
      </w:r>
      <w:r>
        <w:rPr>
          <w:rFonts w:ascii="Times New Roman" w:hAnsi="Times New Roman" w:cs="Times New Roman"/>
        </w:rPr>
        <w:t xml:space="preserve">. </w:t>
      </w:r>
      <w:r w:rsidR="003E44C9">
        <w:rPr>
          <w:rFonts w:ascii="Times New Roman" w:hAnsi="Times New Roman" w:cs="Times New Roman"/>
        </w:rPr>
        <w:t>Our results support this as in the absence of migration, clines formed by drift became gradually weak</w:t>
      </w:r>
      <w:r w:rsidR="00973284">
        <w:rPr>
          <w:rFonts w:ascii="Times New Roman" w:hAnsi="Times New Roman" w:cs="Times New Roman"/>
        </w:rPr>
        <w:t>er over time (text S6, figure S</w:t>
      </w:r>
      <w:ins w:id="212" w:author="James Santangelo" w:date="2018-03-14T16:45:00Z">
        <w:r w:rsidR="00407E5C">
          <w:rPr>
            <w:rFonts w:ascii="Times New Roman" w:hAnsi="Times New Roman" w:cs="Times New Roman"/>
          </w:rPr>
          <w:t>11</w:t>
        </w:r>
      </w:ins>
      <w:del w:id="213" w:author="James Santangelo" w:date="2018-03-14T16:45:00Z">
        <w:r w:rsidR="00973284" w:rsidDel="00407E5C">
          <w:rPr>
            <w:rFonts w:ascii="Times New Roman" w:hAnsi="Times New Roman" w:cs="Times New Roman"/>
          </w:rPr>
          <w:delText>9</w:delText>
        </w:r>
      </w:del>
      <w:r w:rsidR="003E44C9">
        <w:rPr>
          <w:rFonts w:ascii="Times New Roman" w:hAnsi="Times New Roman" w:cs="Times New Roman"/>
        </w:rPr>
        <w:t xml:space="preserve">). </w:t>
      </w:r>
      <w:r>
        <w:rPr>
          <w:rFonts w:ascii="Times New Roman" w:hAnsi="Times New Roman" w:cs="Times New Roman"/>
        </w:rPr>
        <w:t xml:space="preserve">However, small amounts of </w:t>
      </w:r>
      <w:r w:rsidR="00D33208">
        <w:rPr>
          <w:rFonts w:ascii="Times New Roman" w:hAnsi="Times New Roman" w:cs="Times New Roman"/>
        </w:rPr>
        <w:t>gene flow</w:t>
      </w:r>
      <w:r>
        <w:rPr>
          <w:rFonts w:ascii="Times New Roman" w:hAnsi="Times New Roman" w:cs="Times New Roman"/>
        </w:rPr>
        <w:t>, which averages allele frequencies among neighboring populations and slows the loss or fixation of alleles</w:t>
      </w:r>
      <w:r w:rsidR="00CA3EAC">
        <w:rPr>
          <w:rFonts w:ascii="Times New Roman" w:hAnsi="Times New Roman" w:cs="Times New Roman"/>
        </w:rPr>
        <w:t xml:space="preserve"> </w:t>
      </w:r>
      <w:r w:rsidR="00CA3EAC">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"[48]", "plainTextFormattedCitation" : "[48]", "previouslyFormattedCitation" : "[48]" }, "properties" : {  }, "schema" : "https://github.com/citation-style-language/schema/raw/master/csl-citation.json" }</w:instrText>
      </w:r>
      <w:r w:rsidR="00CA3EAC">
        <w:rPr>
          <w:rFonts w:ascii="Times New Roman" w:hAnsi="Times New Roman" w:cs="Times New Roman"/>
        </w:rPr>
        <w:fldChar w:fldCharType="separate"/>
      </w:r>
      <w:r w:rsidR="00843EC4" w:rsidRPr="00843EC4">
        <w:rPr>
          <w:rFonts w:ascii="Times New Roman" w:hAnsi="Times New Roman" w:cs="Times New Roman"/>
          <w:noProof/>
        </w:rPr>
        <w:t>[48]</w:t>
      </w:r>
      <w:r w:rsidR="00CA3EAC">
        <w:rPr>
          <w:rFonts w:ascii="Times New Roman" w:hAnsi="Times New Roman" w:cs="Times New Roman"/>
        </w:rPr>
        <w:fldChar w:fldCharType="end"/>
      </w:r>
      <w:r w:rsidR="00CA3EAC">
        <w:rPr>
          <w:rFonts w:ascii="Times New Roman" w:hAnsi="Times New Roman" w:cs="Times New Roman"/>
        </w:rPr>
        <w:t xml:space="preserve"> can</w:t>
      </w:r>
      <w:r>
        <w:rPr>
          <w:rFonts w:ascii="Times New Roman" w:hAnsi="Times New Roman" w:cs="Times New Roman"/>
        </w:rPr>
        <w:t xml:space="preserve"> allow for more long-term maintenance of clines. Selection, on the other hand, can maintain clines indefinitely</w:t>
      </w:r>
      <w:r w:rsidR="0031511F">
        <w:rPr>
          <w:rFonts w:ascii="Times New Roman" w:hAnsi="Times New Roman" w:cs="Times New Roman"/>
        </w:rPr>
        <w:t xml:space="preserve"> when the alternate phenotypes are each favoured on either end of the cline</w:t>
      </w:r>
      <w:r>
        <w:rPr>
          <w:rFonts w:ascii="Times New Roman" w:hAnsi="Times New Roman" w:cs="Times New Roman"/>
        </w:rPr>
        <w:t xml:space="preserve">,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w:t>
      </w:r>
      <w:r w:rsidR="00EE45FF">
        <w:rPr>
          <w:rFonts w:ascii="Times New Roman" w:hAnsi="Times New Roman" w:cs="Times New Roman"/>
        </w:rPr>
        <w:t>phenotypes</w:t>
      </w:r>
      <w:r>
        <w:rPr>
          <w:rFonts w:ascii="Times New Roman" w:hAnsi="Times New Roman" w:cs="Times New Roman"/>
        </w:rPr>
        <w:t xml:space="preserve">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w:t>
      </w:r>
      <w:r w:rsidR="00E67AC1">
        <w:rPr>
          <w:rFonts w:ascii="Times New Roman" w:hAnsi="Times New Roman" w:cs="Times New Roman"/>
        </w:rPr>
        <w:t>smooth</w:t>
      </w:r>
      <w:r>
        <w:rPr>
          <w:rFonts w:ascii="Times New Roman" w:hAnsi="Times New Roman" w:cs="Times New Roman"/>
        </w:rPr>
        <w:t xml:space="preserve"> clines in phenotype frequencies</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"ITEM-1", "issue" : "970", "issued" : { "date-parts" : [ [ "1975" ] ] }, "page" : "659-676", "title" : "Gene frequency clines in the presence of selection opposed by gene flow", "type" : "article-journal", "volume" : "109" }, "uris" : [ "http://www.mendeley.com/documents/?uuid=93a51f26-0422-47f5-b341-11038c617e3d" ] } ], "mendeley" : { "formattedCitation" : "[5]", "plainTextFormattedCitation" : "[5]", "previouslyFormattedCitation" : "[5]"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[5]</w:t>
      </w:r>
      <w:r w:rsidR="00E67AC1">
        <w:rPr>
          <w:rFonts w:ascii="Times New Roman" w:hAnsi="Times New Roman" w:cs="Times New Roman"/>
        </w:rPr>
        <w:fldChar w:fldCharType="end"/>
      </w:r>
      <w:r>
        <w:rPr>
          <w:rFonts w:ascii="Times New Roman" w:hAnsi="Times New Roman" w:cs="Times New Roman"/>
        </w:rPr>
        <w:t xml:space="preserve">. </w:t>
      </w:r>
    </w:p>
    <w:p w14:paraId="620EDC6C" w14:textId="0E2D6809" w:rsidR="00E27AE2" w:rsidRDefault="00E27AE2" w:rsidP="00E27AE2">
      <w:pPr>
        <w:spacing w:line="480" w:lineRule="auto"/>
        <w:rPr>
          <w:rFonts w:ascii="Times New Roman" w:hAnsi="Times New Roman" w:cs="Times New Roman"/>
        </w:rPr>
      </w:pPr>
      <w:r>
        <w:rPr>
          <w:rFonts w:ascii="Times New Roman" w:hAnsi="Times New Roman" w:cs="Times New Roman"/>
        </w:rPr>
        <w:lastRenderedPageBreak/>
        <w:tab/>
        <w:t xml:space="preserve">The 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w:t>
      </w:r>
      <w:r w:rsidR="00EE45FF">
        <w:rPr>
          <w:rFonts w:ascii="Times New Roman" w:hAnsi="Times New Roman" w:cs="Times New Roman"/>
        </w:rPr>
        <w:t>traits,</w:t>
      </w:r>
      <w:r>
        <w:rPr>
          <w:rFonts w:ascii="Times New Roman" w:hAnsi="Times New Roman" w:cs="Times New Roman"/>
        </w:rPr>
        <w:t xml:space="preserve">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7264B0C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a common phenomenon. </w:t>
      </w:r>
      <w:r w:rsidR="00E67AC1">
        <w:rPr>
          <w:rFonts w:ascii="Times New Roman" w:hAnsi="Times New Roman" w:cs="Times New Roman"/>
        </w:rPr>
        <w:t>W</w:t>
      </w:r>
      <w:r>
        <w:rPr>
          <w:rFonts w:ascii="Times New Roman" w:hAnsi="Times New Roman" w:cs="Times New Roman"/>
        </w:rPr>
        <w:t xml:space="preserve">e have shown that gradients in the strength of drift lead to deterministic phenotypic clines in HCN. This, together with predictable changes in other </w:t>
      </w:r>
      <w:r w:rsidR="00EE45FF">
        <w:rPr>
          <w:rFonts w:ascii="Times New Roman" w:hAnsi="Times New Roman" w:cs="Times New Roman"/>
        </w:rPr>
        <w:t xml:space="preserve">epistatically </w:t>
      </w:r>
      <w:r w:rsidRPr="0031511F">
        <w:rPr>
          <w:rFonts w:ascii="Times New Roman" w:hAnsi="Times New Roman" w:cs="Times New Roman"/>
        </w:rPr>
        <w:t>determined phenotypes due to stochastic processes</w:t>
      </w:r>
      <w:r w:rsidR="00E67AC1">
        <w:rPr>
          <w:rFonts w:ascii="Times New Roman" w:hAnsi="Times New Roman" w:cs="Times New Roman"/>
        </w:rPr>
        <w:t xml:space="preserve"> (e.g. </w:t>
      </w:r>
      <w:r w:rsidR="00E67AC1">
        <w:rPr>
          <w:rFonts w:ascii="Times New Roman" w:hAnsi="Times New Roman" w:cs="Times New Roman"/>
          <w:i/>
        </w:rPr>
        <w:t>Eichhorinia paniculata</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"[12]", "plainTextFormattedCitation" : "[12]", "previouslyFormattedCitation" : "[12]"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[12]</w:t>
      </w:r>
      <w:r w:rsidR="00E67AC1">
        <w:rPr>
          <w:rFonts w:ascii="Times New Roman" w:hAnsi="Times New Roman" w:cs="Times New Roman"/>
        </w:rPr>
        <w:fldChar w:fldCharType="end"/>
      </w:r>
      <w:r w:rsidR="00E67AC1">
        <w:rPr>
          <w:rFonts w:ascii="Times New Roman" w:hAnsi="Times New Roman" w:cs="Times New Roman"/>
        </w:rPr>
        <w:t>)</w:t>
      </w:r>
      <w:r w:rsidRPr="0031511F">
        <w:rPr>
          <w:rFonts w:ascii="Times New Roman" w:hAnsi="Times New Roman" w:cs="Times New Roman"/>
        </w:rPr>
        <w:t xml:space="preserve">, suggests that non-additive traits are especially susceptible to deterministic changes in frequency via stochastic forces. </w:t>
      </w:r>
      <w:r w:rsidR="0031511F" w:rsidRPr="0031511F">
        <w:rPr>
          <w:rFonts w:ascii="Times New Roman" w:hAnsi="Times New Roman" w:cs="Times New Roman"/>
        </w:rPr>
        <w:t>When a phenotype is the end-product of a multigene pathway, any loss of function mutation to a protein in the pathway will knock-out the phenotype. Because many loss-of-function mutations can be complemented in diploids</w:t>
      </w:r>
      <w:r w:rsidR="00E67AC1">
        <w:rPr>
          <w:rFonts w:ascii="Times New Roman" w:hAnsi="Times New Roman" w:cs="Times New Roman"/>
        </w:rPr>
        <w:t>,</w:t>
      </w:r>
      <w:r w:rsidR="0031511F" w:rsidRPr="0031511F">
        <w:rPr>
          <w:rFonts w:ascii="Times New Roman" w:hAnsi="Times New Roman" w:cs="Times New Roman"/>
        </w:rPr>
        <w:t xml:space="preserve"> the genetic architecture of HCN (</w:t>
      </w:r>
      <w:r w:rsidR="0031511F">
        <w:rPr>
          <w:rFonts w:ascii="Times New Roman" w:hAnsi="Times New Roman" w:cs="Times New Roman"/>
        </w:rPr>
        <w:t>i.e. duplicate recessive</w:t>
      </w:r>
      <w:r w:rsidR="0031511F" w:rsidRPr="0031511F">
        <w:rPr>
          <w:rFonts w:ascii="Times New Roman" w:hAnsi="Times New Roman" w:cs="Times New Roman"/>
        </w:rPr>
        <w:t xml:space="preserve"> epistasis) is likely common. Further, the more genes in the pathways</w:t>
      </w:r>
      <w:r w:rsidR="0031511F">
        <w:rPr>
          <w:rFonts w:ascii="Times New Roman" w:hAnsi="Times New Roman" w:cs="Times New Roman"/>
        </w:rPr>
        <w:t>,</w:t>
      </w:r>
      <w:r w:rsidR="0031511F" w:rsidRPr="0031511F">
        <w:rPr>
          <w:rFonts w:ascii="Times New Roman" w:hAnsi="Times New Roman" w:cs="Times New Roman"/>
        </w:rPr>
        <w:t xml:space="preserve"> the higher the probability of generating the knock-out phenotype by drift</w:t>
      </w:r>
      <w:r w:rsidRPr="0031511F">
        <w:rPr>
          <w:rFonts w:ascii="Times New Roman" w:hAnsi="Times New Roman" w:cs="Times New Roman"/>
        </w:rPr>
        <w:t xml:space="preserve">. </w:t>
      </w:r>
      <w:r>
        <w:rPr>
          <w:rFonts w:ascii="Times New Roman" w:hAnsi="Times New Roman" w:cs="Times New Roman"/>
        </w:rPr>
        <w:t xml:space="preserve">Additional theoretical and </w:t>
      </w:r>
      <w:r>
        <w:rPr>
          <w:rFonts w:ascii="Times New Roman" w:hAnsi="Times New Roman" w:cs="Times New Roman"/>
        </w:rPr>
        <w:lastRenderedPageBreak/>
        <w:t xml:space="preserve">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7999C6C2" w14:textId="6647B3AC" w:rsidR="005A5196" w:rsidRPr="005A5196" w:rsidRDefault="00E27AE2" w:rsidP="005A5196">
      <w:pPr>
        <w:spacing w:line="480" w:lineRule="auto"/>
        <w:rPr>
          <w:rFonts w:ascii="Times New Roman" w:hAnsi="Times New Roman" w:cs="Times New Roman"/>
        </w:rPr>
      </w:pPr>
      <w:r>
        <w:rPr>
          <w:rFonts w:ascii="Times New Roman" w:hAnsi="Times New Roman" w:cs="Times New Roman"/>
        </w:rPr>
        <w:t xml:space="preserve">We have shown that gradients in the strength </w:t>
      </w:r>
      <w:r w:rsidR="00973284">
        <w:rPr>
          <w:rFonts w:ascii="Times New Roman" w:hAnsi="Times New Roman" w:cs="Times New Roman"/>
        </w:rPr>
        <w:t xml:space="preserve">of </w:t>
      </w:r>
      <w:r>
        <w:rPr>
          <w:rFonts w:ascii="Times New Roman" w:hAnsi="Times New Roman" w:cs="Times New Roman"/>
        </w:rPr>
        <w:t xml:space="preserve">drift can lead to repeated spatial clines in the frequency of a non-additive </w:t>
      </w:r>
      <w:r w:rsidR="00C51007">
        <w:rPr>
          <w:rFonts w:ascii="Times New Roman" w:hAnsi="Times New Roman" w:cs="Times New Roman"/>
        </w:rPr>
        <w:t>trait</w:t>
      </w:r>
      <w:r>
        <w:rPr>
          <w:rFonts w:ascii="Times New Roman" w:hAnsi="Times New Roman" w:cs="Times New Roman"/>
        </w:rPr>
        <w:t xml:space="preserve">,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w:t>
      </w:r>
      <w:del w:id="214" w:author="James Santangelo" w:date="2018-03-14T16:18:00Z">
        <w:r w:rsidDel="003A35C7">
          <w:rPr>
            <w:rFonts w:ascii="Times New Roman" w:hAnsi="Times New Roman" w:cs="Times New Roman"/>
          </w:rPr>
          <w:delText xml:space="preserve">possible </w:delText>
        </w:r>
      </w:del>
      <w:r>
        <w:rPr>
          <w:rFonts w:ascii="Times New Roman" w:hAnsi="Times New Roman" w:cs="Times New Roman"/>
        </w:rPr>
        <w:t>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w:t>
      </w:r>
      <w:r w:rsidR="00B72990">
        <w:rPr>
          <w:rFonts w:ascii="Times New Roman" w:hAnsi="Times New Roman" w:cs="Times New Roman"/>
        </w:rPr>
        <w:t>Third</w:t>
      </w:r>
      <w:r>
        <w:rPr>
          <w:rFonts w:ascii="Times New Roman" w:hAnsi="Times New Roman" w:cs="Times New Roman"/>
        </w:rPr>
        <w:t xml:space="preserve">,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The second and third points above require large-scale replication and we suggest that urban environments can </w:t>
      </w:r>
      <w:r w:rsidRPr="005A5196">
        <w:rPr>
          <w:rFonts w:ascii="Times New Roman" w:hAnsi="Times New Roman" w:cs="Times New Roman"/>
        </w:rPr>
        <w:t xml:space="preserve">provide the replication necessary to understand the relative contributions of adaptive and non-adaptive processes in the formation of parallel clines. </w:t>
      </w:r>
      <w:r w:rsidR="005A5196" w:rsidRPr="005A5196">
        <w:rPr>
          <w:rFonts w:ascii="Times New Roman" w:hAnsi="Times New Roman" w:cs="Times New Roman"/>
        </w:rPr>
        <w:t xml:space="preserve">Finally, we caution that observations of parallel clines may represent </w:t>
      </w:r>
      <w:del w:id="215" w:author="James Santangelo" w:date="2018-03-13T15:46:00Z">
        <w:r w:rsidR="005A5196" w:rsidRPr="005A5196" w:rsidDel="00362C7E">
          <w:rPr>
            <w:rFonts w:ascii="Times New Roman" w:hAnsi="Times New Roman" w:cs="Times New Roman"/>
          </w:rPr>
          <w:delText xml:space="preserve">contemporary </w:delText>
        </w:r>
      </w:del>
      <w:ins w:id="216" w:author="James Santangelo" w:date="2018-03-13T15:46:00Z">
        <w:r w:rsidR="00362C7E">
          <w:rPr>
            <w:rFonts w:ascii="Times New Roman" w:hAnsi="Times New Roman" w:cs="Times New Roman"/>
          </w:rPr>
          <w:t>modern</w:t>
        </w:r>
        <w:r w:rsidR="00362C7E" w:rsidRPr="005A5196">
          <w:rPr>
            <w:rFonts w:ascii="Times New Roman" w:hAnsi="Times New Roman" w:cs="Times New Roman"/>
          </w:rPr>
          <w:t xml:space="preserve"> </w:t>
        </w:r>
      </w:ins>
      <w:r w:rsidR="005A5196" w:rsidRPr="005A5196">
        <w:rPr>
          <w:rFonts w:ascii="Times New Roman" w:hAnsi="Times New Roman" w:cs="Times New Roman"/>
        </w:rPr>
        <w:t xml:space="preserve">"spandrels" [48]; studies presuming that repeated </w:t>
      </w:r>
      <w:r w:rsidR="005A5196" w:rsidRPr="005A5196">
        <w:rPr>
          <w:rFonts w:ascii="Times New Roman" w:hAnsi="Times New Roman" w:cs="Times New Roman"/>
        </w:rPr>
        <w:lastRenderedPageBreak/>
        <w:t>phenotypic clines are evidence of adaptation must take explicit consideration of the genetic architecture underlying the focal trait to model the expected change in phenotypic frequency from non-adaptive processes.</w:t>
      </w:r>
    </w:p>
    <w:p w14:paraId="6247E9BB" w14:textId="60D26BC6"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4A72D52D"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2"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All Python and R code used in generating and analyzing data can be found on the Github page for J.S.S. (</w:t>
      </w:r>
      <w:hyperlink r:id="rId13"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1CE829A4" w:rsidR="00DC5993" w:rsidRDefault="00DC5993" w:rsidP="00E27AE2">
      <w:pPr>
        <w:spacing w:line="480" w:lineRule="auto"/>
        <w:rPr>
          <w:rFonts w:ascii="Times New Roman" w:hAnsi="Times New Roman" w:cs="Times New Roman"/>
        </w:rPr>
      </w:pPr>
      <w:r>
        <w:rPr>
          <w:rFonts w:ascii="Times New Roman" w:hAnsi="Times New Roman" w:cs="Times New Roman"/>
        </w:rPr>
        <w:t>R.W.N.</w:t>
      </w:r>
      <w:r w:rsidR="007F28C2">
        <w:rPr>
          <w:rFonts w:ascii="Times New Roman" w:hAnsi="Times New Roman" w:cs="Times New Roman"/>
        </w:rPr>
        <w:t>, M.T.J.J. and J.S.S.</w:t>
      </w:r>
      <w:r>
        <w:rPr>
          <w:rFonts w:ascii="Times New Roman" w:hAnsi="Times New Roman" w:cs="Times New Roman"/>
        </w:rPr>
        <w:t xml:space="preserve">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w:t>
      </w:r>
      <w:r w:rsidR="002D7CDD">
        <w:rPr>
          <w:rFonts w:ascii="Times New Roman" w:hAnsi="Times New Roman" w:cs="Times New Roman"/>
        </w:rPr>
        <w:t>N. and M.T.J.J.</w:t>
      </w:r>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036B201B"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r w:rsidR="00E71AFF">
        <w:rPr>
          <w:rFonts w:ascii="Times New Roman" w:hAnsi="Times New Roman" w:cs="Times New Roman"/>
        </w:rPr>
        <w:t xml:space="preserve"> NSERC Dis</w:t>
      </w:r>
      <w:r w:rsidR="00F65D9A">
        <w:rPr>
          <w:rFonts w:ascii="Times New Roman" w:hAnsi="Times New Roman" w:cs="Times New Roman"/>
        </w:rPr>
        <w:t>c</w:t>
      </w:r>
      <w:r w:rsidR="00E71AFF">
        <w:rPr>
          <w:rFonts w:ascii="Times New Roman" w:hAnsi="Times New Roman" w:cs="Times New Roman"/>
        </w:rPr>
        <w:t>overy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r>
        <w:rPr>
          <w:rFonts w:ascii="Times New Roman" w:hAnsi="Times New Roman" w:cs="Times New Roman"/>
        </w:rPr>
        <w:t>R.W.N</w:t>
      </w:r>
      <w:r w:rsidR="00E71AFF">
        <w:rPr>
          <w:rFonts w:ascii="Times New Roman" w:hAnsi="Times New Roman" w:cs="Times New Roman"/>
        </w:rPr>
        <w:t>.</w:t>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lastRenderedPageBreak/>
        <w:t>Acknowledgements</w:t>
      </w:r>
    </w:p>
    <w:p w14:paraId="2292A841" w14:textId="47DFD67A"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r w:rsidR="0031511F">
        <w:rPr>
          <w:rFonts w:ascii="Times New Roman" w:hAnsi="Times New Roman" w:cs="Times New Roman"/>
        </w:rPr>
        <w:t xml:space="preserve">B. Cohan, </w:t>
      </w:r>
      <w:r w:rsidR="00B80D94">
        <w:rPr>
          <w:rFonts w:ascii="Times New Roman" w:hAnsi="Times New Roman" w:cs="Times New Roman"/>
        </w:rPr>
        <w:t xml:space="preserve">A. Dao, </w:t>
      </w:r>
      <w:r w:rsidR="0031511F">
        <w:rPr>
          <w:rFonts w:ascii="Times New Roman" w:hAnsi="Times New Roman" w:cs="Times New Roman"/>
        </w:rPr>
        <w:t>C. Fitzpatrick,</w:t>
      </w:r>
      <w:r w:rsidR="00B80D94">
        <w:rPr>
          <w:rFonts w:ascii="Times New Roman" w:hAnsi="Times New Roman" w:cs="Times New Roman"/>
        </w:rPr>
        <w:t xml:space="preserve"> M. Hetherington-Rauth,</w:t>
      </w:r>
      <w:r w:rsidR="0031511F">
        <w:rPr>
          <w:rFonts w:ascii="Times New Roman" w:hAnsi="Times New Roman" w:cs="Times New Roman"/>
        </w:rPr>
        <w:t xml:space="preserve"> </w:t>
      </w:r>
      <w:r w:rsidR="00B80D94">
        <w:rPr>
          <w:rFonts w:ascii="Times New Roman" w:hAnsi="Times New Roman" w:cs="Times New Roman"/>
        </w:rPr>
        <w:t xml:space="preserve">S. Innes, V. Nhan, </w:t>
      </w:r>
      <w:r w:rsidR="0031511F">
        <w:rPr>
          <w:rFonts w:ascii="Times New Roman" w:hAnsi="Times New Roman" w:cs="Times New Roman"/>
        </w:rPr>
        <w:t>R. R</w:t>
      </w:r>
      <w:r w:rsidR="00B80D94">
        <w:rPr>
          <w:rFonts w:ascii="Times New Roman" w:hAnsi="Times New Roman" w:cs="Times New Roman"/>
        </w:rPr>
        <w:t>ivkin</w:t>
      </w:r>
      <w:del w:id="217" w:author="James Santangelo" w:date="2018-03-16T09:28:00Z">
        <w:r w:rsidR="00B80D94" w:rsidDel="007804F0">
          <w:rPr>
            <w:rFonts w:ascii="Times New Roman" w:hAnsi="Times New Roman" w:cs="Times New Roman"/>
          </w:rPr>
          <w:delText xml:space="preserve"> and</w:delText>
        </w:r>
      </w:del>
      <w:ins w:id="218" w:author="James Santangelo" w:date="2018-03-16T09:28:00Z">
        <w:r w:rsidR="007804F0">
          <w:rPr>
            <w:rFonts w:ascii="Times New Roman" w:hAnsi="Times New Roman" w:cs="Times New Roman"/>
          </w:rPr>
          <w:t>,</w:t>
        </w:r>
      </w:ins>
      <w:r w:rsidR="0031511F">
        <w:rPr>
          <w:rFonts w:ascii="Times New Roman" w:hAnsi="Times New Roman" w:cs="Times New Roman"/>
        </w:rPr>
        <w:t xml:space="preserve"> </w:t>
      </w:r>
      <w:r w:rsidR="00B80D94">
        <w:rPr>
          <w:rFonts w:ascii="Times New Roman" w:hAnsi="Times New Roman" w:cs="Times New Roman"/>
        </w:rPr>
        <w:t>A.</w:t>
      </w:r>
      <w:r w:rsidR="00B80D94" w:rsidRPr="00B80D94">
        <w:rPr>
          <w:rFonts w:ascii="Times New Roman" w:hAnsi="Times New Roman" w:cs="Times New Roman"/>
        </w:rPr>
        <w:t xml:space="preserve"> Schneider</w:t>
      </w:r>
      <w:ins w:id="219" w:author="James Santangelo" w:date="2018-03-16T09:28:00Z">
        <w:r w:rsidR="007804F0">
          <w:rPr>
            <w:rFonts w:ascii="Times New Roman" w:hAnsi="Times New Roman" w:cs="Times New Roman"/>
          </w:rPr>
          <w:t xml:space="preserve"> and two anonymous reviewers</w:t>
        </w:r>
      </w:ins>
      <w:r w:rsidR="00B80D94" w:rsidRPr="00B80D94">
        <w:rPr>
          <w:rFonts w:ascii="Times New Roman" w:hAnsi="Times New Roman" w:cs="Times New Roman"/>
        </w:rPr>
        <w:t xml:space="preserve"> </w:t>
      </w:r>
      <w:r w:rsidR="0050190E">
        <w:rPr>
          <w:rFonts w:ascii="Times New Roman" w:hAnsi="Times New Roman" w:cs="Times New Roman"/>
          <w:color w:val="000000" w:themeColor="text1"/>
        </w:rPr>
        <w:t xml:space="preserve">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w:t>
      </w:r>
      <w:commentRangeStart w:id="220"/>
      <w:commentRangeStart w:id="221"/>
      <w:r w:rsidR="00B2487C">
        <w:rPr>
          <w:rFonts w:ascii="Times New Roman" w:hAnsi="Times New Roman" w:cs="Times New Roman"/>
          <w:color w:val="000000" w:themeColor="text1"/>
        </w:rPr>
        <w:t xml:space="preserve">HPCNODE1 </w:t>
      </w:r>
      <w:commentRangeEnd w:id="220"/>
      <w:r w:rsidR="000766AE">
        <w:rPr>
          <w:rStyle w:val="CommentReference"/>
        </w:rPr>
        <w:commentReference w:id="220"/>
      </w:r>
      <w:commentRangeEnd w:id="221"/>
      <w:r w:rsidR="006C5BE3">
        <w:rPr>
          <w:rStyle w:val="CommentReference"/>
        </w:rPr>
        <w:commentReference w:id="221"/>
      </w:r>
      <w:ins w:id="222" w:author="James Santangelo" w:date="2018-03-21T12:27:00Z">
        <w:r w:rsidR="006C5BE3">
          <w:rPr>
            <w:rFonts w:ascii="Times New Roman" w:hAnsi="Times New Roman" w:cs="Times New Roman"/>
            <w:color w:val="000000" w:themeColor="text1"/>
          </w:rPr>
          <w:t xml:space="preserve">and Brian Novogradac </w:t>
        </w:r>
      </w:ins>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w:t>
      </w:r>
      <w:r w:rsidR="00B80D94">
        <w:rPr>
          <w:rFonts w:ascii="Times New Roman" w:hAnsi="Times New Roman" w:cs="Times New Roman"/>
          <w:color w:val="000000" w:themeColor="text1"/>
        </w:rPr>
        <w:t xml:space="preserve">the </w:t>
      </w:r>
      <w:r w:rsidR="0050190E">
        <w:rPr>
          <w:rFonts w:ascii="Times New Roman" w:hAnsi="Times New Roman" w:cs="Times New Roman"/>
          <w:color w:val="000000" w:themeColor="text1"/>
        </w:rPr>
        <w:t xml:space="preserve">computational resources </w:t>
      </w:r>
      <w:ins w:id="223" w:author="James Santangelo" w:date="2018-03-21T12:27:00Z">
        <w:r w:rsidR="006C5BE3">
          <w:rPr>
            <w:rFonts w:ascii="Times New Roman" w:hAnsi="Times New Roman" w:cs="Times New Roman"/>
            <w:color w:val="000000" w:themeColor="text1"/>
          </w:rPr>
          <w:t xml:space="preserve">and expertise </w:t>
        </w:r>
      </w:ins>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7BB46252" w14:textId="2E1F4D76" w:rsidR="00843EC4" w:rsidRPr="00843EC4" w:rsidRDefault="000A63E6" w:rsidP="00843EC4">
      <w:pPr>
        <w:widowControl w:val="0"/>
        <w:autoSpaceDE w:val="0"/>
        <w:autoSpaceDN w:val="0"/>
        <w:adjustRightInd w:val="0"/>
        <w:spacing w:line="360" w:lineRule="auto"/>
        <w:ind w:left="640" w:hanging="640"/>
        <w:rPr>
          <w:rFonts w:ascii="Times New Roman" w:hAnsi="Times New Roman" w:cs="Times New Roman"/>
          <w:noProof/>
          <w:lang w:val="en-US"/>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843EC4" w:rsidRPr="00843EC4">
        <w:rPr>
          <w:rFonts w:ascii="Times New Roman" w:hAnsi="Times New Roman" w:cs="Times New Roman"/>
          <w:noProof/>
          <w:lang w:val="en-US"/>
        </w:rPr>
        <w:t>1.</w:t>
      </w:r>
      <w:r w:rsidR="00843EC4" w:rsidRPr="00843EC4">
        <w:rPr>
          <w:rFonts w:ascii="Times New Roman" w:hAnsi="Times New Roman" w:cs="Times New Roman"/>
          <w:noProof/>
          <w:lang w:val="en-US"/>
        </w:rPr>
        <w:tab/>
        <w:t xml:space="preserve">Huxley J. 1938 Clines: an auxiliary taxonomic principle. </w:t>
      </w:r>
      <w:r w:rsidR="00843EC4" w:rsidRPr="00843EC4">
        <w:rPr>
          <w:rFonts w:ascii="Times New Roman" w:hAnsi="Times New Roman" w:cs="Times New Roman"/>
          <w:i/>
          <w:iCs/>
          <w:noProof/>
          <w:lang w:val="en-US"/>
        </w:rPr>
        <w:t>Nature</w:t>
      </w:r>
      <w:r w:rsidR="00843EC4" w:rsidRPr="00843EC4">
        <w:rPr>
          <w:rFonts w:ascii="Times New Roman" w:hAnsi="Times New Roman" w:cs="Times New Roman"/>
          <w:noProof/>
          <w:lang w:val="en-US"/>
        </w:rPr>
        <w:t xml:space="preserve"> </w:t>
      </w:r>
      <w:r w:rsidR="00843EC4" w:rsidRPr="00843EC4">
        <w:rPr>
          <w:rFonts w:ascii="Times New Roman" w:hAnsi="Times New Roman" w:cs="Times New Roman"/>
          <w:b/>
          <w:bCs/>
          <w:noProof/>
          <w:lang w:val="en-US"/>
        </w:rPr>
        <w:t>142</w:t>
      </w:r>
      <w:r w:rsidR="00843EC4" w:rsidRPr="00843EC4">
        <w:rPr>
          <w:rFonts w:ascii="Times New Roman" w:hAnsi="Times New Roman" w:cs="Times New Roman"/>
          <w:noProof/>
          <w:lang w:val="en-US"/>
        </w:rPr>
        <w:t xml:space="preserve">, 219–220. </w:t>
      </w:r>
    </w:p>
    <w:p w14:paraId="522CD2AF" w14:textId="5ECFEDFB"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w:t>
      </w:r>
      <w:r w:rsidRPr="00843EC4">
        <w:rPr>
          <w:rFonts w:ascii="Times New Roman" w:hAnsi="Times New Roman" w:cs="Times New Roman"/>
          <w:noProof/>
          <w:lang w:val="en-US"/>
        </w:rPr>
        <w:tab/>
        <w:t xml:space="preserve">Endler JA. 1977 </w:t>
      </w:r>
      <w:r w:rsidRPr="00843EC4">
        <w:rPr>
          <w:rFonts w:ascii="Times New Roman" w:hAnsi="Times New Roman" w:cs="Times New Roman"/>
          <w:i/>
          <w:iCs/>
          <w:noProof/>
          <w:lang w:val="en-US"/>
        </w:rPr>
        <w:t>Geographic variation, speciation, and clines</w:t>
      </w:r>
      <w:r w:rsidRPr="00843EC4">
        <w:rPr>
          <w:rFonts w:ascii="Times New Roman" w:hAnsi="Times New Roman" w:cs="Times New Roman"/>
          <w:noProof/>
          <w:lang w:val="en-US"/>
        </w:rPr>
        <w:t>. Princeton University Press.</w:t>
      </w:r>
      <w:r w:rsidR="00DD20C5">
        <w:rPr>
          <w:rFonts w:ascii="Times New Roman" w:hAnsi="Times New Roman" w:cs="Times New Roman"/>
          <w:noProof/>
          <w:lang w:val="en-US"/>
        </w:rPr>
        <w:t xml:space="preserve"> Princeton, NJ.</w:t>
      </w:r>
      <w:r w:rsidRPr="00843EC4">
        <w:rPr>
          <w:rFonts w:ascii="Times New Roman" w:hAnsi="Times New Roman" w:cs="Times New Roman"/>
          <w:noProof/>
          <w:lang w:val="en-US"/>
        </w:rPr>
        <w:t xml:space="preserve"> </w:t>
      </w:r>
    </w:p>
    <w:p w14:paraId="1C9B56D2"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w:t>
      </w:r>
      <w:r w:rsidRPr="00843EC4">
        <w:rPr>
          <w:rFonts w:ascii="Times New Roman" w:hAnsi="Times New Roman" w:cs="Times New Roman"/>
          <w:noProof/>
          <w:lang w:val="en-US"/>
        </w:rPr>
        <w:tab/>
        <w:t xml:space="preserve">Felsenstein J. 1975 Genetic drift in clines which are maintained by migration and natural selection.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81</w:t>
      </w:r>
      <w:r w:rsidRPr="00843EC4">
        <w:rPr>
          <w:rFonts w:ascii="Times New Roman" w:hAnsi="Times New Roman" w:cs="Times New Roman"/>
          <w:noProof/>
          <w:lang w:val="en-US"/>
        </w:rPr>
        <w:t xml:space="preserve">, 191–207. </w:t>
      </w:r>
    </w:p>
    <w:p w14:paraId="0E5E8890" w14:textId="01EB6204"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w:t>
      </w:r>
      <w:r w:rsidRPr="00843EC4">
        <w:rPr>
          <w:rFonts w:ascii="Times New Roman" w:hAnsi="Times New Roman" w:cs="Times New Roman"/>
          <w:noProof/>
          <w:lang w:val="en-US"/>
        </w:rPr>
        <w:tab/>
        <w:t xml:space="preserve">Haldane JBS. 1948 The theory of a cline. </w:t>
      </w:r>
      <w:r w:rsidRPr="00843EC4">
        <w:rPr>
          <w:rFonts w:ascii="Times New Roman" w:hAnsi="Times New Roman" w:cs="Times New Roman"/>
          <w:i/>
          <w:iCs/>
          <w:noProof/>
          <w:lang w:val="en-US"/>
        </w:rPr>
        <w:t>J.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48</w:t>
      </w:r>
      <w:r w:rsidRPr="00843EC4">
        <w:rPr>
          <w:rFonts w:ascii="Times New Roman" w:hAnsi="Times New Roman" w:cs="Times New Roman"/>
          <w:noProof/>
          <w:lang w:val="en-US"/>
        </w:rPr>
        <w:t xml:space="preserve">, 277–284. </w:t>
      </w:r>
    </w:p>
    <w:p w14:paraId="5BA9C0B8" w14:textId="3E1BE522"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5.</w:t>
      </w:r>
      <w:r w:rsidRPr="00843EC4">
        <w:rPr>
          <w:rFonts w:ascii="Times New Roman" w:hAnsi="Times New Roman" w:cs="Times New Roman"/>
          <w:noProof/>
          <w:lang w:val="en-US"/>
        </w:rPr>
        <w:tab/>
        <w:t xml:space="preserve">May RM, Endler JA, McMurtrie RE. 1975 Gene frequency clines in the presence of selection opposed by gene flow. </w:t>
      </w:r>
      <w:r w:rsidRPr="00843EC4">
        <w:rPr>
          <w:rFonts w:ascii="Times New Roman" w:hAnsi="Times New Roman" w:cs="Times New Roman"/>
          <w:i/>
          <w:iCs/>
          <w:noProof/>
          <w:lang w:val="en-US"/>
        </w:rPr>
        <w:t>Am. Nat.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109</w:t>
      </w:r>
      <w:r w:rsidRPr="00843EC4">
        <w:rPr>
          <w:rFonts w:ascii="Times New Roman" w:hAnsi="Times New Roman" w:cs="Times New Roman"/>
          <w:noProof/>
          <w:lang w:val="en-US"/>
        </w:rPr>
        <w:t>, 659–676.</w:t>
      </w:r>
    </w:p>
    <w:p w14:paraId="1A534CD4" w14:textId="4E32BD5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6.</w:t>
      </w:r>
      <w:r w:rsidRPr="00843EC4">
        <w:rPr>
          <w:rFonts w:ascii="Times New Roman" w:hAnsi="Times New Roman" w:cs="Times New Roman"/>
          <w:noProof/>
          <w:lang w:val="en-US"/>
        </w:rPr>
        <w:tab/>
        <w:t xml:space="preserve">Wright S. 1943 Isolation by </w:t>
      </w:r>
      <w:r w:rsidR="00DD20C5">
        <w:rPr>
          <w:rFonts w:ascii="Times New Roman" w:hAnsi="Times New Roman" w:cs="Times New Roman"/>
          <w:noProof/>
          <w:lang w:val="en-US"/>
        </w:rPr>
        <w:t>d</w:t>
      </w:r>
      <w:r w:rsidRPr="00843EC4">
        <w:rPr>
          <w:rFonts w:ascii="Times New Roman" w:hAnsi="Times New Roman" w:cs="Times New Roman"/>
          <w:noProof/>
          <w:lang w:val="en-US"/>
        </w:rPr>
        <w:t xml:space="preserve">istance.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w:t>
      </w:r>
      <w:r w:rsidRPr="00843EC4">
        <w:rPr>
          <w:rFonts w:ascii="Times New Roman" w:hAnsi="Times New Roman" w:cs="Times New Roman"/>
          <w:noProof/>
          <w:lang w:val="en-US"/>
        </w:rPr>
        <w:t>, 114–138.</w:t>
      </w:r>
    </w:p>
    <w:p w14:paraId="08B72FC5" w14:textId="0B97A1A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7.</w:t>
      </w:r>
      <w:r w:rsidRPr="00843EC4">
        <w:rPr>
          <w:rFonts w:ascii="Times New Roman" w:hAnsi="Times New Roman" w:cs="Times New Roman"/>
          <w:noProof/>
          <w:lang w:val="en-US"/>
        </w:rPr>
        <w:tab/>
        <w:t>Vasemägi A. 2006 The adaptive hypothesis of clinal variation revisited:</w:t>
      </w:r>
      <w:r w:rsidR="00DD20C5">
        <w:rPr>
          <w:rFonts w:ascii="Times New Roman" w:hAnsi="Times New Roman" w:cs="Times New Roman"/>
          <w:noProof/>
          <w:lang w:val="en-US"/>
        </w:rPr>
        <w:t xml:space="preserve"> </w:t>
      </w:r>
      <w:r w:rsidRPr="00843EC4">
        <w:rPr>
          <w:rFonts w:ascii="Times New Roman" w:hAnsi="Times New Roman" w:cs="Times New Roman"/>
          <w:noProof/>
          <w:lang w:val="en-US"/>
        </w:rPr>
        <w:t xml:space="preserve">single-locus clines as a result of spatially restricted gene flow.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173</w:t>
      </w:r>
      <w:r w:rsidRPr="00843EC4">
        <w:rPr>
          <w:rFonts w:ascii="Times New Roman" w:hAnsi="Times New Roman" w:cs="Times New Roman"/>
          <w:noProof/>
          <w:lang w:val="en-US"/>
        </w:rPr>
        <w:t xml:space="preserve">, 2411–2414. </w:t>
      </w:r>
    </w:p>
    <w:p w14:paraId="76B0485E" w14:textId="69796FD5"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8.</w:t>
      </w:r>
      <w:r w:rsidRPr="00843EC4">
        <w:rPr>
          <w:rFonts w:ascii="Times New Roman" w:hAnsi="Times New Roman" w:cs="Times New Roman"/>
          <w:noProof/>
          <w:lang w:val="en-US"/>
        </w:rPr>
        <w:tab/>
        <w:t xml:space="preserve">Colautti RI, Lau JA. 2015 Contemporary evolution during invasion: </w:t>
      </w:r>
      <w:r w:rsidR="00DD20C5">
        <w:rPr>
          <w:rFonts w:ascii="Times New Roman" w:hAnsi="Times New Roman" w:cs="Times New Roman"/>
          <w:noProof/>
          <w:lang w:val="en-US"/>
        </w:rPr>
        <w:t>e</w:t>
      </w:r>
      <w:r w:rsidRPr="00843EC4">
        <w:rPr>
          <w:rFonts w:ascii="Times New Roman" w:hAnsi="Times New Roman" w:cs="Times New Roman"/>
          <w:noProof/>
          <w:lang w:val="en-US"/>
        </w:rPr>
        <w:t xml:space="preserve">vidence for differentiation, natural selection, and local adaptation.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24</w:t>
      </w:r>
      <w:r w:rsidRPr="00843EC4">
        <w:rPr>
          <w:rFonts w:ascii="Times New Roman" w:hAnsi="Times New Roman" w:cs="Times New Roman"/>
          <w:noProof/>
          <w:lang w:val="en-US"/>
        </w:rPr>
        <w:t xml:space="preserve">, 1999–2017. </w:t>
      </w:r>
    </w:p>
    <w:p w14:paraId="63D53A01" w14:textId="72C4380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9.</w:t>
      </w:r>
      <w:r w:rsidRPr="00843EC4">
        <w:rPr>
          <w:rFonts w:ascii="Times New Roman" w:hAnsi="Times New Roman" w:cs="Times New Roman"/>
          <w:noProof/>
          <w:lang w:val="en-US"/>
        </w:rPr>
        <w:tab/>
        <w:t xml:space="preserve">Keller SR, Sowell DR, Neiman M, Wolfe LM, Taylor DR. 2009 Adaptation and colonization history affect the evolution of clines in two introduced species. </w:t>
      </w:r>
      <w:r w:rsidRPr="00843EC4">
        <w:rPr>
          <w:rFonts w:ascii="Times New Roman" w:hAnsi="Times New Roman" w:cs="Times New Roman"/>
          <w:i/>
          <w:iCs/>
          <w:noProof/>
          <w:lang w:val="en-US"/>
        </w:rPr>
        <w:t>New Phytol.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183</w:t>
      </w:r>
      <w:r w:rsidRPr="00843EC4">
        <w:rPr>
          <w:rFonts w:ascii="Times New Roman" w:hAnsi="Times New Roman" w:cs="Times New Roman"/>
          <w:noProof/>
          <w:lang w:val="en-US"/>
        </w:rPr>
        <w:t>, 678–690.</w:t>
      </w:r>
    </w:p>
    <w:p w14:paraId="061F1BF2" w14:textId="6CA7970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10.</w:t>
      </w:r>
      <w:r w:rsidRPr="00843EC4">
        <w:rPr>
          <w:rFonts w:ascii="Times New Roman" w:hAnsi="Times New Roman" w:cs="Times New Roman"/>
          <w:noProof/>
          <w:lang w:val="en-US"/>
        </w:rPr>
        <w:tab/>
        <w:t xml:space="preserve">Samis KE, Murren CJ, Bossdorf O, Donohue K, Fenster CB, Malmberg RL, Purugganan MD, Stinchcombe JR. 2012 Longitudinal trends in climate drive flowering time clines in north american </w:t>
      </w:r>
      <w:r w:rsidRPr="00843EC4">
        <w:rPr>
          <w:rFonts w:ascii="Times New Roman" w:hAnsi="Times New Roman" w:cs="Times New Roman"/>
          <w:i/>
          <w:iCs/>
          <w:noProof/>
          <w:lang w:val="en-US"/>
        </w:rPr>
        <w:t>Arabidopsis thaliana</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Ecol. Evol.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w:t>
      </w:r>
      <w:r w:rsidRPr="00843EC4">
        <w:rPr>
          <w:rFonts w:ascii="Times New Roman" w:hAnsi="Times New Roman" w:cs="Times New Roman"/>
          <w:noProof/>
          <w:lang w:val="en-US"/>
        </w:rPr>
        <w:t>, 1162–1180.</w:t>
      </w:r>
    </w:p>
    <w:p w14:paraId="727FD5BF" w14:textId="715AC891"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11.</w:t>
      </w:r>
      <w:r w:rsidRPr="00843EC4">
        <w:rPr>
          <w:rFonts w:ascii="Times New Roman" w:hAnsi="Times New Roman" w:cs="Times New Roman"/>
          <w:noProof/>
          <w:lang w:val="en-US"/>
        </w:rPr>
        <w:tab/>
        <w:t xml:space="preserve">Barrett SCH, Morgan MT, Husband BC. 1989 The dissolution of a complex genetic polymorphism: the evolution of self-fertilization in tristylous </w:t>
      </w:r>
      <w:r w:rsidRPr="00BE5076">
        <w:rPr>
          <w:rFonts w:ascii="Times New Roman" w:hAnsi="Times New Roman" w:cs="Times New Roman"/>
          <w:i/>
          <w:noProof/>
          <w:lang w:val="en-US"/>
        </w:rPr>
        <w:t>Eichhornia paniculata</w:t>
      </w:r>
      <w:r w:rsidRPr="00843EC4">
        <w:rPr>
          <w:rFonts w:ascii="Times New Roman" w:hAnsi="Times New Roman" w:cs="Times New Roman"/>
          <w:noProof/>
          <w:lang w:val="en-US"/>
        </w:rPr>
        <w:t xml:space="preserve"> </w:t>
      </w:r>
      <w:r w:rsidRPr="00843EC4">
        <w:rPr>
          <w:rFonts w:ascii="Times New Roman" w:hAnsi="Times New Roman" w:cs="Times New Roman"/>
          <w:noProof/>
          <w:lang w:val="en-US"/>
        </w:rPr>
        <w:lastRenderedPageBreak/>
        <w:t xml:space="preserve">(Pontederiaceae). </w:t>
      </w:r>
      <w:r w:rsidRPr="00843EC4">
        <w:rPr>
          <w:rFonts w:ascii="Times New Roman" w:hAnsi="Times New Roman" w:cs="Times New Roman"/>
          <w:i/>
          <w:iCs/>
          <w:noProof/>
          <w:lang w:val="en-US"/>
        </w:rPr>
        <w:t xml:space="preserve">Evolution </w:t>
      </w:r>
      <w:r w:rsidRPr="00843EC4">
        <w:rPr>
          <w:rFonts w:ascii="Times New Roman" w:hAnsi="Times New Roman" w:cs="Times New Roman"/>
          <w:b/>
          <w:bCs/>
          <w:noProof/>
          <w:lang w:val="en-US"/>
        </w:rPr>
        <w:t>43</w:t>
      </w:r>
      <w:r w:rsidRPr="00843EC4">
        <w:rPr>
          <w:rFonts w:ascii="Times New Roman" w:hAnsi="Times New Roman" w:cs="Times New Roman"/>
          <w:noProof/>
          <w:lang w:val="en-US"/>
        </w:rPr>
        <w:t xml:space="preserve">, 1398–1416. </w:t>
      </w:r>
    </w:p>
    <w:p w14:paraId="2D38017D" w14:textId="42CD51B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12.</w:t>
      </w:r>
      <w:r w:rsidRPr="00843EC4">
        <w:rPr>
          <w:rFonts w:ascii="Times New Roman" w:hAnsi="Times New Roman" w:cs="Times New Roman"/>
          <w:noProof/>
          <w:lang w:val="en-US"/>
        </w:rPr>
        <w:tab/>
        <w:t xml:space="preserve">Barrett SCH, Ness RW, Vallejo-Marín M. 2009 Evolutionary pathways to self- fertilization in a tristylous plant species. </w:t>
      </w:r>
      <w:r w:rsidRPr="00843EC4">
        <w:rPr>
          <w:rFonts w:ascii="Times New Roman" w:hAnsi="Times New Roman" w:cs="Times New Roman"/>
          <w:i/>
          <w:iCs/>
          <w:noProof/>
          <w:lang w:val="en-US"/>
        </w:rPr>
        <w:t>New Phytol.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183</w:t>
      </w:r>
      <w:r w:rsidRPr="00843EC4">
        <w:rPr>
          <w:rFonts w:ascii="Times New Roman" w:hAnsi="Times New Roman" w:cs="Times New Roman"/>
          <w:noProof/>
          <w:lang w:val="en-US"/>
        </w:rPr>
        <w:t>, 546–556.</w:t>
      </w:r>
    </w:p>
    <w:p w14:paraId="589DF10D" w14:textId="763226D1"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13.</w:t>
      </w:r>
      <w:r w:rsidRPr="00843EC4">
        <w:rPr>
          <w:rFonts w:ascii="Times New Roman" w:hAnsi="Times New Roman" w:cs="Times New Roman"/>
          <w:noProof/>
          <w:lang w:val="en-US"/>
        </w:rPr>
        <w:tab/>
        <w:t xml:space="preserve">Husband BC, Barrett SCH. 1992 Genetic drift and the maintenance of the style length polymorphism in tristylous populations of </w:t>
      </w:r>
      <w:r w:rsidRPr="00843EC4">
        <w:rPr>
          <w:rFonts w:ascii="Times New Roman" w:hAnsi="Times New Roman" w:cs="Times New Roman"/>
          <w:i/>
          <w:iCs/>
          <w:noProof/>
          <w:lang w:val="en-US"/>
        </w:rPr>
        <w:t>Eichhornia paniculata</w:t>
      </w:r>
      <w:r w:rsidRPr="00843EC4">
        <w:rPr>
          <w:rFonts w:ascii="Times New Roman" w:hAnsi="Times New Roman" w:cs="Times New Roman"/>
          <w:noProof/>
          <w:lang w:val="en-US"/>
        </w:rPr>
        <w:t xml:space="preserve"> (Pontederiaceae). </w:t>
      </w:r>
      <w:r w:rsidRPr="00843EC4">
        <w:rPr>
          <w:rFonts w:ascii="Times New Roman" w:hAnsi="Times New Roman" w:cs="Times New Roman"/>
          <w:i/>
          <w:iCs/>
          <w:noProof/>
          <w:lang w:val="en-US"/>
        </w:rPr>
        <w:t xml:space="preserve">Heredity </w:t>
      </w:r>
      <w:r w:rsidRPr="00843EC4">
        <w:rPr>
          <w:rFonts w:ascii="Times New Roman" w:hAnsi="Times New Roman" w:cs="Times New Roman"/>
          <w:b/>
          <w:bCs/>
          <w:noProof/>
          <w:lang w:val="en-US"/>
        </w:rPr>
        <w:t>69</w:t>
      </w:r>
      <w:r w:rsidRPr="00843EC4">
        <w:rPr>
          <w:rFonts w:ascii="Times New Roman" w:hAnsi="Times New Roman" w:cs="Times New Roman"/>
          <w:noProof/>
          <w:lang w:val="en-US"/>
        </w:rPr>
        <w:t>, 440–449.</w:t>
      </w:r>
    </w:p>
    <w:p w14:paraId="3E3554FE" w14:textId="7D08222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14.</w:t>
      </w:r>
      <w:r w:rsidRPr="00843EC4">
        <w:rPr>
          <w:rFonts w:ascii="Times New Roman" w:hAnsi="Times New Roman" w:cs="Times New Roman"/>
          <w:noProof/>
          <w:lang w:val="en-US"/>
        </w:rPr>
        <w:tab/>
        <w:t xml:space="preserve">Yakub M, Tiffin P. 2016 Living in the city: urban environments shape the evolution of a native annual plant. </w:t>
      </w:r>
      <w:r w:rsidRPr="00843EC4">
        <w:rPr>
          <w:rFonts w:ascii="Times New Roman" w:hAnsi="Times New Roman" w:cs="Times New Roman"/>
          <w:i/>
          <w:iCs/>
          <w:noProof/>
          <w:lang w:val="en-US"/>
        </w:rPr>
        <w:t>Glob. Chang. Biol.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23</w:t>
      </w:r>
      <w:r w:rsidRPr="00843EC4">
        <w:rPr>
          <w:rFonts w:ascii="Times New Roman" w:hAnsi="Times New Roman" w:cs="Times New Roman"/>
          <w:noProof/>
          <w:lang w:val="en-US"/>
        </w:rPr>
        <w:t>, 2082–2089.</w:t>
      </w:r>
    </w:p>
    <w:p w14:paraId="1F0A62E0" w14:textId="4D5991E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15.</w:t>
      </w:r>
      <w:r w:rsidRPr="00843EC4">
        <w:rPr>
          <w:rFonts w:ascii="Times New Roman" w:hAnsi="Times New Roman" w:cs="Times New Roman"/>
          <w:noProof/>
          <w:lang w:val="en-US"/>
        </w:rPr>
        <w:tab/>
        <w:t xml:space="preserve">Reid NM </w:t>
      </w:r>
      <w:r w:rsidRPr="00843EC4">
        <w:rPr>
          <w:rFonts w:ascii="Times New Roman" w:hAnsi="Times New Roman" w:cs="Times New Roman"/>
          <w:i/>
          <w:iCs/>
          <w:noProof/>
          <w:lang w:val="en-US"/>
        </w:rPr>
        <w:t>et al.</w:t>
      </w:r>
      <w:r w:rsidRPr="00843EC4">
        <w:rPr>
          <w:rFonts w:ascii="Times New Roman" w:hAnsi="Times New Roman" w:cs="Times New Roman"/>
          <w:noProof/>
          <w:lang w:val="en-US"/>
        </w:rPr>
        <w:t xml:space="preserve"> 2016 The genomic landscape of rapid repeated evolutionary adaptation to toxic pollution in wild fish. </w:t>
      </w:r>
      <w:r w:rsidRPr="00843EC4">
        <w:rPr>
          <w:rFonts w:ascii="Times New Roman" w:hAnsi="Times New Roman" w:cs="Times New Roman"/>
          <w:i/>
          <w:iCs/>
          <w:noProof/>
          <w:lang w:val="en-US"/>
        </w:rPr>
        <w:t xml:space="preserve">Science </w:t>
      </w:r>
      <w:r w:rsidRPr="00843EC4">
        <w:rPr>
          <w:rFonts w:ascii="Times New Roman" w:hAnsi="Times New Roman" w:cs="Times New Roman"/>
          <w:b/>
          <w:bCs/>
          <w:noProof/>
          <w:lang w:val="en-US"/>
        </w:rPr>
        <w:t>354</w:t>
      </w:r>
      <w:r w:rsidRPr="00843EC4">
        <w:rPr>
          <w:rFonts w:ascii="Times New Roman" w:hAnsi="Times New Roman" w:cs="Times New Roman"/>
          <w:noProof/>
          <w:lang w:val="en-US"/>
        </w:rPr>
        <w:t>, 1305 LP-1308.</w:t>
      </w:r>
    </w:p>
    <w:p w14:paraId="6C7FF39A" w14:textId="5FA5947B"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16.</w:t>
      </w:r>
      <w:r w:rsidRPr="00843EC4">
        <w:rPr>
          <w:rFonts w:ascii="Times New Roman" w:hAnsi="Times New Roman" w:cs="Times New Roman"/>
          <w:noProof/>
          <w:lang w:val="en-US"/>
        </w:rPr>
        <w:tab/>
        <w:t xml:space="preserve">Winchell KM, Reynolds RG, Prado-Irwin SR, Puente-Rolón AR, Revell LJ. 2016 Phenotypic shifts in urban areas in the tropical lizard </w:t>
      </w:r>
      <w:r w:rsidRPr="00843EC4">
        <w:rPr>
          <w:rFonts w:ascii="Times New Roman" w:hAnsi="Times New Roman" w:cs="Times New Roman"/>
          <w:i/>
          <w:iCs/>
          <w:noProof/>
          <w:lang w:val="en-US"/>
        </w:rPr>
        <w:t>Anolis cristatellus</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Evolution</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70</w:t>
      </w:r>
      <w:r w:rsidRPr="00843EC4">
        <w:rPr>
          <w:rFonts w:ascii="Times New Roman" w:hAnsi="Times New Roman" w:cs="Times New Roman"/>
          <w:noProof/>
          <w:lang w:val="en-US"/>
        </w:rPr>
        <w:t>, 1009–1022.</w:t>
      </w:r>
    </w:p>
    <w:p w14:paraId="03B15F0C" w14:textId="5E115B3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17.</w:t>
      </w:r>
      <w:r w:rsidRPr="00843EC4">
        <w:rPr>
          <w:rFonts w:ascii="Times New Roman" w:hAnsi="Times New Roman" w:cs="Times New Roman"/>
          <w:noProof/>
          <w:lang w:val="en-US"/>
        </w:rPr>
        <w:tab/>
        <w:t xml:space="preserve">Mueller JC, Partecke J, Hatchwell BJ, Gaston KJ, Evans KL. 2013 Candidate gene polymorphisms for behavioural adaptations during urbanization in blackbirds.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22</w:t>
      </w:r>
      <w:r w:rsidRPr="00843EC4">
        <w:rPr>
          <w:rFonts w:ascii="Times New Roman" w:hAnsi="Times New Roman" w:cs="Times New Roman"/>
          <w:noProof/>
          <w:lang w:val="en-US"/>
        </w:rPr>
        <w:t>, 3629–3637.</w:t>
      </w:r>
    </w:p>
    <w:p w14:paraId="46980BD4"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18.</w:t>
      </w:r>
      <w:r w:rsidRPr="00843EC4">
        <w:rPr>
          <w:rFonts w:ascii="Times New Roman" w:hAnsi="Times New Roman" w:cs="Times New Roman"/>
          <w:noProof/>
          <w:lang w:val="en-US"/>
        </w:rPr>
        <w:tab/>
        <w:t xml:space="preserve">Diamond SE, Chick L, Perez A, Strickler SA, Martin RA. 2018 Parallel evolution of thermal limits and sub-lethal performance in acorn ants—a test across multiple cities.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p>
    <w:p w14:paraId="520A8DE5" w14:textId="569B214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19.</w:t>
      </w:r>
      <w:r w:rsidRPr="00843EC4">
        <w:rPr>
          <w:rFonts w:ascii="Times New Roman" w:hAnsi="Times New Roman" w:cs="Times New Roman"/>
          <w:noProof/>
          <w:lang w:val="en-US"/>
        </w:rPr>
        <w:tab/>
        <w:t xml:space="preserve">Barnes I, Duda A, Pybus OG, Thomas MG. 2011 Ancient urbanization predicts genetic resistance to tuberculosis. </w:t>
      </w:r>
      <w:r w:rsidRPr="00843EC4">
        <w:rPr>
          <w:rFonts w:ascii="Times New Roman" w:hAnsi="Times New Roman" w:cs="Times New Roman"/>
          <w:i/>
          <w:iCs/>
          <w:noProof/>
          <w:lang w:val="en-US"/>
        </w:rPr>
        <w:t>Evolution</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65</w:t>
      </w:r>
      <w:r w:rsidRPr="00843EC4">
        <w:rPr>
          <w:rFonts w:ascii="Times New Roman" w:hAnsi="Times New Roman" w:cs="Times New Roman"/>
          <w:noProof/>
          <w:lang w:val="en-US"/>
        </w:rPr>
        <w:t>, 842–848.</w:t>
      </w:r>
    </w:p>
    <w:p w14:paraId="79F267C6" w14:textId="1BC34133"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20.</w:t>
      </w:r>
      <w:r w:rsidRPr="00843EC4">
        <w:rPr>
          <w:rFonts w:ascii="Times New Roman" w:hAnsi="Times New Roman" w:cs="Times New Roman"/>
          <w:noProof/>
          <w:lang w:val="en-US"/>
        </w:rPr>
        <w:tab/>
        <w:t>Munshi-South J, Kharchenko K. 2010 Rapid, pervasive genetic differentiation of urban white-footed mouse (</w:t>
      </w:r>
      <w:r w:rsidRPr="00843EC4">
        <w:rPr>
          <w:rFonts w:ascii="Times New Roman" w:hAnsi="Times New Roman" w:cs="Times New Roman"/>
          <w:i/>
          <w:iCs/>
          <w:noProof/>
          <w:lang w:val="en-US"/>
        </w:rPr>
        <w:t>Peromyscus leucopus</w:t>
      </w:r>
      <w:r w:rsidRPr="00843EC4">
        <w:rPr>
          <w:rFonts w:ascii="Times New Roman" w:hAnsi="Times New Roman" w:cs="Times New Roman"/>
          <w:noProof/>
          <w:lang w:val="en-US"/>
        </w:rPr>
        <w:t xml:space="preserve">) populations in New York City.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19</w:t>
      </w:r>
      <w:r w:rsidRPr="00843EC4">
        <w:rPr>
          <w:rFonts w:ascii="Times New Roman" w:hAnsi="Times New Roman" w:cs="Times New Roman"/>
          <w:noProof/>
          <w:lang w:val="en-US"/>
        </w:rPr>
        <w:t xml:space="preserve">, 4242–4254. </w:t>
      </w:r>
    </w:p>
    <w:p w14:paraId="6384121C" w14:textId="2CA8F814"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21.</w:t>
      </w:r>
      <w:r w:rsidRPr="00843EC4">
        <w:rPr>
          <w:rFonts w:ascii="Times New Roman" w:hAnsi="Times New Roman" w:cs="Times New Roman"/>
          <w:noProof/>
          <w:lang w:val="en-US"/>
        </w:rPr>
        <w:tab/>
        <w:t xml:space="preserve">Munshi-South J, Zolnik CP, Harris SE. 2016 Population genomics of the Anthropocene: urbanization is negatively associated with genome-wide variation in white-footed mouse populations. </w:t>
      </w:r>
      <w:r w:rsidRPr="00843EC4">
        <w:rPr>
          <w:rFonts w:ascii="Times New Roman" w:hAnsi="Times New Roman" w:cs="Times New Roman"/>
          <w:i/>
          <w:iCs/>
          <w:noProof/>
          <w:lang w:val="en-US"/>
        </w:rPr>
        <w:t>Evol. Appl.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9</w:t>
      </w:r>
      <w:r w:rsidRPr="00843EC4">
        <w:rPr>
          <w:rFonts w:ascii="Times New Roman" w:hAnsi="Times New Roman" w:cs="Times New Roman"/>
          <w:noProof/>
          <w:lang w:val="en-US"/>
        </w:rPr>
        <w:t xml:space="preserve">, 546–564. </w:t>
      </w:r>
    </w:p>
    <w:p w14:paraId="5CB7ADB0" w14:textId="6941D3BB"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22.</w:t>
      </w:r>
      <w:r w:rsidRPr="00843EC4">
        <w:rPr>
          <w:rFonts w:ascii="Times New Roman" w:hAnsi="Times New Roman" w:cs="Times New Roman"/>
          <w:noProof/>
          <w:lang w:val="en-US"/>
        </w:rPr>
        <w:tab/>
        <w:t xml:space="preserve">Noël S, Ouellet M, Galois P, Lapointe FJ. 2007 Impact of urban fragmentation on the genetic structure of the eastern red-backed salamander. </w:t>
      </w:r>
      <w:r w:rsidRPr="00843EC4">
        <w:rPr>
          <w:rFonts w:ascii="Times New Roman" w:hAnsi="Times New Roman" w:cs="Times New Roman"/>
          <w:i/>
          <w:iCs/>
          <w:noProof/>
          <w:lang w:val="en-US"/>
        </w:rPr>
        <w:t>Conserv.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xml:space="preserve">, 599–606. </w:t>
      </w:r>
    </w:p>
    <w:p w14:paraId="0D8F19E6" w14:textId="1D649D2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23.</w:t>
      </w:r>
      <w:r w:rsidRPr="00843EC4">
        <w:rPr>
          <w:rFonts w:ascii="Times New Roman" w:hAnsi="Times New Roman" w:cs="Times New Roman"/>
          <w:noProof/>
          <w:lang w:val="en-US"/>
        </w:rPr>
        <w:tab/>
        <w:t xml:space="preserve">Thompson KA, Renaudin M, Johnson MTJ. 2016 Urbanization drives the evolution of parallel clines in plant populations.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283</w:t>
      </w:r>
      <w:r w:rsidRPr="00843EC4">
        <w:rPr>
          <w:rFonts w:ascii="Times New Roman" w:hAnsi="Times New Roman" w:cs="Times New Roman"/>
          <w:noProof/>
          <w:lang w:val="en-US"/>
        </w:rPr>
        <w:t xml:space="preserve">, 20162180. </w:t>
      </w:r>
    </w:p>
    <w:p w14:paraId="45E141AE" w14:textId="37EEA4E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lastRenderedPageBreak/>
        <w:t>24.</w:t>
      </w:r>
      <w:r w:rsidRPr="00843EC4">
        <w:rPr>
          <w:rFonts w:ascii="Times New Roman" w:hAnsi="Times New Roman" w:cs="Times New Roman"/>
          <w:noProof/>
          <w:lang w:val="en-US"/>
        </w:rPr>
        <w:tab/>
        <w:t xml:space="preserve">Alleaume-Benharira M, Pen IR, Ronce O. 2006 Geographical patterns of adaptation within a species’ range: interactions between drift and gene flow. </w:t>
      </w:r>
      <w:r w:rsidRPr="00843EC4">
        <w:rPr>
          <w:rFonts w:ascii="Times New Roman" w:hAnsi="Times New Roman" w:cs="Times New Roman"/>
          <w:i/>
          <w:iCs/>
          <w:noProof/>
          <w:lang w:val="en-US"/>
        </w:rPr>
        <w:t>J. Evol. Biol.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19</w:t>
      </w:r>
      <w:r w:rsidRPr="00843EC4">
        <w:rPr>
          <w:rFonts w:ascii="Times New Roman" w:hAnsi="Times New Roman" w:cs="Times New Roman"/>
          <w:noProof/>
          <w:lang w:val="en-US"/>
        </w:rPr>
        <w:t xml:space="preserve">, 203–215. </w:t>
      </w:r>
    </w:p>
    <w:p w14:paraId="6DA181BB" w14:textId="1B3B8BA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25.</w:t>
      </w:r>
      <w:r w:rsidRPr="00843EC4">
        <w:rPr>
          <w:rFonts w:ascii="Times New Roman" w:hAnsi="Times New Roman" w:cs="Times New Roman"/>
          <w:noProof/>
          <w:lang w:val="en-US"/>
        </w:rPr>
        <w:tab/>
        <w:t xml:space="preserve">Lewontin RC, Kojima K. 1960 The evolutionary dynamics of complex polymorphisms. </w:t>
      </w:r>
      <w:r w:rsidRPr="00843EC4">
        <w:rPr>
          <w:rFonts w:ascii="Times New Roman" w:hAnsi="Times New Roman" w:cs="Times New Roman"/>
          <w:i/>
          <w:iCs/>
          <w:noProof/>
          <w:lang w:val="en-US"/>
        </w:rPr>
        <w:t>Evolution</w:t>
      </w:r>
      <w:r w:rsidR="00DD20C5">
        <w:rPr>
          <w:rFonts w:ascii="Times New Roman" w:hAnsi="Times New Roman" w:cs="Times New Roman"/>
          <w:i/>
          <w:iCs/>
          <w:noProof/>
          <w:lang w:val="en-US"/>
        </w:rPr>
        <w:t xml:space="preserve"> </w:t>
      </w:r>
      <w:r w:rsidRPr="00843EC4">
        <w:rPr>
          <w:rFonts w:ascii="Times New Roman" w:hAnsi="Times New Roman" w:cs="Times New Roman"/>
          <w:b/>
          <w:bCs/>
          <w:noProof/>
          <w:lang w:val="en-US"/>
        </w:rPr>
        <w:t>14</w:t>
      </w:r>
      <w:r w:rsidRPr="00843EC4">
        <w:rPr>
          <w:rFonts w:ascii="Times New Roman" w:hAnsi="Times New Roman" w:cs="Times New Roman"/>
          <w:noProof/>
          <w:lang w:val="en-US"/>
        </w:rPr>
        <w:t xml:space="preserve">, 458–472. </w:t>
      </w:r>
    </w:p>
    <w:p w14:paraId="67FAD4BF" w14:textId="0EF38582"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26.</w:t>
      </w:r>
      <w:r w:rsidRPr="00843EC4">
        <w:rPr>
          <w:rFonts w:ascii="Times New Roman" w:hAnsi="Times New Roman" w:cs="Times New Roman"/>
          <w:noProof/>
          <w:lang w:val="en-US"/>
        </w:rPr>
        <w:tab/>
        <w:t>Johnson MTJ, Prashad C, Nelson A, Lavoignat M, Saini H. 2018 Contrasting the effects of natural selection, genetic drift and gene flow on urban evolution in white clover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p>
    <w:p w14:paraId="1CC0A04B" w14:textId="2F5578E3"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27.</w:t>
      </w:r>
      <w:r w:rsidRPr="00843EC4">
        <w:rPr>
          <w:rFonts w:ascii="Times New Roman" w:hAnsi="Times New Roman" w:cs="Times New Roman"/>
          <w:noProof/>
          <w:lang w:val="en-US"/>
        </w:rPr>
        <w:tab/>
        <w:t xml:space="preserve">Burdon JJ. 1983 Biological flora of the British Isles: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J.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71</w:t>
      </w:r>
      <w:r w:rsidRPr="00843EC4">
        <w:rPr>
          <w:rFonts w:ascii="Times New Roman" w:hAnsi="Times New Roman" w:cs="Times New Roman"/>
          <w:noProof/>
          <w:lang w:val="en-US"/>
        </w:rPr>
        <w:t xml:space="preserve">, 307–330. </w:t>
      </w:r>
    </w:p>
    <w:p w14:paraId="24D22F38"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28.</w:t>
      </w:r>
      <w:r w:rsidRPr="00843EC4">
        <w:rPr>
          <w:rFonts w:ascii="Times New Roman" w:hAnsi="Times New Roman" w:cs="Times New Roman"/>
          <w:noProof/>
          <w:lang w:val="en-US"/>
        </w:rPr>
        <w:tab/>
        <w:t xml:space="preserve">Felsenstein J. 1965 The effect of linkage on directional selection.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52</w:t>
      </w:r>
      <w:r w:rsidRPr="00843EC4">
        <w:rPr>
          <w:rFonts w:ascii="Times New Roman" w:hAnsi="Times New Roman" w:cs="Times New Roman"/>
          <w:noProof/>
          <w:lang w:val="en-US"/>
        </w:rPr>
        <w:t xml:space="preserve">, 349–363. </w:t>
      </w:r>
    </w:p>
    <w:p w14:paraId="6BC86ED7" w14:textId="7D0B59D4" w:rsidR="00BE5076" w:rsidRPr="00BE5076" w:rsidRDefault="00843EC4" w:rsidP="00BE5076">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29.</w:t>
      </w:r>
      <w:r w:rsidRPr="00843EC4">
        <w:rPr>
          <w:rFonts w:ascii="Times New Roman" w:hAnsi="Times New Roman" w:cs="Times New Roman"/>
          <w:noProof/>
          <w:lang w:val="en-US"/>
        </w:rPr>
        <w:tab/>
      </w:r>
      <w:r w:rsidR="00DD20C5">
        <w:rPr>
          <w:rFonts w:ascii="Times New Roman" w:hAnsi="Times New Roman" w:cs="Times New Roman"/>
          <w:noProof/>
          <w:lang w:val="en-US"/>
        </w:rPr>
        <w:t>R Core Team</w:t>
      </w:r>
      <w:r w:rsidRPr="00843EC4">
        <w:rPr>
          <w:rFonts w:ascii="Times New Roman" w:hAnsi="Times New Roman" w:cs="Times New Roman"/>
          <w:noProof/>
          <w:lang w:val="en-US"/>
        </w:rPr>
        <w:t xml:space="preserve">. 2017 R: A Language and Environment for Statistical Computing. </w:t>
      </w:r>
      <w:r w:rsidR="00BE5076" w:rsidRPr="00BE5076">
        <w:rPr>
          <w:rFonts w:ascii="Times New Roman" w:hAnsi="Times New Roman" w:cs="Times New Roman"/>
          <w:noProof/>
          <w:lang w:val="en-US"/>
        </w:rPr>
        <w:t>R</w:t>
      </w:r>
    </w:p>
    <w:p w14:paraId="2E6A463F" w14:textId="6B1F7F2B" w:rsidR="00843EC4" w:rsidRPr="00843EC4" w:rsidRDefault="00BE5076" w:rsidP="00BE5076">
      <w:pPr>
        <w:widowControl w:val="0"/>
        <w:autoSpaceDE w:val="0"/>
        <w:autoSpaceDN w:val="0"/>
        <w:adjustRightInd w:val="0"/>
        <w:spacing w:line="360" w:lineRule="auto"/>
        <w:ind w:left="640" w:hanging="640"/>
        <w:rPr>
          <w:rFonts w:ascii="Times New Roman" w:hAnsi="Times New Roman" w:cs="Times New Roman"/>
          <w:noProof/>
          <w:lang w:val="en-US"/>
        </w:rPr>
      </w:pPr>
      <w:r w:rsidRPr="00BE5076">
        <w:rPr>
          <w:rFonts w:ascii="Times New Roman" w:hAnsi="Times New Roman" w:cs="Times New Roman"/>
          <w:noProof/>
          <w:lang w:val="en-US"/>
        </w:rPr>
        <w:t xml:space="preserve">  </w:t>
      </w:r>
      <w:r>
        <w:rPr>
          <w:rFonts w:ascii="Times New Roman" w:hAnsi="Times New Roman" w:cs="Times New Roman"/>
          <w:noProof/>
          <w:lang w:val="en-US"/>
        </w:rPr>
        <w:tab/>
      </w:r>
      <w:r w:rsidRPr="00BE5076">
        <w:rPr>
          <w:rFonts w:ascii="Times New Roman" w:hAnsi="Times New Roman" w:cs="Times New Roman"/>
          <w:noProof/>
          <w:lang w:val="en-US"/>
        </w:rPr>
        <w:t>Foundation for Statistical Computing, Vienna, Austria. URL https://www.R-project.org/.</w:t>
      </w:r>
    </w:p>
    <w:p w14:paraId="3E159CA1" w14:textId="51AB132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30.</w:t>
      </w:r>
      <w:r w:rsidRPr="00843EC4">
        <w:rPr>
          <w:rFonts w:ascii="Times New Roman" w:hAnsi="Times New Roman" w:cs="Times New Roman"/>
          <w:noProof/>
          <w:lang w:val="en-US"/>
        </w:rPr>
        <w:tab/>
        <w:t xml:space="preserve">Daday H. 1958 Gene frequencies in wild populations of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III. World distribution. </w:t>
      </w:r>
      <w:r w:rsidRPr="00843EC4">
        <w:rPr>
          <w:rFonts w:ascii="Times New Roman" w:hAnsi="Times New Roman" w:cs="Times New Roman"/>
          <w:i/>
          <w:iCs/>
          <w:noProof/>
          <w:lang w:val="en-US"/>
        </w:rPr>
        <w:t>Heredity</w:t>
      </w:r>
      <w:r w:rsidR="00BE5076">
        <w:rPr>
          <w:rFonts w:ascii="Times New Roman" w:hAnsi="Times New Roman" w:cs="Times New Roman"/>
          <w:i/>
          <w:iCs/>
          <w:noProof/>
          <w:lang w:val="en-US"/>
        </w:rPr>
        <w:t xml:space="preserve"> </w:t>
      </w:r>
      <w:r w:rsidRPr="00843EC4">
        <w:rPr>
          <w:rFonts w:ascii="Times New Roman" w:hAnsi="Times New Roman" w:cs="Times New Roman"/>
          <w:b/>
          <w:bCs/>
          <w:noProof/>
          <w:lang w:val="en-US"/>
        </w:rPr>
        <w:t>12</w:t>
      </w:r>
      <w:r w:rsidRPr="00843EC4">
        <w:rPr>
          <w:rFonts w:ascii="Times New Roman" w:hAnsi="Times New Roman" w:cs="Times New Roman"/>
          <w:noProof/>
          <w:lang w:val="en-US"/>
        </w:rPr>
        <w:t>, 169–184.</w:t>
      </w:r>
    </w:p>
    <w:p w14:paraId="5E2699BD" w14:textId="71A40705"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31.</w:t>
      </w:r>
      <w:r w:rsidRPr="00843EC4">
        <w:rPr>
          <w:rFonts w:ascii="Times New Roman" w:hAnsi="Times New Roman" w:cs="Times New Roman"/>
          <w:noProof/>
          <w:lang w:val="en-US"/>
        </w:rPr>
        <w:tab/>
        <w:t xml:space="preserve">Daday H. 1954 Gene frequencies in wild populations of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I. Distribution by latitude.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xml:space="preserve">, 61–78. </w:t>
      </w:r>
    </w:p>
    <w:p w14:paraId="09E4CBEB" w14:textId="06108A1A"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32.</w:t>
      </w:r>
      <w:r w:rsidRPr="00843EC4">
        <w:rPr>
          <w:rFonts w:ascii="Times New Roman" w:hAnsi="Times New Roman" w:cs="Times New Roman"/>
          <w:noProof/>
          <w:lang w:val="en-US"/>
        </w:rPr>
        <w:tab/>
        <w:t xml:space="preserve">Daday H. 1954 Gene frequencies in wild populations of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II. Distribution by altitude.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xml:space="preserve">, 377–384. </w:t>
      </w:r>
    </w:p>
    <w:p w14:paraId="296FAB32" w14:textId="76CEFD52"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33.</w:t>
      </w:r>
      <w:r w:rsidRPr="00843EC4">
        <w:rPr>
          <w:rFonts w:ascii="Times New Roman" w:hAnsi="Times New Roman" w:cs="Times New Roman"/>
          <w:noProof/>
          <w:lang w:val="en-US"/>
        </w:rPr>
        <w:tab/>
        <w:t>de Araújo AM. 1976 The relationship between altitude and cyanogenesis in white clover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37</w:t>
      </w:r>
      <w:r w:rsidRPr="00843EC4">
        <w:rPr>
          <w:rFonts w:ascii="Times New Roman" w:hAnsi="Times New Roman" w:cs="Times New Roman"/>
          <w:noProof/>
          <w:lang w:val="en-US"/>
        </w:rPr>
        <w:t xml:space="preserve">, 291–293. </w:t>
      </w:r>
    </w:p>
    <w:p w14:paraId="3C07792D" w14:textId="522F033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34.</w:t>
      </w:r>
      <w:r w:rsidRPr="00843EC4">
        <w:rPr>
          <w:rFonts w:ascii="Times New Roman" w:hAnsi="Times New Roman" w:cs="Times New Roman"/>
          <w:noProof/>
          <w:lang w:val="en-US"/>
        </w:rPr>
        <w:tab/>
        <w:t xml:space="preserve">Ganders FR. 1990 Altitudinal clines for cyanogenesis in introduced populations of white clover. </w:t>
      </w:r>
      <w:r w:rsidRPr="00843EC4">
        <w:rPr>
          <w:rFonts w:ascii="Times New Roman" w:hAnsi="Times New Roman" w:cs="Times New Roman"/>
          <w:i/>
          <w:iCs/>
          <w:noProof/>
          <w:lang w:val="en-US"/>
        </w:rPr>
        <w:t xml:space="preserve">Heredity </w:t>
      </w:r>
      <w:r w:rsidRPr="00843EC4">
        <w:rPr>
          <w:rFonts w:ascii="Times New Roman" w:hAnsi="Times New Roman" w:cs="Times New Roman"/>
          <w:b/>
          <w:bCs/>
          <w:noProof/>
          <w:lang w:val="en-US"/>
        </w:rPr>
        <w:t>64</w:t>
      </w:r>
      <w:r w:rsidRPr="00843EC4">
        <w:rPr>
          <w:rFonts w:ascii="Times New Roman" w:hAnsi="Times New Roman" w:cs="Times New Roman"/>
          <w:noProof/>
          <w:lang w:val="en-US"/>
        </w:rPr>
        <w:t>, 387–390.</w:t>
      </w:r>
    </w:p>
    <w:p w14:paraId="05C08F4A" w14:textId="709B5DA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35.</w:t>
      </w:r>
      <w:r w:rsidRPr="00843EC4">
        <w:rPr>
          <w:rFonts w:ascii="Times New Roman" w:hAnsi="Times New Roman" w:cs="Times New Roman"/>
          <w:noProof/>
          <w:lang w:val="en-US"/>
        </w:rPr>
        <w:tab/>
        <w:t>Kooyers NJ, Olsen KM. 2012 Rapid evolution of an adaptive cyanogenesis cline in introduced North American white clover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21</w:t>
      </w:r>
      <w:r w:rsidRPr="00843EC4">
        <w:rPr>
          <w:rFonts w:ascii="Times New Roman" w:hAnsi="Times New Roman" w:cs="Times New Roman"/>
          <w:noProof/>
          <w:lang w:val="en-US"/>
        </w:rPr>
        <w:t xml:space="preserve">, 2455–2468. </w:t>
      </w:r>
    </w:p>
    <w:p w14:paraId="4745B87D" w14:textId="4231E44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36.</w:t>
      </w:r>
      <w:r w:rsidRPr="00843EC4">
        <w:rPr>
          <w:rFonts w:ascii="Times New Roman" w:hAnsi="Times New Roman" w:cs="Times New Roman"/>
          <w:noProof/>
          <w:lang w:val="en-US"/>
        </w:rPr>
        <w:tab/>
        <w:t>Kooyers NJ, Olsen KM. 2013 Searching for the bull’s eye: agents and targets of selection vary among geographically disparate cyanogenesis clines in white clover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111</w:t>
      </w:r>
      <w:r w:rsidRPr="00843EC4">
        <w:rPr>
          <w:rFonts w:ascii="Times New Roman" w:hAnsi="Times New Roman" w:cs="Times New Roman"/>
          <w:noProof/>
          <w:lang w:val="en-US"/>
        </w:rPr>
        <w:t xml:space="preserve">, 495–504. </w:t>
      </w:r>
    </w:p>
    <w:p w14:paraId="58C36C80" w14:textId="0F103DA9"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37.</w:t>
      </w:r>
      <w:r w:rsidRPr="00843EC4">
        <w:rPr>
          <w:rFonts w:ascii="Times New Roman" w:hAnsi="Times New Roman" w:cs="Times New Roman"/>
          <w:noProof/>
          <w:lang w:val="en-US"/>
        </w:rPr>
        <w:tab/>
        <w:t>Kooyers NJ, Gage LR, Al-Lozi A, Olsen KM. 2014 Aridity shapes cyanogenesis cline evolution in white clover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23</w:t>
      </w:r>
      <w:r w:rsidRPr="00843EC4">
        <w:rPr>
          <w:rFonts w:ascii="Times New Roman" w:hAnsi="Times New Roman" w:cs="Times New Roman"/>
          <w:noProof/>
          <w:lang w:val="en-US"/>
        </w:rPr>
        <w:t xml:space="preserve">, 1053–1070. </w:t>
      </w:r>
    </w:p>
    <w:p w14:paraId="5C264337" w14:textId="7D1A2E25"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38.</w:t>
      </w:r>
      <w:r w:rsidRPr="00843EC4">
        <w:rPr>
          <w:rFonts w:ascii="Times New Roman" w:hAnsi="Times New Roman" w:cs="Times New Roman"/>
          <w:noProof/>
          <w:lang w:val="en-US"/>
        </w:rPr>
        <w:tab/>
        <w:t xml:space="preserve">Kakes P. 1989 An analysis of the costs and benefits of the cyanogenic system in </w:t>
      </w:r>
      <w:r w:rsidRPr="00BE5076">
        <w:rPr>
          <w:rFonts w:ascii="Times New Roman" w:hAnsi="Times New Roman" w:cs="Times New Roman"/>
          <w:i/>
          <w:noProof/>
          <w:lang w:val="en-US"/>
        </w:rPr>
        <w:t xml:space="preserve">Trifolium </w:t>
      </w:r>
      <w:r w:rsidRPr="00BE5076">
        <w:rPr>
          <w:rFonts w:ascii="Times New Roman" w:hAnsi="Times New Roman" w:cs="Times New Roman"/>
          <w:i/>
          <w:noProof/>
          <w:lang w:val="en-US"/>
        </w:rPr>
        <w:lastRenderedPageBreak/>
        <w:t>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Theor. Appl.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77</w:t>
      </w:r>
      <w:r w:rsidRPr="00843EC4">
        <w:rPr>
          <w:rFonts w:ascii="Times New Roman" w:hAnsi="Times New Roman" w:cs="Times New Roman"/>
          <w:noProof/>
          <w:lang w:val="en-US"/>
        </w:rPr>
        <w:t>, 111–118.</w:t>
      </w:r>
    </w:p>
    <w:p w14:paraId="42ED7138" w14:textId="5A0B0E3C"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39.</w:t>
      </w:r>
      <w:r w:rsidRPr="00843EC4">
        <w:rPr>
          <w:rFonts w:ascii="Times New Roman" w:hAnsi="Times New Roman" w:cs="Times New Roman"/>
          <w:noProof/>
          <w:lang w:val="en-US"/>
        </w:rPr>
        <w:tab/>
        <w:t xml:space="preserve">Daday H. 1965 Gene frequencies in wild populations of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IV. Mechanism of natural selection.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20</w:t>
      </w:r>
      <w:r w:rsidRPr="00843EC4">
        <w:rPr>
          <w:rFonts w:ascii="Times New Roman" w:hAnsi="Times New Roman" w:cs="Times New Roman"/>
          <w:noProof/>
          <w:lang w:val="en-US"/>
        </w:rPr>
        <w:t xml:space="preserve">, 355–365. </w:t>
      </w:r>
    </w:p>
    <w:p w14:paraId="2A1D3BD3" w14:textId="3831C91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40.</w:t>
      </w:r>
      <w:r w:rsidRPr="00843EC4">
        <w:rPr>
          <w:rFonts w:ascii="Times New Roman" w:hAnsi="Times New Roman" w:cs="Times New Roman"/>
          <w:noProof/>
          <w:lang w:val="en-US"/>
        </w:rPr>
        <w:tab/>
        <w:t xml:space="preserve">Huey RB, Gilchrist GW, Carlson ML, Berrigan D, Serra L. 2000 Rapid evolution of a geographic cline in size in an introduced fly. </w:t>
      </w:r>
      <w:r w:rsidRPr="00843EC4">
        <w:rPr>
          <w:rFonts w:ascii="Times New Roman" w:hAnsi="Times New Roman" w:cs="Times New Roman"/>
          <w:i/>
          <w:iCs/>
          <w:noProof/>
          <w:lang w:val="en-US"/>
        </w:rPr>
        <w:t>Science</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287</w:t>
      </w:r>
      <w:r w:rsidRPr="00843EC4">
        <w:rPr>
          <w:rFonts w:ascii="Times New Roman" w:hAnsi="Times New Roman" w:cs="Times New Roman"/>
          <w:noProof/>
          <w:lang w:val="en-US"/>
        </w:rPr>
        <w:t xml:space="preserve">, 308–309. </w:t>
      </w:r>
    </w:p>
    <w:p w14:paraId="3E8CD642" w14:textId="68FD5C9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41.</w:t>
      </w:r>
      <w:r w:rsidRPr="00843EC4">
        <w:rPr>
          <w:rFonts w:ascii="Times New Roman" w:hAnsi="Times New Roman" w:cs="Times New Roman"/>
          <w:noProof/>
          <w:lang w:val="en-US"/>
        </w:rPr>
        <w:tab/>
        <w:t xml:space="preserve">Campitelli BE, Stinchcombe JR. 2013 Natural selection maintains a single-locus leaf shape cline in Ivyleaf morning glory, </w:t>
      </w:r>
      <w:r w:rsidRPr="00843EC4">
        <w:rPr>
          <w:rFonts w:ascii="Times New Roman" w:hAnsi="Times New Roman" w:cs="Times New Roman"/>
          <w:i/>
          <w:iCs/>
          <w:noProof/>
          <w:lang w:val="en-US"/>
        </w:rPr>
        <w:t>Ipomoea hederacea</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22</w:t>
      </w:r>
      <w:r w:rsidRPr="00843EC4">
        <w:rPr>
          <w:rFonts w:ascii="Times New Roman" w:hAnsi="Times New Roman" w:cs="Times New Roman"/>
          <w:noProof/>
          <w:lang w:val="en-US"/>
        </w:rPr>
        <w:t xml:space="preserve">, 552–564. </w:t>
      </w:r>
    </w:p>
    <w:p w14:paraId="3C047C31" w14:textId="1A522F6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42.</w:t>
      </w:r>
      <w:r w:rsidRPr="00843EC4">
        <w:rPr>
          <w:rFonts w:ascii="Times New Roman" w:hAnsi="Times New Roman" w:cs="Times New Roman"/>
          <w:noProof/>
          <w:lang w:val="en-US"/>
        </w:rPr>
        <w:tab/>
        <w:t xml:space="preserve">Clausen J, Keck D, Hiesey W. 1948 </w:t>
      </w:r>
      <w:r w:rsidRPr="00BE5076">
        <w:rPr>
          <w:rFonts w:ascii="Times New Roman" w:hAnsi="Times New Roman" w:cs="Times New Roman"/>
          <w:iCs/>
          <w:noProof/>
          <w:lang w:val="en-US"/>
        </w:rPr>
        <w:t>Experimental studies on the nature of species. III. Environmental responses of climatic races of</w:t>
      </w:r>
      <w:r w:rsidRPr="00843EC4">
        <w:rPr>
          <w:rFonts w:ascii="Times New Roman" w:hAnsi="Times New Roman" w:cs="Times New Roman"/>
          <w:i/>
          <w:iCs/>
          <w:noProof/>
          <w:lang w:val="en-US"/>
        </w:rPr>
        <w:t xml:space="preserve"> Achillea</w:t>
      </w:r>
      <w:r w:rsidRPr="00843EC4">
        <w:rPr>
          <w:rFonts w:ascii="Times New Roman" w:hAnsi="Times New Roman" w:cs="Times New Roman"/>
          <w:noProof/>
          <w:lang w:val="en-US"/>
        </w:rPr>
        <w:t xml:space="preserve">. Washington, DC: Carnegie Institution of Washington. </w:t>
      </w:r>
    </w:p>
    <w:p w14:paraId="131D31F4" w14:textId="59F45EC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43.</w:t>
      </w:r>
      <w:r w:rsidRPr="00843EC4">
        <w:rPr>
          <w:rFonts w:ascii="Times New Roman" w:hAnsi="Times New Roman" w:cs="Times New Roman"/>
          <w:noProof/>
          <w:lang w:val="en-US"/>
        </w:rPr>
        <w:tab/>
        <w:t xml:space="preserve">Eckert CG, Samis KE, Lougheed SC. 2008 Genetic variation across species’ geographical ranges: </w:t>
      </w:r>
      <w:r w:rsidR="00BE5076">
        <w:rPr>
          <w:rFonts w:ascii="Times New Roman" w:hAnsi="Times New Roman" w:cs="Times New Roman"/>
          <w:noProof/>
          <w:lang w:val="en-US"/>
        </w:rPr>
        <w:t>t</w:t>
      </w:r>
      <w:r w:rsidRPr="00843EC4">
        <w:rPr>
          <w:rFonts w:ascii="Times New Roman" w:hAnsi="Times New Roman" w:cs="Times New Roman"/>
          <w:noProof/>
          <w:lang w:val="en-US"/>
        </w:rPr>
        <w:t xml:space="preserve">he central-marginal hypothesis and beyond.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17</w:t>
      </w:r>
      <w:r w:rsidRPr="00843EC4">
        <w:rPr>
          <w:rFonts w:ascii="Times New Roman" w:hAnsi="Times New Roman" w:cs="Times New Roman"/>
          <w:noProof/>
          <w:lang w:val="en-US"/>
        </w:rPr>
        <w:t xml:space="preserve">, 1170–1188. </w:t>
      </w:r>
    </w:p>
    <w:p w14:paraId="6212226C" w14:textId="19004674"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44.</w:t>
      </w:r>
      <w:r w:rsidRPr="00843EC4">
        <w:rPr>
          <w:rFonts w:ascii="Times New Roman" w:hAnsi="Times New Roman" w:cs="Times New Roman"/>
          <w:noProof/>
          <w:lang w:val="en-US"/>
        </w:rPr>
        <w:tab/>
        <w:t xml:space="preserve">Johnson MTJ, Munshi-South J. 2017 Evolution of life in urban environments. </w:t>
      </w:r>
      <w:r w:rsidRPr="00843EC4">
        <w:rPr>
          <w:rFonts w:ascii="Times New Roman" w:hAnsi="Times New Roman" w:cs="Times New Roman"/>
          <w:i/>
          <w:iCs/>
          <w:noProof/>
          <w:lang w:val="en-US"/>
        </w:rPr>
        <w:t xml:space="preserve">Science </w:t>
      </w:r>
      <w:r w:rsidR="00BE5076">
        <w:rPr>
          <w:rFonts w:ascii="Times New Roman" w:hAnsi="Times New Roman" w:cs="Times New Roman"/>
          <w:b/>
          <w:iCs/>
          <w:noProof/>
          <w:lang w:val="en-US"/>
        </w:rPr>
        <w:t xml:space="preserve">358, </w:t>
      </w:r>
      <w:r w:rsidR="00BE5076" w:rsidRPr="00BE5076">
        <w:rPr>
          <w:rFonts w:ascii="Times New Roman" w:hAnsi="Times New Roman" w:cs="Times New Roman"/>
          <w:iCs/>
          <w:noProof/>
          <w:lang w:val="en-US"/>
        </w:rPr>
        <w:t>eeam</w:t>
      </w:r>
      <w:r w:rsidRPr="00BE5076">
        <w:rPr>
          <w:rFonts w:ascii="Times New Roman" w:hAnsi="Times New Roman" w:cs="Times New Roman"/>
          <w:bCs/>
          <w:noProof/>
          <w:lang w:val="en-US"/>
        </w:rPr>
        <w:t>8327</w:t>
      </w:r>
      <w:r w:rsidRPr="00843EC4">
        <w:rPr>
          <w:rFonts w:ascii="Times New Roman" w:hAnsi="Times New Roman" w:cs="Times New Roman"/>
          <w:noProof/>
          <w:lang w:val="en-US"/>
        </w:rPr>
        <w:t xml:space="preserve">. </w:t>
      </w:r>
    </w:p>
    <w:p w14:paraId="6CBF7FB2" w14:textId="3A9B7EAC"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45.</w:t>
      </w:r>
      <w:r w:rsidRPr="00843EC4">
        <w:rPr>
          <w:rFonts w:ascii="Times New Roman" w:hAnsi="Times New Roman" w:cs="Times New Roman"/>
          <w:noProof/>
          <w:lang w:val="en-US"/>
        </w:rPr>
        <w:tab/>
        <w:t xml:space="preserve">Lourenço A, Álvarez D, Wang IJ, Velo-Antón G. 2017 Trapped within the city: integrating demography, time since isolation and population-specific traits to assess the genetic effects of urbanization.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26</w:t>
      </w:r>
      <w:r w:rsidRPr="00843EC4">
        <w:rPr>
          <w:rFonts w:ascii="Times New Roman" w:hAnsi="Times New Roman" w:cs="Times New Roman"/>
          <w:noProof/>
          <w:lang w:val="en-US"/>
        </w:rPr>
        <w:t>, 1498–1514.</w:t>
      </w:r>
    </w:p>
    <w:p w14:paraId="0992B02D" w14:textId="7A575E9A"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46.</w:t>
      </w:r>
      <w:r w:rsidRPr="00843EC4">
        <w:rPr>
          <w:rFonts w:ascii="Times New Roman" w:hAnsi="Times New Roman" w:cs="Times New Roman"/>
          <w:noProof/>
          <w:lang w:val="en-US"/>
        </w:rPr>
        <w:tab/>
        <w:t>Munshi-South J. 2012 Urban landscape genetics: Canopy cover predicts gene flow between white-footed mouse (</w:t>
      </w:r>
      <w:r w:rsidRPr="00843EC4">
        <w:rPr>
          <w:rFonts w:ascii="Times New Roman" w:hAnsi="Times New Roman" w:cs="Times New Roman"/>
          <w:i/>
          <w:iCs/>
          <w:noProof/>
          <w:lang w:val="en-US"/>
        </w:rPr>
        <w:t>Peromyscus leucopus</w:t>
      </w:r>
      <w:r w:rsidRPr="00843EC4">
        <w:rPr>
          <w:rFonts w:ascii="Times New Roman" w:hAnsi="Times New Roman" w:cs="Times New Roman"/>
          <w:noProof/>
          <w:lang w:val="en-US"/>
        </w:rPr>
        <w:t xml:space="preserve">) populations in New York City.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21</w:t>
      </w:r>
      <w:r w:rsidRPr="00843EC4">
        <w:rPr>
          <w:rFonts w:ascii="Times New Roman" w:hAnsi="Times New Roman" w:cs="Times New Roman"/>
          <w:noProof/>
          <w:lang w:val="en-US"/>
        </w:rPr>
        <w:t xml:space="preserve">, 1360–1378. </w:t>
      </w:r>
    </w:p>
    <w:p w14:paraId="5B7D6006" w14:textId="04D53D2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47.</w:t>
      </w:r>
      <w:r w:rsidRPr="00843EC4">
        <w:rPr>
          <w:rFonts w:ascii="Times New Roman" w:hAnsi="Times New Roman" w:cs="Times New Roman"/>
          <w:noProof/>
          <w:lang w:val="en-US"/>
        </w:rPr>
        <w:tab/>
        <w:t xml:space="preserve">McKinney ML. 2006 Urbanization as a major cause of biotic homogenization. </w:t>
      </w:r>
      <w:r w:rsidRPr="00843EC4">
        <w:rPr>
          <w:rFonts w:ascii="Times New Roman" w:hAnsi="Times New Roman" w:cs="Times New Roman"/>
          <w:i/>
          <w:iCs/>
          <w:noProof/>
          <w:lang w:val="en-US"/>
        </w:rPr>
        <w:t>Biol. Conserv.</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127</w:t>
      </w:r>
      <w:r w:rsidRPr="00843EC4">
        <w:rPr>
          <w:rFonts w:ascii="Times New Roman" w:hAnsi="Times New Roman" w:cs="Times New Roman"/>
          <w:noProof/>
          <w:lang w:val="en-US"/>
        </w:rPr>
        <w:t xml:space="preserve">, 247–260. </w:t>
      </w:r>
    </w:p>
    <w:p w14:paraId="73D9B06D" w14:textId="2B4A005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48.</w:t>
      </w:r>
      <w:r w:rsidRPr="00843EC4">
        <w:rPr>
          <w:rFonts w:ascii="Times New Roman" w:hAnsi="Times New Roman" w:cs="Times New Roman"/>
          <w:noProof/>
          <w:lang w:val="en-US"/>
        </w:rPr>
        <w:tab/>
        <w:t xml:space="preserve">Slatkin M. 1987 Gene flow and the geographic structure of natural populations. </w:t>
      </w:r>
      <w:r w:rsidRPr="00843EC4">
        <w:rPr>
          <w:rFonts w:ascii="Times New Roman" w:hAnsi="Times New Roman" w:cs="Times New Roman"/>
          <w:i/>
          <w:iCs/>
          <w:noProof/>
          <w:lang w:val="en-US"/>
        </w:rPr>
        <w:t xml:space="preserve">Science </w:t>
      </w:r>
      <w:r w:rsidRPr="00843EC4">
        <w:rPr>
          <w:rFonts w:ascii="Times New Roman" w:hAnsi="Times New Roman" w:cs="Times New Roman"/>
          <w:b/>
          <w:bCs/>
          <w:noProof/>
          <w:lang w:val="en-US"/>
        </w:rPr>
        <w:t>236</w:t>
      </w:r>
      <w:r w:rsidRPr="00843EC4">
        <w:rPr>
          <w:rFonts w:ascii="Times New Roman" w:hAnsi="Times New Roman" w:cs="Times New Roman"/>
          <w:noProof/>
          <w:lang w:val="en-US"/>
        </w:rPr>
        <w:t xml:space="preserve">, 787–792. </w:t>
      </w:r>
    </w:p>
    <w:p w14:paraId="0152352C" w14:textId="6FE5FDC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rPr>
      </w:pPr>
      <w:r w:rsidRPr="00843EC4">
        <w:rPr>
          <w:rFonts w:ascii="Times New Roman" w:hAnsi="Times New Roman" w:cs="Times New Roman"/>
          <w:noProof/>
          <w:lang w:val="en-US"/>
        </w:rPr>
        <w:t>49.</w:t>
      </w:r>
      <w:r w:rsidRPr="00843EC4">
        <w:rPr>
          <w:rFonts w:ascii="Times New Roman" w:hAnsi="Times New Roman" w:cs="Times New Roman"/>
          <w:noProof/>
          <w:lang w:val="en-US"/>
        </w:rPr>
        <w:tab/>
        <w:t xml:space="preserve">Sackton TB, Hartl DL. 2016 Genotypic context and epistasis in individuals and populations. </w:t>
      </w:r>
      <w:r w:rsidRPr="00843EC4">
        <w:rPr>
          <w:rFonts w:ascii="Times New Roman" w:hAnsi="Times New Roman" w:cs="Times New Roman"/>
          <w:i/>
          <w:iCs/>
          <w:noProof/>
          <w:lang w:val="en-US"/>
        </w:rPr>
        <w:t>Cell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166</w:t>
      </w:r>
      <w:r w:rsidRPr="00843EC4">
        <w:rPr>
          <w:rFonts w:ascii="Times New Roman" w:hAnsi="Times New Roman" w:cs="Times New Roman"/>
          <w:noProof/>
          <w:lang w:val="en-US"/>
        </w:rPr>
        <w:t>, 279–287.</w:t>
      </w:r>
    </w:p>
    <w:p w14:paraId="0AA76BE7" w14:textId="0D240417" w:rsidR="00695730" w:rsidRPr="00353D38" w:rsidRDefault="000A63E6" w:rsidP="00843EC4">
      <w:pPr>
        <w:widowControl w:val="0"/>
        <w:autoSpaceDE w:val="0"/>
        <w:autoSpaceDN w:val="0"/>
        <w:adjustRightInd w:val="0"/>
        <w:spacing w:line="360" w:lineRule="auto"/>
        <w:ind w:left="640" w:hanging="640"/>
        <w:rPr>
          <w:rFonts w:ascii="Times New Roman" w:hAnsi="Times New Roman" w:cs="Times New Roman"/>
        </w:rPr>
        <w:sectPr w:rsidR="00695730" w:rsidRPr="00353D38" w:rsidSect="00054EE3">
          <w:footerReference w:type="even" r:id="rId14"/>
          <w:footerReference w:type="default" r:id="rId15"/>
          <w:pgSz w:w="12240" w:h="15840"/>
          <w:pgMar w:top="1440" w:right="1440" w:bottom="1440" w:left="1440" w:header="708" w:footer="708" w:gutter="0"/>
          <w:lnNumType w:countBy="1" w:restart="continuous"/>
          <w:cols w:space="708"/>
          <w:docGrid w:linePitch="360"/>
        </w:sectPr>
      </w:pPr>
      <w:r>
        <w:rPr>
          <w:rFonts w:ascii="Times New Roman" w:hAnsi="Times New Roman" w:cs="Times New Roman"/>
        </w:rPr>
        <w:fldChar w:fldCharType="end"/>
      </w:r>
    </w:p>
    <w:p w14:paraId="67FD3429" w14:textId="25E601D9" w:rsidR="001D4BD2" w:rsidRDefault="001D4BD2" w:rsidP="001D4BD2">
      <w:pPr>
        <w:rPr>
          <w:rFonts w:ascii="Times New Roman" w:hAnsi="Times New Roman" w:cs="Times New Roman"/>
          <w:b/>
        </w:rPr>
      </w:pPr>
      <w:r>
        <w:rPr>
          <w:rFonts w:ascii="Times New Roman" w:hAnsi="Times New Roman" w:cs="Times New Roman"/>
          <w:b/>
        </w:rPr>
        <w:lastRenderedPageBreak/>
        <w:t>Figure captions</w:t>
      </w:r>
    </w:p>
    <w:p w14:paraId="53E32BE6" w14:textId="28BBDDFA" w:rsidR="005433A8" w:rsidRPr="00353D38" w:rsidRDefault="005433A8" w:rsidP="005433A8">
      <w:pPr>
        <w:tabs>
          <w:tab w:val="left" w:pos="5421"/>
        </w:tabs>
        <w:rPr>
          <w:rFonts w:ascii="Times New Roman" w:hAnsi="Times New Roman" w:cs="Times New Roman"/>
          <w:b/>
          <w:lang w:val="en-US"/>
        </w:rPr>
      </w:pPr>
    </w:p>
    <w:p w14:paraId="4D17EC1F" w14:textId="0B5307E1" w:rsidR="005433A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w:t>
      </w:r>
      <w:r w:rsidR="00E161FB" w:rsidRPr="00353D38">
        <w:rPr>
          <w:rFonts w:ascii="Times New Roman" w:hAnsi="Times New Roman" w:cs="Times New Roman"/>
        </w:rPr>
        <w:t xml:space="preserve">HCN is controlled by two independently segregating </w:t>
      </w:r>
      <w:r w:rsidR="00E161FB">
        <w:rPr>
          <w:rFonts w:ascii="Times New Roman" w:hAnsi="Times New Roman" w:cs="Times New Roman"/>
        </w:rPr>
        <w:t xml:space="preserve">(i.e. unlinked) </w:t>
      </w:r>
      <w:r w:rsidR="00E161FB" w:rsidRPr="00353D38">
        <w:rPr>
          <w:rFonts w:ascii="Times New Roman" w:hAnsi="Times New Roman" w:cs="Times New Roman"/>
        </w:rPr>
        <w:t>Mendelian loci (</w:t>
      </w:r>
      <w:r w:rsidR="00E161FB" w:rsidRPr="00353D38">
        <w:rPr>
          <w:rFonts w:ascii="Times New Roman" w:hAnsi="Times New Roman" w:cs="Times New Roman"/>
          <w:i/>
        </w:rPr>
        <w:t xml:space="preserve">CYP79D15 </w:t>
      </w:r>
      <w:r w:rsidR="00E161FB" w:rsidRPr="00353D38">
        <w:rPr>
          <w:rFonts w:ascii="Times New Roman" w:hAnsi="Times New Roman" w:cs="Times New Roman"/>
        </w:rPr>
        <w:t xml:space="preserve">and </w:t>
      </w:r>
      <w:r w:rsidR="00E161FB" w:rsidRPr="00353D38">
        <w:rPr>
          <w:rFonts w:ascii="Times New Roman" w:hAnsi="Times New Roman" w:cs="Times New Roman"/>
          <w:i/>
        </w:rPr>
        <w:t>Li</w:t>
      </w:r>
      <w:r w:rsidR="00E161FB" w:rsidRPr="00353D38">
        <w:rPr>
          <w:rFonts w:ascii="Times New Roman" w:hAnsi="Times New Roman" w:cs="Times New Roman"/>
        </w:rPr>
        <w:t>) and plants require a dominant allele at both loci to produce HCN</w:t>
      </w:r>
      <w:r w:rsidR="00E161FB">
        <w:rPr>
          <w:rFonts w:ascii="Times New Roman" w:hAnsi="Times New Roman" w:cs="Times New Roman"/>
        </w:rPr>
        <w:t>.</w:t>
      </w:r>
      <w:r w:rsidR="00435BB8">
        <w:rPr>
          <w:rFonts w:ascii="Times New Roman" w:hAnsi="Times New Roman" w:cs="Times New Roman"/>
        </w:rPr>
        <w:t xml:space="preserve"> </w:t>
      </w:r>
      <w:r w:rsidRPr="00353D38">
        <w:rPr>
          <w:rFonts w:ascii="Times New Roman" w:hAnsi="Times New Roman" w:cs="Times New Roman"/>
        </w:rPr>
        <w:t xml:space="preserve">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w:t>
      </w:r>
      <w:r w:rsidR="00D03BB3">
        <w:rPr>
          <w:rFonts w:ascii="Times New Roman" w:hAnsi="Times New Roman" w:cs="Times New Roman"/>
        </w:rPr>
        <w:t xml:space="preserve">(i.e. complementary epistasis </w:t>
      </w:r>
      <w:r w:rsidR="00D03BB3">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"[49]", "plainTextFormattedCitation" : "[49]", "previouslyFormattedCitation" : "[49]" }, "properties" : {  }, "schema" : "https://github.com/citation-style-language/schema/raw/master/csl-citation.json" }</w:instrText>
      </w:r>
      <w:r w:rsidR="00D03BB3">
        <w:rPr>
          <w:rFonts w:ascii="Times New Roman" w:hAnsi="Times New Roman" w:cs="Times New Roman"/>
        </w:rPr>
        <w:fldChar w:fldCharType="separate"/>
      </w:r>
      <w:r w:rsidR="00843EC4" w:rsidRPr="00843EC4">
        <w:rPr>
          <w:rFonts w:ascii="Times New Roman" w:hAnsi="Times New Roman" w:cs="Times New Roman"/>
          <w:noProof/>
        </w:rPr>
        <w:t>[49]</w:t>
      </w:r>
      <w:r w:rsidR="00D03BB3">
        <w:rPr>
          <w:rFonts w:ascii="Times New Roman" w:hAnsi="Times New Roman" w:cs="Times New Roman"/>
        </w:rPr>
        <w:fldChar w:fldCharType="end"/>
      </w:r>
      <w:r w:rsidR="00D03BB3">
        <w:rPr>
          <w:rFonts w:ascii="Times New Roman" w:hAnsi="Times New Roman" w:cs="Times New Roman"/>
        </w:rPr>
        <w:t xml:space="preserve">) </w:t>
      </w:r>
      <w:r w:rsidRPr="00353D38">
        <w:rPr>
          <w:rFonts w:ascii="Times New Roman" w:hAnsi="Times New Roman" w:cs="Times New Roman"/>
        </w:rPr>
        <w:t xml:space="preserve">underlying the production of HCN has consequences for how drift is expected to influence the frequency of HCN in natural populations. The black dot represents the point at which the frequencies of both dominant alleles are at 0.5. </w:t>
      </w:r>
      <w:r w:rsidR="008E3E1C">
        <w:rPr>
          <w:rFonts w:ascii="Times New Roman" w:hAnsi="Times New Roman" w:cs="Times New Roman"/>
        </w:rPr>
        <w:t>When both loci are drifting, t</w:t>
      </w:r>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 xml:space="preserve">able inset). </w:t>
      </w:r>
      <w:r w:rsidR="000571C8">
        <w:rPr>
          <w:rFonts w:ascii="Times New Roman" w:hAnsi="Times New Roman" w:cs="Times New Roman"/>
        </w:rPr>
        <w:t xml:space="preserve">By contrast, a decrease in the frequency of the dominant allele at either locus typically results in a rapid decrease in the frequency of HCN. </w:t>
      </w:r>
      <w:r w:rsidRPr="00353D38">
        <w:rPr>
          <w:rFonts w:ascii="Times New Roman" w:hAnsi="Times New Roman" w:cs="Times New Roman"/>
        </w:rPr>
        <w:t>Thus, the loss of dominant alleles in this system has a greater effect at reducing HCN frequencies than gains in dominant alleles have at increasing HCN frequencies. This makes the loss of HCN from populations more likely solely due to drift.</w:t>
      </w:r>
    </w:p>
    <w:p w14:paraId="034A6D57" w14:textId="595155DB" w:rsidR="00CA2E29" w:rsidRDefault="00CA2E29" w:rsidP="005433A8">
      <w:pPr>
        <w:tabs>
          <w:tab w:val="left" w:pos="5421"/>
        </w:tabs>
        <w:rPr>
          <w:rFonts w:ascii="Times New Roman" w:hAnsi="Times New Roman" w:cs="Times New Roman"/>
        </w:rPr>
      </w:pPr>
    </w:p>
    <w:p w14:paraId="216B224C" w14:textId="0459CB72" w:rsidR="00CA2E29" w:rsidRPr="00CB0ADF" w:rsidRDefault="00CA2E29" w:rsidP="00CA2E29">
      <w:pPr>
        <w:rPr>
          <w:rFonts w:ascii="Times New Roman" w:hAnsi="Times New Roman" w:cs="Times New Roman"/>
        </w:rPr>
      </w:pPr>
      <w:r>
        <w:rPr>
          <w:rFonts w:ascii="Times New Roman" w:hAnsi="Times New Roman" w:cs="Times New Roman"/>
          <w:b/>
        </w:rPr>
        <w:t>Figure 2</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the formation of clines in HCN. (</w:t>
      </w:r>
      <w:r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 (</w:t>
      </w:r>
      <w:r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Pr>
          <w:rFonts w:ascii="Times New Roman" w:hAnsi="Times New Roman" w:cs="Times New Roman"/>
        </w:rPr>
        <w:t>gene flow</w:t>
      </w:r>
      <w:r w:rsidRPr="00CB0ADF">
        <w:rPr>
          <w:rFonts w:ascii="Times New Roman" w:hAnsi="Times New Roman" w:cs="Times New Roman"/>
        </w:rPr>
        <w:t xml:space="preserve"> influenced the mean strength of HCN (filled </w:t>
      </w:r>
      <w:del w:id="224" w:author="James Santangelo" w:date="2018-03-14T18:16:00Z">
        <w:r w:rsidRPr="00CB0ADF" w:rsidDel="004F5B67">
          <w:rPr>
            <w:rFonts w:ascii="Times New Roman" w:hAnsi="Times New Roman" w:cs="Times New Roman"/>
          </w:rPr>
          <w:delText>diamonds</w:delText>
        </w:r>
        <w:r w:rsidR="004F5B67" w:rsidDel="004F5B67">
          <w:rPr>
            <w:rFonts w:ascii="Times New Roman" w:hAnsi="Times New Roman" w:cs="Times New Roman"/>
          </w:rPr>
          <w:delText xml:space="preserve"> </w:delText>
        </w:r>
      </w:del>
      <w:ins w:id="225" w:author="James Santangelo" w:date="2018-03-14T18:16:00Z">
        <w:r w:rsidR="004F5B67">
          <w:rPr>
            <w:rFonts w:ascii="Times New Roman" w:hAnsi="Times New Roman" w:cs="Times New Roman"/>
          </w:rPr>
          <w:t>circles with solid line</w:t>
        </w:r>
      </w:ins>
      <w:r w:rsidRPr="00CB0ADF">
        <w:rPr>
          <w:rFonts w:ascii="Times New Roman" w:hAnsi="Times New Roman" w:cs="Times New Roman"/>
        </w:rPr>
        <w:t xml:space="preserve">)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w:t>
      </w:r>
      <w:del w:id="226" w:author="James Santangelo" w:date="2018-03-14T18:17:00Z">
        <w:r w:rsidRPr="00CB0ADF" w:rsidDel="004F5B67">
          <w:rPr>
            <w:rFonts w:ascii="Times New Roman" w:hAnsi="Times New Roman" w:cs="Times New Roman"/>
          </w:rPr>
          <w:delText>triangle</w:delText>
        </w:r>
      </w:del>
      <w:ins w:id="227" w:author="James Santangelo" w:date="2018-03-14T18:17:00Z">
        <w:r w:rsidR="004F5B67">
          <w:rPr>
            <w:rFonts w:ascii="Times New Roman" w:hAnsi="Times New Roman" w:cs="Times New Roman"/>
          </w:rPr>
          <w:t xml:space="preserve">squares </w:t>
        </w:r>
      </w:ins>
      <w:ins w:id="228" w:author="James Santangelo" w:date="2018-03-14T18:16:00Z">
        <w:r w:rsidR="004F5B67">
          <w:rPr>
            <w:rFonts w:ascii="Times New Roman" w:hAnsi="Times New Roman" w:cs="Times New Roman"/>
          </w:rPr>
          <w:t xml:space="preserve">with </w:t>
        </w:r>
      </w:ins>
      <w:ins w:id="229" w:author="James Santangelo" w:date="2018-03-14T18:17:00Z">
        <w:r w:rsidR="004F5B67">
          <w:rPr>
            <w:rFonts w:ascii="Times New Roman" w:hAnsi="Times New Roman" w:cs="Times New Roman"/>
          </w:rPr>
          <w:t>dotted</w:t>
        </w:r>
      </w:ins>
      <w:ins w:id="230" w:author="James Santangelo" w:date="2018-03-14T18:16:00Z">
        <w:r w:rsidR="004F5B67">
          <w:rPr>
            <w:rFonts w:ascii="Times New Roman" w:hAnsi="Times New Roman" w:cs="Times New Roman"/>
          </w:rPr>
          <w:t xml:space="preserve"> line</w:t>
        </w:r>
      </w:ins>
      <w:r w:rsidRPr="00CB0ADF">
        <w:rPr>
          <w:rFonts w:ascii="Times New Roman" w:hAnsi="Times New Roman" w:cs="Times New Roman"/>
        </w:rPr>
        <w:t xml:space="preserve">) or </w:t>
      </w:r>
      <w:r w:rsidRPr="00CB0ADF">
        <w:rPr>
          <w:rFonts w:ascii="Times New Roman" w:hAnsi="Times New Roman" w:cs="Times New Roman"/>
          <w:i/>
        </w:rPr>
        <w:t xml:space="preserve">Li </w:t>
      </w:r>
      <w:r w:rsidRPr="00CB0ADF">
        <w:rPr>
          <w:rFonts w:ascii="Times New Roman" w:hAnsi="Times New Roman" w:cs="Times New Roman"/>
        </w:rPr>
        <w:t xml:space="preserve">(grey </w:t>
      </w:r>
      <w:del w:id="231" w:author="James Santangelo" w:date="2018-03-14T18:17:00Z">
        <w:r w:rsidRPr="00CB0ADF" w:rsidDel="004F5B67">
          <w:rPr>
            <w:rFonts w:ascii="Times New Roman" w:hAnsi="Times New Roman" w:cs="Times New Roman"/>
          </w:rPr>
          <w:delText xml:space="preserve">inverted </w:delText>
        </w:r>
      </w:del>
      <w:ins w:id="232" w:author="James Santangelo" w:date="2018-03-14T18:17:00Z">
        <w:r w:rsidR="004F5B67">
          <w:rPr>
            <w:rFonts w:ascii="Times New Roman" w:hAnsi="Times New Roman" w:cs="Times New Roman"/>
          </w:rPr>
          <w:t>diamond</w:t>
        </w:r>
        <w:r w:rsidR="004F5B67" w:rsidRPr="00CB0ADF">
          <w:rPr>
            <w:rFonts w:ascii="Times New Roman" w:hAnsi="Times New Roman" w:cs="Times New Roman"/>
          </w:rPr>
          <w:t xml:space="preserve"> </w:t>
        </w:r>
      </w:ins>
      <w:r w:rsidRPr="00CB0ADF">
        <w:rPr>
          <w:rFonts w:ascii="Times New Roman" w:hAnsi="Times New Roman" w:cs="Times New Roman"/>
        </w:rPr>
        <w:t>triangle</w:t>
      </w:r>
      <w:ins w:id="233" w:author="James Santangelo" w:date="2018-03-14T18:16:00Z">
        <w:r w:rsidR="004F5B67">
          <w:rPr>
            <w:rFonts w:ascii="Times New Roman" w:hAnsi="Times New Roman" w:cs="Times New Roman"/>
          </w:rPr>
          <w:t xml:space="preserve"> </w:t>
        </w:r>
      </w:ins>
      <w:ins w:id="234" w:author="James Santangelo" w:date="2018-03-14T18:17:00Z">
        <w:r w:rsidR="004F5B67">
          <w:rPr>
            <w:rFonts w:ascii="Times New Roman" w:hAnsi="Times New Roman" w:cs="Times New Roman"/>
          </w:rPr>
          <w:t>with dashed line</w:t>
        </w:r>
      </w:ins>
      <w:r w:rsidRPr="00CB0ADF">
        <w:rPr>
          <w:rFonts w:ascii="Times New Roman" w:hAnsi="Times New Roman" w:cs="Times New Roman"/>
        </w:rPr>
        <w:t>)</w:t>
      </w:r>
      <w:r>
        <w:rPr>
          <w:rFonts w:ascii="Times New Roman" w:hAnsi="Times New Roman" w:cs="Times New Roman"/>
        </w:rPr>
        <w:t>. (</w:t>
      </w:r>
      <w:r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ins w:id="235" w:author="James Santangelo" w:date="2018-03-14T18:17:00Z">
        <w:r w:rsidR="004F5B67">
          <w:rPr>
            <w:rFonts w:ascii="Times New Roman" w:hAnsi="Times New Roman" w:cs="Times New Roman"/>
          </w:rPr>
          <w:t xml:space="preserve"> with dashed line</w:t>
        </w:r>
      </w:ins>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ins w:id="236" w:author="James Santangelo" w:date="2018-03-14T18:17:00Z">
        <w:r w:rsidR="004F5B67">
          <w:rPr>
            <w:rFonts w:ascii="Times New Roman" w:hAnsi="Times New Roman" w:cs="Times New Roman"/>
          </w:rPr>
          <w:t xml:space="preserve"> with solid line</w:t>
        </w:r>
      </w:ins>
      <w:r w:rsidRPr="00CB0ADF">
        <w:rPr>
          <w:rFonts w:ascii="Times New Roman" w:hAnsi="Times New Roman" w:cs="Times New Roman"/>
        </w:rPr>
        <w:t>) clines</w:t>
      </w:r>
      <w:ins w:id="237" w:author="James Santangelo" w:date="2018-03-13T17:14:00Z">
        <w:r w:rsidR="0043520E">
          <w:rPr>
            <w:rFonts w:ascii="Times New Roman" w:hAnsi="Times New Roman" w:cs="Times New Roman"/>
          </w:rPr>
          <w:t xml:space="preserve"> under varying strengths of drift, simulated by varying the minimum urban population size</w:t>
        </w:r>
      </w:ins>
      <w:r w:rsidRPr="00CB0ADF">
        <w:rPr>
          <w:rFonts w:ascii="Times New Roman" w:hAnsi="Times New Roman" w:cs="Times New Roman"/>
        </w:rPr>
        <w:t xml:space="preserve">. </w:t>
      </w:r>
      <w:r>
        <w:rPr>
          <w:rFonts w:ascii="Times New Roman" w:hAnsi="Times New Roman" w:cs="Times New Roman"/>
        </w:rPr>
        <w:t>(</w:t>
      </w:r>
      <w:r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gene flow</w:t>
      </w:r>
      <w:r w:rsidRPr="00CB0ADF">
        <w:rPr>
          <w:rFonts w:ascii="Times New Roman" w:hAnsi="Times New Roman" w:cs="Times New Roman"/>
        </w:rPr>
        <w:t xml:space="preserve"> influence</w:t>
      </w:r>
      <w:r>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205795B1" w14:textId="260F755C" w:rsidR="00CA2E29" w:rsidRDefault="00CA2E29" w:rsidP="005433A8">
      <w:pPr>
        <w:tabs>
          <w:tab w:val="left" w:pos="5421"/>
        </w:tabs>
        <w:rPr>
          <w:rFonts w:ascii="Times New Roman" w:hAnsi="Times New Roman" w:cs="Times New Roman"/>
        </w:rPr>
      </w:pPr>
    </w:p>
    <w:p w14:paraId="739CA290" w14:textId="24858DB3" w:rsidR="00CA2E29" w:rsidRPr="00117B14" w:rsidRDefault="00CA2E29" w:rsidP="00CA2E29">
      <w:pPr>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Selection influenced the formation of spatial clines in HCN in both the absence (</w:t>
      </w:r>
      <w:r w:rsidRPr="00753B7F">
        <w:rPr>
          <w:rFonts w:ascii="Times New Roman" w:hAnsi="Times New Roman" w:cs="Times New Roman"/>
          <w:i/>
        </w:rPr>
        <w:t>a</w:t>
      </w:r>
      <w:r>
        <w:rPr>
          <w:rFonts w:ascii="Times New Roman" w:hAnsi="Times New Roman" w:cs="Times New Roman"/>
        </w:rPr>
        <w:t xml:space="preserve"> and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xml:space="preserve"> and </w:t>
      </w:r>
      <w:r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genotypes in urban populations. In (</w:t>
      </w:r>
      <w:r w:rsidRPr="00753B7F">
        <w:rPr>
          <w:rFonts w:ascii="Times New Roman" w:hAnsi="Times New Roman" w:cs="Times New Roman"/>
          <w:i/>
        </w:rPr>
        <w:t>b</w:t>
      </w:r>
      <w:r>
        <w:rPr>
          <w:rFonts w:ascii="Times New Roman" w:hAnsi="Times New Roman" w:cs="Times New Roman"/>
        </w:rPr>
        <w:t>) and (</w:t>
      </w:r>
      <w:r w:rsidRPr="00753B7F">
        <w:rPr>
          <w:rFonts w:ascii="Times New Roman" w:hAnsi="Times New Roman" w:cs="Times New Roman"/>
          <w:i/>
        </w:rPr>
        <w:t>d</w:t>
      </w:r>
      <w:r>
        <w:rPr>
          <w:rFonts w:ascii="Times New Roman" w:hAnsi="Times New Roman" w:cs="Times New Roman"/>
        </w:rPr>
        <w:t xml:space="preserve">), we imposed a spatial gradient in carrying capacity </w:t>
      </w:r>
      <w:ins w:id="238" w:author="James Santangelo" w:date="2018-03-14T16:20:00Z">
        <w:r w:rsidR="00301E34">
          <w:rPr>
            <w:rFonts w:ascii="Times New Roman" w:hAnsi="Times New Roman" w:cs="Times New Roman"/>
          </w:rPr>
          <w:t xml:space="preserve">(i.e. drift scenario 1) </w:t>
        </w:r>
      </w:ins>
      <w:r>
        <w:rPr>
          <w:rFonts w:ascii="Times New Roman" w:hAnsi="Times New Roman" w:cs="Times New Roman"/>
        </w:rPr>
        <w:t xml:space="preserve">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 fitness. In both the absence (</w:t>
      </w:r>
      <w:r w:rsidRPr="00753B7F">
        <w:rPr>
          <w:rFonts w:ascii="Times New Roman" w:hAnsi="Times New Roman" w:cs="Times New Roman"/>
          <w:i/>
        </w:rPr>
        <w:t>a</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0.05, black diamonds with solid line) gene flow, although this effect was reduced in the presence of drift. Similarly, selection influenced the proportion of significantly positive (open triangles with dashed lines) and negative (black inverted triangles with solid line) clines in both the absence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d</w:t>
      </w:r>
      <w:r>
        <w:rPr>
          <w:rFonts w:ascii="Times New Roman" w:hAnsi="Times New Roman" w:cs="Times New Roman"/>
        </w:rPr>
        <w:t xml:space="preserve">) of an opposing gradient in drift. </w:t>
      </w:r>
      <w:r w:rsidRPr="00CB0ADF">
        <w:rPr>
          <w:rFonts w:ascii="Times New Roman" w:hAnsi="Times New Roman" w:cs="Times New Roman"/>
        </w:rPr>
        <w:t>All points represent mean or proportions ± 95% confidence intervals.</w:t>
      </w:r>
    </w:p>
    <w:p w14:paraId="3A16034B" w14:textId="77777777" w:rsidR="00CA2E29" w:rsidRPr="00353D38" w:rsidRDefault="00CA2E29" w:rsidP="005433A8">
      <w:pPr>
        <w:tabs>
          <w:tab w:val="left" w:pos="5421"/>
        </w:tabs>
        <w:rPr>
          <w:rFonts w:ascii="Times New Roman" w:hAnsi="Times New Roman" w:cs="Times New Roman"/>
        </w:rPr>
      </w:pP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7C65C36A" w14:textId="1A250EB3" w:rsidR="0044259C" w:rsidRDefault="00CA2E29" w:rsidP="00695730">
      <w:pPr>
        <w:rPr>
          <w:rFonts w:ascii="Times New Roman" w:hAnsi="Times New Roman" w:cs="Times New Roman"/>
          <w:b/>
        </w:rPr>
      </w:pPr>
      <w:r>
        <w:rPr>
          <w:rFonts w:ascii="Times New Roman" w:hAnsi="Times New Roman" w:cs="Times New Roman"/>
          <w:b/>
        </w:rPr>
        <w:lastRenderedPageBreak/>
        <w:t>Figure 1</w:t>
      </w:r>
    </w:p>
    <w:p w14:paraId="1AB19C35" w14:textId="2AC2530E" w:rsidR="00CA2E29" w:rsidRDefault="00CA2E29" w:rsidP="00695730">
      <w:pPr>
        <w:rPr>
          <w:rFonts w:ascii="Times New Roman" w:hAnsi="Times New Roman" w:cs="Times New Roman"/>
          <w:b/>
        </w:rPr>
      </w:pPr>
    </w:p>
    <w:p w14:paraId="7BF90398" w14:textId="4506203A" w:rsidR="00CA2E29" w:rsidRPr="00CA2E29" w:rsidRDefault="00CA2E29" w:rsidP="00695730">
      <w:pPr>
        <w:rPr>
          <w:rFonts w:ascii="Times New Roman" w:hAnsi="Times New Roman" w:cs="Times New Roman"/>
          <w:b/>
        </w:rPr>
      </w:pPr>
      <w:r w:rsidRPr="00353D38">
        <w:rPr>
          <w:rFonts w:ascii="Times New Roman" w:hAnsi="Times New Roman" w:cs="Times New Roman"/>
          <w:noProof/>
          <w:lang w:val="en-US"/>
        </w:rPr>
        <w:drawing>
          <wp:inline distT="0" distB="0" distL="0" distR="0" wp14:anchorId="170F1F4D" wp14:editId="31DAE6A8">
            <wp:extent cx="3600450" cy="3061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3968" cy="3064527"/>
                    </a:xfrm>
                    <a:prstGeom prst="rect">
                      <a:avLst/>
                    </a:prstGeom>
                  </pic:spPr>
                </pic:pic>
              </a:graphicData>
            </a:graphic>
          </wp:inline>
        </w:drawing>
      </w:r>
    </w:p>
    <w:p w14:paraId="21A34835" w14:textId="1015DD84" w:rsidR="001D4BD2" w:rsidRDefault="001D4BD2" w:rsidP="00695730">
      <w:pPr>
        <w:rPr>
          <w:rFonts w:ascii="Times New Roman" w:hAnsi="Times New Roman" w:cs="Times New Roman"/>
        </w:rPr>
      </w:pPr>
    </w:p>
    <w:p w14:paraId="31DFD6A3" w14:textId="77777777" w:rsidR="001D4BD2" w:rsidRDefault="001D4BD2" w:rsidP="00695730">
      <w:pPr>
        <w:rPr>
          <w:rFonts w:ascii="Times New Roman" w:hAnsi="Times New Roman" w:cs="Times New Roman"/>
        </w:rPr>
        <w:sectPr w:rsidR="001D4BD2" w:rsidSect="00643CC7">
          <w:pgSz w:w="15840" w:h="12240" w:orient="landscape"/>
          <w:pgMar w:top="720" w:right="720" w:bottom="720" w:left="720" w:header="708" w:footer="708" w:gutter="0"/>
          <w:cols w:space="708"/>
          <w:docGrid w:linePitch="360"/>
        </w:sectPr>
      </w:pPr>
    </w:p>
    <w:p w14:paraId="48A4A49E" w14:textId="272D5EA2"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2</w:t>
      </w:r>
    </w:p>
    <w:p w14:paraId="5392FDCB" w14:textId="77777777" w:rsidR="00CA2E29" w:rsidRDefault="00CA2E29" w:rsidP="0044259C">
      <w:pPr>
        <w:rPr>
          <w:rFonts w:ascii="Times New Roman" w:hAnsi="Times New Roman" w:cs="Times New Roman"/>
        </w:rPr>
      </w:pPr>
    </w:p>
    <w:p w14:paraId="6F6FDBEC" w14:textId="73593C08" w:rsidR="0044259C" w:rsidRPr="00CB0ADF" w:rsidRDefault="004F5B67" w:rsidP="0044259C">
      <w:pPr>
        <w:rPr>
          <w:rFonts w:ascii="Times New Roman" w:hAnsi="Times New Roman" w:cs="Times New Roman"/>
        </w:rPr>
      </w:pPr>
      <w:r w:rsidRPr="004F5B67">
        <w:rPr>
          <w:rFonts w:ascii="Times New Roman" w:hAnsi="Times New Roman" w:cs="Times New Roman"/>
          <w:noProof/>
          <w:lang w:val="en-US"/>
        </w:rPr>
        <w:drawing>
          <wp:inline distT="0" distB="0" distL="0" distR="0" wp14:anchorId="4160EE40" wp14:editId="4BE42EF0">
            <wp:extent cx="5943600" cy="4949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49825"/>
                    </a:xfrm>
                    <a:prstGeom prst="rect">
                      <a:avLst/>
                    </a:prstGeom>
                  </pic:spPr>
                </pic:pic>
              </a:graphicData>
            </a:graphic>
          </wp:inline>
        </w:drawing>
      </w:r>
    </w:p>
    <w:p w14:paraId="1EF088F2" w14:textId="183A697E" w:rsidR="0044259C" w:rsidRDefault="0044259C" w:rsidP="0044259C">
      <w:pPr>
        <w:rPr>
          <w:rFonts w:ascii="Times New Roman" w:hAnsi="Times New Roman" w:cs="Times New Roman"/>
        </w:rPr>
      </w:pPr>
    </w:p>
    <w:p w14:paraId="13EDB5FB" w14:textId="77777777" w:rsidR="00CA2E29" w:rsidRPr="00CB0ADF" w:rsidRDefault="00CA2E29" w:rsidP="0044259C">
      <w:pPr>
        <w:rPr>
          <w:rFonts w:ascii="Times New Roman" w:hAnsi="Times New Roman" w:cs="Times New Roman"/>
        </w:rPr>
        <w:sectPr w:rsidR="00CA2E29" w:rsidRPr="00CB0ADF" w:rsidSect="00C35587">
          <w:pgSz w:w="12240" w:h="15840"/>
          <w:pgMar w:top="1440" w:right="1440" w:bottom="1440" w:left="1440" w:header="708" w:footer="708" w:gutter="0"/>
          <w:cols w:space="708"/>
          <w:docGrid w:linePitch="360"/>
        </w:sectPr>
      </w:pPr>
    </w:p>
    <w:p w14:paraId="1DF37C97" w14:textId="69ED7C43"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3</w:t>
      </w:r>
    </w:p>
    <w:p w14:paraId="026F93EA" w14:textId="77777777" w:rsidR="00CA2E29" w:rsidRDefault="00CA2E29" w:rsidP="0044259C">
      <w:pPr>
        <w:rPr>
          <w:rFonts w:ascii="Times New Roman" w:hAnsi="Times New Roman" w:cs="Times New Roman"/>
        </w:rPr>
      </w:pPr>
    </w:p>
    <w:p w14:paraId="6CD91F87" w14:textId="3310C73D" w:rsidR="0044259C" w:rsidRDefault="004F5B67" w:rsidP="0044259C">
      <w:pPr>
        <w:rPr>
          <w:rFonts w:ascii="Times New Roman" w:hAnsi="Times New Roman" w:cs="Times New Roman"/>
        </w:rPr>
      </w:pPr>
      <w:r w:rsidRPr="004F5B67">
        <w:rPr>
          <w:rFonts w:ascii="Times New Roman" w:hAnsi="Times New Roman" w:cs="Times New Roman"/>
          <w:noProof/>
          <w:lang w:val="en-US"/>
        </w:rPr>
        <w:drawing>
          <wp:inline distT="0" distB="0" distL="0" distR="0" wp14:anchorId="25B84D59" wp14:editId="3197B340">
            <wp:extent cx="6858000" cy="556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5565775"/>
                    </a:xfrm>
                    <a:prstGeom prst="rect">
                      <a:avLst/>
                    </a:prstGeom>
                  </pic:spPr>
                </pic:pic>
              </a:graphicData>
            </a:graphic>
          </wp:inline>
        </w:drawing>
      </w:r>
    </w:p>
    <w:p w14:paraId="70E27950" w14:textId="6F21B32F" w:rsidR="00695730" w:rsidRPr="00CA2E29" w:rsidRDefault="00695730">
      <w:pPr>
        <w:rPr>
          <w:rFonts w:ascii="Times New Roman" w:hAnsi="Times New Roman" w:cs="Times New Roman"/>
        </w:rPr>
      </w:pPr>
    </w:p>
    <w:sectPr w:rsidR="00695730" w:rsidRPr="00CA2E29"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mes Santangelo" w:date="2018-03-13T08:25:00Z" w:initials="MOU">
    <w:p w14:paraId="7881D8B7" w14:textId="636F43FC" w:rsidR="00A95C65" w:rsidRDefault="00A95C65">
      <w:pPr>
        <w:pStyle w:val="CommentText"/>
      </w:pPr>
      <w:r>
        <w:rPr>
          <w:rStyle w:val="CommentReference"/>
        </w:rPr>
        <w:annotationRef/>
      </w:r>
      <w:r>
        <w:t>Suggested by reviewer 1. Rob and I prefer “modern” over “contemporary”</w:t>
      </w:r>
    </w:p>
  </w:comment>
  <w:comment w:id="9" w:author="James Santangelo" w:date="2018-03-21T12:30:00Z" w:initials="MOU">
    <w:p w14:paraId="1BFC06A9" w14:textId="49D926D3" w:rsidR="00DD20C5" w:rsidRDefault="00DD20C5">
      <w:pPr>
        <w:pStyle w:val="CommentText"/>
      </w:pPr>
      <w:r>
        <w:rPr>
          <w:rStyle w:val="CommentReference"/>
        </w:rPr>
        <w:annotationRef/>
      </w:r>
      <w:r>
        <w:t xml:space="preserve">Ken had the comment that after reading the abstract he thought: “Hmmm…so it’s all drift”. Only after reading the discussion did he realize we discuss the lack of neutral clines that suggest cyanogenesis clines are likely adaptive. Any thoughts on how (or whether) we could revise the wording in the abstract to prevent misleading readers familiar with the system that drift </w:t>
      </w:r>
      <w:r w:rsidRPr="00352E2B">
        <w:rPr>
          <w:b/>
        </w:rPr>
        <w:t>is</w:t>
      </w:r>
      <w:r>
        <w:t xml:space="preserve"> responsible for HCN producing clines, despite the fact that it </w:t>
      </w:r>
      <w:r>
        <w:rPr>
          <w:b/>
        </w:rPr>
        <w:t xml:space="preserve">can </w:t>
      </w:r>
      <w:r>
        <w:t>produce clines?</w:t>
      </w:r>
    </w:p>
  </w:comment>
  <w:comment w:id="10" w:author="James Santangelo" w:date="2018-03-21T12:31:00Z" w:initials="MOU">
    <w:p w14:paraId="3B6436D6" w14:textId="7711FE3C" w:rsidR="00DD20C5" w:rsidRDefault="00DD20C5">
      <w:pPr>
        <w:pStyle w:val="CommentText"/>
      </w:pPr>
      <w:r>
        <w:rPr>
          <w:rStyle w:val="CommentReference"/>
        </w:rPr>
        <w:annotationRef/>
      </w:r>
      <w:r>
        <w:t>Rob: We don’t get clines at neutral loci – you want to rule out nonadaptive explanations from drift  - maybe “ ..should generate null models of phenotypic change based on the genetic architecture underlying focal traits…” or something</w:t>
      </w:r>
    </w:p>
  </w:comment>
  <w:comment w:id="11" w:author="James Santangelo" w:date="2018-03-21T12:31:00Z" w:initials="MOU">
    <w:p w14:paraId="08CC1931" w14:textId="1EED1D56" w:rsidR="00DD20C5" w:rsidRDefault="00DD20C5">
      <w:pPr>
        <w:pStyle w:val="CommentText"/>
      </w:pPr>
      <w:r>
        <w:rPr>
          <w:rStyle w:val="CommentReference"/>
        </w:rPr>
        <w:annotationRef/>
      </w:r>
      <w:r>
        <w:t>After thinking on Ken’s comment a bit more I am not too concerned. He is approaching this paper as someone who knows the cyanogenesis story really well but this will not be true for most readers. Given that we are only using HCN as a model to test broader questions about the effects of drift on evolution of phenotypic clines and not necessarily trying the explain the presence of urban-rural clines in HCN (although this is part of it), I am OK with the drift vs. selection discussion occurring in the Discussion. Marc, what are your thoughts?</w:t>
      </w:r>
    </w:p>
  </w:comment>
  <w:comment w:id="12" w:author="Marc Johnson" w:date="2018-03-21T22:11:00Z" w:initials="MJ">
    <w:p w14:paraId="06B36DF1" w14:textId="76E02437" w:rsidR="00631F5F" w:rsidRDefault="00631F5F">
      <w:pPr>
        <w:pStyle w:val="CommentText"/>
      </w:pPr>
      <w:r>
        <w:rPr>
          <w:rStyle w:val="CommentReference"/>
        </w:rPr>
        <w:annotationRef/>
      </w:r>
      <w:r>
        <w:t>Fine with it either way</w:t>
      </w:r>
    </w:p>
  </w:comment>
  <w:comment w:id="220" w:author="Rob Ness" w:date="2018-03-21T11:31:00Z" w:initials="RN">
    <w:p w14:paraId="5C2DED08" w14:textId="12241C08" w:rsidR="000766AE" w:rsidRDefault="000766AE">
      <w:pPr>
        <w:pStyle w:val="CommentText"/>
      </w:pPr>
      <w:r>
        <w:rPr>
          <w:rStyle w:val="CommentReference"/>
        </w:rPr>
        <w:annotationRef/>
      </w:r>
      <w:r>
        <w:t>Do you want to acknowledge Brian Novogradac? You don’t have to but he went above and beyond his job to help you get early access to the server etc. It's a feather in the cap of a guy we want to keep on our side. Think about it – I will leave it to you.</w:t>
      </w:r>
    </w:p>
  </w:comment>
  <w:comment w:id="221" w:author="James Santangelo" w:date="2018-03-21T12:28:00Z" w:initials="MOU">
    <w:p w14:paraId="7E30F36E" w14:textId="247C4D24" w:rsidR="006C5BE3" w:rsidRDefault="006C5BE3">
      <w:pPr>
        <w:pStyle w:val="CommentText"/>
      </w:pPr>
      <w:r>
        <w:rPr>
          <w:rStyle w:val="CommentReference"/>
        </w:rPr>
        <w:annotationRef/>
      </w:r>
      <w:r>
        <w:t xml:space="preserve">I think it’s a good idea.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81D8B7" w15:done="0"/>
  <w15:commentEx w15:paraId="1BFC06A9" w15:done="0"/>
  <w15:commentEx w15:paraId="3B6436D6" w15:paraIdParent="1BFC06A9" w15:done="0"/>
  <w15:commentEx w15:paraId="08CC1931" w15:paraIdParent="1BFC06A9" w15:done="0"/>
  <w15:commentEx w15:paraId="06B36DF1" w15:paraIdParent="1BFC06A9" w15:done="0"/>
  <w15:commentEx w15:paraId="5C2DED08" w15:done="0"/>
  <w15:commentEx w15:paraId="7E30F36E" w15:paraIdParent="5C2DED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81D8B7" w16cid:durableId="1E520972"/>
  <w16cid:commentId w16cid:paraId="1BFC06A9" w16cid:durableId="1E5CCEFA"/>
  <w16cid:commentId w16cid:paraId="3B6436D6" w16cid:durableId="1E5CCF0C"/>
  <w16cid:commentId w16cid:paraId="08CC1931" w16cid:durableId="1E5CCF22"/>
  <w16cid:commentId w16cid:paraId="06B36DF1" w16cid:durableId="1E5DF40D"/>
  <w16cid:commentId w16cid:paraId="5C2DED08" w16cid:durableId="1E5CC107"/>
  <w16cid:commentId w16cid:paraId="7E30F36E" w16cid:durableId="1E5CCE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B896B" w14:textId="77777777" w:rsidR="00C4558E" w:rsidRDefault="00C4558E">
      <w:r>
        <w:separator/>
      </w:r>
    </w:p>
  </w:endnote>
  <w:endnote w:type="continuationSeparator" w:id="0">
    <w:p w14:paraId="63D58CE0" w14:textId="77777777" w:rsidR="00C4558E" w:rsidRDefault="00C45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4D"/>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435BB8" w:rsidRDefault="00435B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B2A33">
      <w:rPr>
        <w:rStyle w:val="PageNumber"/>
        <w:noProof/>
      </w:rPr>
      <w:t>30</w:t>
    </w:r>
    <w:r>
      <w:rPr>
        <w:rStyle w:val="PageNumber"/>
      </w:rPr>
      <w:fldChar w:fldCharType="end"/>
    </w:r>
  </w:p>
  <w:p w14:paraId="4783BAF9" w14:textId="77777777" w:rsidR="00435BB8" w:rsidRDefault="00435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A3417" w14:textId="77777777" w:rsidR="00C4558E" w:rsidRDefault="00C4558E">
      <w:r>
        <w:separator/>
      </w:r>
    </w:p>
  </w:footnote>
  <w:footnote w:type="continuationSeparator" w:id="0">
    <w:p w14:paraId="36C980CD" w14:textId="77777777" w:rsidR="00C4558E" w:rsidRDefault="00C455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None" w15:userId="James Santangelo"/>
  </w15:person>
  <w15:person w15:author="Marc Johnson">
    <w15:presenceInfo w15:providerId="None" w15:userId="Marc Johnson"/>
  </w15:person>
  <w15:person w15:author="Rob Ness">
    <w15:presenceInfo w15:providerId="None" w15:userId="Rob Ne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isplayBackgroundShape/>
  <w:hideSpellingErrors/>
  <w:hideGrammaticalErrors/>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1509E"/>
    <w:rsid w:val="000357A5"/>
    <w:rsid w:val="00036664"/>
    <w:rsid w:val="00047612"/>
    <w:rsid w:val="00054EE3"/>
    <w:rsid w:val="00056C82"/>
    <w:rsid w:val="000571C8"/>
    <w:rsid w:val="00072389"/>
    <w:rsid w:val="0007354B"/>
    <w:rsid w:val="000766AE"/>
    <w:rsid w:val="00077F22"/>
    <w:rsid w:val="000A2FE1"/>
    <w:rsid w:val="000A63E6"/>
    <w:rsid w:val="000B2C50"/>
    <w:rsid w:val="000C6745"/>
    <w:rsid w:val="000D12D9"/>
    <w:rsid w:val="000D475F"/>
    <w:rsid w:val="000F0387"/>
    <w:rsid w:val="000F2B5C"/>
    <w:rsid w:val="00103111"/>
    <w:rsid w:val="00110B09"/>
    <w:rsid w:val="00116984"/>
    <w:rsid w:val="00161906"/>
    <w:rsid w:val="00173A47"/>
    <w:rsid w:val="001A1846"/>
    <w:rsid w:val="001A52DA"/>
    <w:rsid w:val="001B25B3"/>
    <w:rsid w:val="001B2A33"/>
    <w:rsid w:val="001C12AC"/>
    <w:rsid w:val="001D01D3"/>
    <w:rsid w:val="001D4BD2"/>
    <w:rsid w:val="001D70A4"/>
    <w:rsid w:val="001D7CF4"/>
    <w:rsid w:val="001F2457"/>
    <w:rsid w:val="00212AC5"/>
    <w:rsid w:val="0021527B"/>
    <w:rsid w:val="00216540"/>
    <w:rsid w:val="00233D29"/>
    <w:rsid w:val="00235FBD"/>
    <w:rsid w:val="002371A8"/>
    <w:rsid w:val="002404D6"/>
    <w:rsid w:val="00242F52"/>
    <w:rsid w:val="00245592"/>
    <w:rsid w:val="002506BF"/>
    <w:rsid w:val="00252BBB"/>
    <w:rsid w:val="00267FD9"/>
    <w:rsid w:val="00277F5A"/>
    <w:rsid w:val="002943C3"/>
    <w:rsid w:val="002B358D"/>
    <w:rsid w:val="002B6F09"/>
    <w:rsid w:val="002C413A"/>
    <w:rsid w:val="002C78BF"/>
    <w:rsid w:val="002D3E46"/>
    <w:rsid w:val="002D7CDD"/>
    <w:rsid w:val="002E5AF7"/>
    <w:rsid w:val="002F03F4"/>
    <w:rsid w:val="002F5234"/>
    <w:rsid w:val="002F6284"/>
    <w:rsid w:val="00301E34"/>
    <w:rsid w:val="00303AF0"/>
    <w:rsid w:val="003055F0"/>
    <w:rsid w:val="00306ADE"/>
    <w:rsid w:val="00312922"/>
    <w:rsid w:val="0031511F"/>
    <w:rsid w:val="00321401"/>
    <w:rsid w:val="003308BA"/>
    <w:rsid w:val="00332A41"/>
    <w:rsid w:val="00346BF9"/>
    <w:rsid w:val="003512CD"/>
    <w:rsid w:val="00352E2B"/>
    <w:rsid w:val="003534C8"/>
    <w:rsid w:val="00353D38"/>
    <w:rsid w:val="003558F2"/>
    <w:rsid w:val="00362C7E"/>
    <w:rsid w:val="003701E3"/>
    <w:rsid w:val="00377791"/>
    <w:rsid w:val="00383524"/>
    <w:rsid w:val="0038674C"/>
    <w:rsid w:val="0039649B"/>
    <w:rsid w:val="003970AC"/>
    <w:rsid w:val="003A35C7"/>
    <w:rsid w:val="003B5EBE"/>
    <w:rsid w:val="003D196E"/>
    <w:rsid w:val="003D41DE"/>
    <w:rsid w:val="003E44C9"/>
    <w:rsid w:val="003F6316"/>
    <w:rsid w:val="00405055"/>
    <w:rsid w:val="00407E5C"/>
    <w:rsid w:val="00407ED2"/>
    <w:rsid w:val="00434C91"/>
    <w:rsid w:val="0043520E"/>
    <w:rsid w:val="00435BB8"/>
    <w:rsid w:val="00436804"/>
    <w:rsid w:val="004406D0"/>
    <w:rsid w:val="0044259C"/>
    <w:rsid w:val="00445D63"/>
    <w:rsid w:val="00446275"/>
    <w:rsid w:val="004521E2"/>
    <w:rsid w:val="004529BF"/>
    <w:rsid w:val="00465BB6"/>
    <w:rsid w:val="00466723"/>
    <w:rsid w:val="00467E90"/>
    <w:rsid w:val="004725EB"/>
    <w:rsid w:val="004770F4"/>
    <w:rsid w:val="00480165"/>
    <w:rsid w:val="004853D4"/>
    <w:rsid w:val="00496AF0"/>
    <w:rsid w:val="004A230D"/>
    <w:rsid w:val="004A61DF"/>
    <w:rsid w:val="004B2EFD"/>
    <w:rsid w:val="004D176B"/>
    <w:rsid w:val="004D5022"/>
    <w:rsid w:val="004D5CA4"/>
    <w:rsid w:val="004D755B"/>
    <w:rsid w:val="004E05ED"/>
    <w:rsid w:val="004E21CE"/>
    <w:rsid w:val="004E764B"/>
    <w:rsid w:val="004F2227"/>
    <w:rsid w:val="004F5B67"/>
    <w:rsid w:val="0050190E"/>
    <w:rsid w:val="0050273E"/>
    <w:rsid w:val="00520BC4"/>
    <w:rsid w:val="00523777"/>
    <w:rsid w:val="005433A8"/>
    <w:rsid w:val="00550BDC"/>
    <w:rsid w:val="00557910"/>
    <w:rsid w:val="005608AF"/>
    <w:rsid w:val="005666C4"/>
    <w:rsid w:val="005A5196"/>
    <w:rsid w:val="005B3701"/>
    <w:rsid w:val="005C0BFE"/>
    <w:rsid w:val="005C2FA6"/>
    <w:rsid w:val="005C3CCD"/>
    <w:rsid w:val="005C3D9D"/>
    <w:rsid w:val="005E539D"/>
    <w:rsid w:val="005E6F78"/>
    <w:rsid w:val="005F31D4"/>
    <w:rsid w:val="005F6992"/>
    <w:rsid w:val="006042B3"/>
    <w:rsid w:val="00615F0A"/>
    <w:rsid w:val="00625027"/>
    <w:rsid w:val="00631F5F"/>
    <w:rsid w:val="006351F8"/>
    <w:rsid w:val="00640CA6"/>
    <w:rsid w:val="00643CC7"/>
    <w:rsid w:val="00655610"/>
    <w:rsid w:val="00655BB1"/>
    <w:rsid w:val="00664759"/>
    <w:rsid w:val="006653AE"/>
    <w:rsid w:val="00682A61"/>
    <w:rsid w:val="006937D2"/>
    <w:rsid w:val="00695730"/>
    <w:rsid w:val="006B2E94"/>
    <w:rsid w:val="006B622C"/>
    <w:rsid w:val="006C381B"/>
    <w:rsid w:val="006C54A7"/>
    <w:rsid w:val="006C5BE3"/>
    <w:rsid w:val="006E7A34"/>
    <w:rsid w:val="006F371D"/>
    <w:rsid w:val="006F4CDC"/>
    <w:rsid w:val="007078B1"/>
    <w:rsid w:val="0072287E"/>
    <w:rsid w:val="00725A86"/>
    <w:rsid w:val="007353A4"/>
    <w:rsid w:val="007365FA"/>
    <w:rsid w:val="00752A5E"/>
    <w:rsid w:val="00753B7F"/>
    <w:rsid w:val="00771CE7"/>
    <w:rsid w:val="007804F0"/>
    <w:rsid w:val="007873F0"/>
    <w:rsid w:val="0079212B"/>
    <w:rsid w:val="007C21D0"/>
    <w:rsid w:val="007D228D"/>
    <w:rsid w:val="007D4EEA"/>
    <w:rsid w:val="007F05FF"/>
    <w:rsid w:val="007F2757"/>
    <w:rsid w:val="007F28C2"/>
    <w:rsid w:val="007F3C93"/>
    <w:rsid w:val="007F4F33"/>
    <w:rsid w:val="008054DC"/>
    <w:rsid w:val="00806596"/>
    <w:rsid w:val="00806E20"/>
    <w:rsid w:val="0081167C"/>
    <w:rsid w:val="008213BF"/>
    <w:rsid w:val="0082214D"/>
    <w:rsid w:val="00827DCD"/>
    <w:rsid w:val="008313B4"/>
    <w:rsid w:val="00843EC4"/>
    <w:rsid w:val="00855046"/>
    <w:rsid w:val="008653B9"/>
    <w:rsid w:val="00872AA9"/>
    <w:rsid w:val="00876386"/>
    <w:rsid w:val="00883F9A"/>
    <w:rsid w:val="00885D91"/>
    <w:rsid w:val="00890EFD"/>
    <w:rsid w:val="008A16E6"/>
    <w:rsid w:val="008A38F5"/>
    <w:rsid w:val="008D01B8"/>
    <w:rsid w:val="008D4447"/>
    <w:rsid w:val="008D7226"/>
    <w:rsid w:val="008D7D0A"/>
    <w:rsid w:val="008E3E1C"/>
    <w:rsid w:val="008F3750"/>
    <w:rsid w:val="0090389D"/>
    <w:rsid w:val="00911311"/>
    <w:rsid w:val="009130DF"/>
    <w:rsid w:val="009152C4"/>
    <w:rsid w:val="009160AF"/>
    <w:rsid w:val="00954EB0"/>
    <w:rsid w:val="00966896"/>
    <w:rsid w:val="00971DAE"/>
    <w:rsid w:val="00973284"/>
    <w:rsid w:val="00980F78"/>
    <w:rsid w:val="009921BB"/>
    <w:rsid w:val="00993BF2"/>
    <w:rsid w:val="00993D47"/>
    <w:rsid w:val="009948C3"/>
    <w:rsid w:val="00997DCC"/>
    <w:rsid w:val="009A063B"/>
    <w:rsid w:val="009A2CD2"/>
    <w:rsid w:val="009A30E9"/>
    <w:rsid w:val="009A611C"/>
    <w:rsid w:val="009A6339"/>
    <w:rsid w:val="009B7797"/>
    <w:rsid w:val="009C0825"/>
    <w:rsid w:val="009D1711"/>
    <w:rsid w:val="009E401A"/>
    <w:rsid w:val="009E5537"/>
    <w:rsid w:val="009E7701"/>
    <w:rsid w:val="009F0863"/>
    <w:rsid w:val="00A155B1"/>
    <w:rsid w:val="00A156A2"/>
    <w:rsid w:val="00A21108"/>
    <w:rsid w:val="00A218A0"/>
    <w:rsid w:val="00A21D7B"/>
    <w:rsid w:val="00A26F5F"/>
    <w:rsid w:val="00A33512"/>
    <w:rsid w:val="00A41B5C"/>
    <w:rsid w:val="00A43250"/>
    <w:rsid w:val="00A520EB"/>
    <w:rsid w:val="00A53CDE"/>
    <w:rsid w:val="00A71B8F"/>
    <w:rsid w:val="00A9094C"/>
    <w:rsid w:val="00A95C65"/>
    <w:rsid w:val="00A9689E"/>
    <w:rsid w:val="00A97F49"/>
    <w:rsid w:val="00AA400F"/>
    <w:rsid w:val="00AA4F85"/>
    <w:rsid w:val="00AB3D7F"/>
    <w:rsid w:val="00AD03D5"/>
    <w:rsid w:val="00AD34D9"/>
    <w:rsid w:val="00AD3965"/>
    <w:rsid w:val="00AD564B"/>
    <w:rsid w:val="00AD63B7"/>
    <w:rsid w:val="00AE2E2B"/>
    <w:rsid w:val="00AE4232"/>
    <w:rsid w:val="00AF0A54"/>
    <w:rsid w:val="00AF5606"/>
    <w:rsid w:val="00AF6265"/>
    <w:rsid w:val="00B00A07"/>
    <w:rsid w:val="00B01856"/>
    <w:rsid w:val="00B110A7"/>
    <w:rsid w:val="00B11715"/>
    <w:rsid w:val="00B12248"/>
    <w:rsid w:val="00B2004D"/>
    <w:rsid w:val="00B2487C"/>
    <w:rsid w:val="00B42BA8"/>
    <w:rsid w:val="00B66D5D"/>
    <w:rsid w:val="00B72990"/>
    <w:rsid w:val="00B80D94"/>
    <w:rsid w:val="00B86225"/>
    <w:rsid w:val="00BA1A65"/>
    <w:rsid w:val="00BA1ECA"/>
    <w:rsid w:val="00BB34F6"/>
    <w:rsid w:val="00BB3566"/>
    <w:rsid w:val="00BB3D0C"/>
    <w:rsid w:val="00BC447E"/>
    <w:rsid w:val="00BD3CB4"/>
    <w:rsid w:val="00BD792B"/>
    <w:rsid w:val="00BE5076"/>
    <w:rsid w:val="00BE7827"/>
    <w:rsid w:val="00C1315B"/>
    <w:rsid w:val="00C14777"/>
    <w:rsid w:val="00C2020A"/>
    <w:rsid w:val="00C24E6C"/>
    <w:rsid w:val="00C2777D"/>
    <w:rsid w:val="00C35587"/>
    <w:rsid w:val="00C37A2C"/>
    <w:rsid w:val="00C4558E"/>
    <w:rsid w:val="00C46889"/>
    <w:rsid w:val="00C51007"/>
    <w:rsid w:val="00C55EED"/>
    <w:rsid w:val="00C56AD7"/>
    <w:rsid w:val="00C65BD6"/>
    <w:rsid w:val="00C6602C"/>
    <w:rsid w:val="00C84FF6"/>
    <w:rsid w:val="00CA2E29"/>
    <w:rsid w:val="00CA3EAC"/>
    <w:rsid w:val="00CB1B0B"/>
    <w:rsid w:val="00CB2BAD"/>
    <w:rsid w:val="00CB6EA9"/>
    <w:rsid w:val="00CC4D45"/>
    <w:rsid w:val="00CD2BA7"/>
    <w:rsid w:val="00CD5C48"/>
    <w:rsid w:val="00CD68EA"/>
    <w:rsid w:val="00CE1235"/>
    <w:rsid w:val="00CE297C"/>
    <w:rsid w:val="00CE561F"/>
    <w:rsid w:val="00D030A9"/>
    <w:rsid w:val="00D03BB3"/>
    <w:rsid w:val="00D14AB2"/>
    <w:rsid w:val="00D17B26"/>
    <w:rsid w:val="00D23EF8"/>
    <w:rsid w:val="00D27A78"/>
    <w:rsid w:val="00D33208"/>
    <w:rsid w:val="00D46EF9"/>
    <w:rsid w:val="00D51BE9"/>
    <w:rsid w:val="00D6079A"/>
    <w:rsid w:val="00D63741"/>
    <w:rsid w:val="00D94D58"/>
    <w:rsid w:val="00D965C7"/>
    <w:rsid w:val="00DB51FE"/>
    <w:rsid w:val="00DC14BA"/>
    <w:rsid w:val="00DC5993"/>
    <w:rsid w:val="00DC6D5C"/>
    <w:rsid w:val="00DD1F6F"/>
    <w:rsid w:val="00DD20C5"/>
    <w:rsid w:val="00DD240B"/>
    <w:rsid w:val="00DD5AC2"/>
    <w:rsid w:val="00DE412A"/>
    <w:rsid w:val="00DE7539"/>
    <w:rsid w:val="00DF2266"/>
    <w:rsid w:val="00E03818"/>
    <w:rsid w:val="00E122D6"/>
    <w:rsid w:val="00E12846"/>
    <w:rsid w:val="00E161FB"/>
    <w:rsid w:val="00E20869"/>
    <w:rsid w:val="00E246AC"/>
    <w:rsid w:val="00E27AE2"/>
    <w:rsid w:val="00E34B0F"/>
    <w:rsid w:val="00E37993"/>
    <w:rsid w:val="00E40FE9"/>
    <w:rsid w:val="00E43528"/>
    <w:rsid w:val="00E46181"/>
    <w:rsid w:val="00E5254F"/>
    <w:rsid w:val="00E54A87"/>
    <w:rsid w:val="00E63DB1"/>
    <w:rsid w:val="00E63F48"/>
    <w:rsid w:val="00E651B1"/>
    <w:rsid w:val="00E67AC1"/>
    <w:rsid w:val="00E71AFF"/>
    <w:rsid w:val="00E73CF0"/>
    <w:rsid w:val="00E761AE"/>
    <w:rsid w:val="00E81DD0"/>
    <w:rsid w:val="00E82F92"/>
    <w:rsid w:val="00E97E1C"/>
    <w:rsid w:val="00EA01BB"/>
    <w:rsid w:val="00EA522E"/>
    <w:rsid w:val="00EA584F"/>
    <w:rsid w:val="00EC3B4B"/>
    <w:rsid w:val="00EC4594"/>
    <w:rsid w:val="00EC7CC7"/>
    <w:rsid w:val="00ED0BF7"/>
    <w:rsid w:val="00ED1B9F"/>
    <w:rsid w:val="00ED2EDA"/>
    <w:rsid w:val="00ED5C27"/>
    <w:rsid w:val="00ED5D72"/>
    <w:rsid w:val="00EE0034"/>
    <w:rsid w:val="00EE30A8"/>
    <w:rsid w:val="00EE45FF"/>
    <w:rsid w:val="00EF1820"/>
    <w:rsid w:val="00EF7216"/>
    <w:rsid w:val="00F06F22"/>
    <w:rsid w:val="00F104D9"/>
    <w:rsid w:val="00F15E24"/>
    <w:rsid w:val="00F4358A"/>
    <w:rsid w:val="00F47CA8"/>
    <w:rsid w:val="00F53E83"/>
    <w:rsid w:val="00F54E7B"/>
    <w:rsid w:val="00F65D9A"/>
    <w:rsid w:val="00F663CD"/>
    <w:rsid w:val="00F756B4"/>
    <w:rsid w:val="00F864A1"/>
    <w:rsid w:val="00F91F07"/>
    <w:rsid w:val="00F96AA1"/>
    <w:rsid w:val="00FB2818"/>
    <w:rsid w:val="00FC1F6A"/>
    <w:rsid w:val="00FC5B1B"/>
    <w:rsid w:val="00FD6091"/>
    <w:rsid w:val="00FD6465"/>
    <w:rsid w:val="00FE002C"/>
    <w:rsid w:val="00FE49B3"/>
    <w:rsid w:val="00FE610E"/>
    <w:rsid w:val="00FF57DA"/>
    <w:rsid w:val="00FF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customStyle="1" w:styleId="UnresolvedMention1">
    <w:name w:val="Unresolved Mention1"/>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214511966">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339621586">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ames-S-Santangelo/Simulating-Evolutionary-Clines-SEC-)"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dropbox.com/sh/s25nz9fwrwj29j2/AADpYF5F3oSjzuCNI5nlbjhqa?dl=0)" TargetMode="External"/><Relationship Id="rId1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mes.santangelo37@gmail.com" TargetMode="Externa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663C6D5-41CB-5541-921A-2C58962F7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34049</Words>
  <Characters>194085</Characters>
  <Application>Microsoft Office Word</Application>
  <DocSecurity>0</DocSecurity>
  <Lines>1617</Lines>
  <Paragraphs>455</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227679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cp:revision>
  <dcterms:created xsi:type="dcterms:W3CDTF">2018-03-22T13:21:00Z</dcterms:created>
  <dcterms:modified xsi:type="dcterms:W3CDTF">2018-03-22T13:21:00Z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