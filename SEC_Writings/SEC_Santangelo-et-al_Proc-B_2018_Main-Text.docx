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commentRangeStart w:id="0"/>
      <w:r w:rsidRPr="00F47CA8">
        <w:rPr>
          <w:rFonts w:ascii="Times New Roman" w:hAnsi="Times New Roman" w:cs="Times New Roman"/>
          <w:b/>
          <w:sz w:val="32"/>
          <w:szCs w:val="32"/>
        </w:rPr>
        <w:t xml:space="preserve">Urban </w:t>
      </w:r>
      <w:commentRangeEnd w:id="0"/>
      <w:r w:rsidR="005B3701">
        <w:rPr>
          <w:rStyle w:val="CommentReference"/>
        </w:rPr>
        <w:commentReference w:id="0"/>
      </w:r>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1"/>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1"/>
      <w:r w:rsidRPr="00353D38">
        <w:rPr>
          <w:rStyle w:val="CommentReference"/>
          <w:rFonts w:ascii="Times New Roman" w:hAnsi="Times New Roman" w:cs="Times New Roman"/>
          <w:sz w:val="24"/>
          <w:szCs w:val="24"/>
        </w:rPr>
        <w:commentReference w:id="1"/>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2"/>
      <w:r w:rsidRPr="00353D38">
        <w:rPr>
          <w:rFonts w:ascii="Times New Roman" w:hAnsi="Times New Roman" w:cs="Times New Roman"/>
          <w:b/>
        </w:rPr>
        <w:lastRenderedPageBreak/>
        <w:t>Abstract</w:t>
      </w:r>
      <w:commentRangeEnd w:id="2"/>
      <w:r w:rsidR="00FF57DA">
        <w:rPr>
          <w:rStyle w:val="CommentReference"/>
        </w:rPr>
        <w:commentReference w:id="2"/>
      </w:r>
    </w:p>
    <w:p w14:paraId="0B984689" w14:textId="77777777" w:rsidR="00695730" w:rsidRPr="00353D38" w:rsidRDefault="00695730">
      <w:pPr>
        <w:rPr>
          <w:rFonts w:ascii="Times New Roman" w:hAnsi="Times New Roman" w:cs="Times New Roman"/>
          <w:b/>
        </w:rPr>
      </w:pPr>
    </w:p>
    <w:p w14:paraId="0F2D1481" w14:textId="12BFAB67" w:rsidR="00332A41" w:rsidRPr="00F218BC" w:rsidRDefault="00B42BA8" w:rsidP="00332A41">
      <w:pPr>
        <w:spacing w:line="480" w:lineRule="auto"/>
        <w:rPr>
          <w:rFonts w:ascii="Times New Roman" w:eastAsia="Times New Roman" w:hAnsi="Times New Roman" w:cs="Times New Roman"/>
          <w:color w:val="000000" w:themeColor="text1"/>
          <w:lang w:val="en-US"/>
        </w:rPr>
      </w:pPr>
      <w:del w:id="3" w:author="James Santangelo" w:date="2018-01-24T12:09:00Z">
        <w:r w:rsidDel="003558F2">
          <w:rPr>
            <w:rFonts w:ascii="Times New Roman" w:eastAsia="Times New Roman" w:hAnsi="Times New Roman" w:cs="Times New Roman"/>
            <w:color w:val="000000" w:themeColor="text1"/>
          </w:rPr>
          <w:delText>The study of</w:delText>
        </w:r>
      </w:del>
      <w:ins w:id="4" w:author="James Santangelo" w:date="2018-01-24T12:09:00Z">
        <w:r w:rsidR="003558F2">
          <w:rPr>
            <w:rFonts w:ascii="Times New Roman" w:eastAsia="Times New Roman" w:hAnsi="Times New Roman" w:cs="Times New Roman"/>
            <w:color w:val="000000" w:themeColor="text1"/>
          </w:rPr>
          <w:t>Studying</w:t>
        </w:r>
      </w:ins>
      <w:r>
        <w:rPr>
          <w:rFonts w:ascii="Times New Roman" w:eastAsia="Times New Roman" w:hAnsi="Times New Roman" w:cs="Times New Roman"/>
          <w:color w:val="000000" w:themeColor="text1"/>
        </w:rPr>
        <w:t xml:space="preserve"> evolution in urban environments </w:t>
      </w:r>
      <w:r w:rsidR="002C78BF">
        <w:rPr>
          <w:rFonts w:ascii="Times New Roman" w:eastAsia="Times New Roman" w:hAnsi="Times New Roman" w:cs="Times New Roman"/>
          <w:color w:val="000000" w:themeColor="text1"/>
        </w:rPr>
        <w:t>offers the opportunity to study the role of</w:t>
      </w:r>
      <w:r>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ins w:id="5" w:author="James Santangelo" w:date="2018-01-24T12:10:00Z">
        <w:r w:rsidR="003558F2">
          <w:rPr>
            <w:rFonts w:ascii="Times New Roman" w:hAnsi="Times New Roman" w:cs="Times New Roman"/>
          </w:rPr>
          <w:t>A</w:t>
        </w:r>
        <w:r w:rsidR="003558F2" w:rsidRPr="007E56B0">
          <w:rPr>
            <w:rFonts w:ascii="Times New Roman" w:hAnsi="Times New Roman" w:cs="Times New Roman"/>
          </w:rPr>
          <w:t>cross eastern North American</w:t>
        </w:r>
        <w:r w:rsidR="003558F2">
          <w:rPr>
            <w:rFonts w:ascii="Times New Roman" w:hAnsi="Times New Roman" w:cs="Times New Roman"/>
          </w:rPr>
          <w:t xml:space="preserve"> cities </w:t>
        </w:r>
        <w:r w:rsidR="003558F2">
          <w:rPr>
            <w:rFonts w:ascii="Times New Roman" w:eastAsia="Times New Roman" w:hAnsi="Times New Roman" w:cs="Times New Roman"/>
            <w:color w:val="000000" w:themeColor="text1"/>
          </w:rPr>
          <w:t>w</w:t>
        </w:r>
        <w:r w:rsidR="003558F2" w:rsidRPr="00F218BC">
          <w:rPr>
            <w:rFonts w:ascii="Times New Roman" w:eastAsia="Times New Roman" w:hAnsi="Times New Roman" w:cs="Times New Roman"/>
            <w:color w:val="000000" w:themeColor="text1"/>
          </w:rPr>
          <w:t>hite clover (</w:t>
        </w:r>
        <w:proofErr w:type="spellStart"/>
        <w:r w:rsidR="003558F2" w:rsidRPr="00F218BC">
          <w:rPr>
            <w:rFonts w:ascii="Times New Roman" w:eastAsia="Times New Roman" w:hAnsi="Times New Roman" w:cs="Times New Roman"/>
            <w:i/>
            <w:iCs/>
            <w:color w:val="000000" w:themeColor="text1"/>
          </w:rPr>
          <w:t>Trifolium</w:t>
        </w:r>
        <w:proofErr w:type="spellEnd"/>
        <w:r w:rsidR="003558F2" w:rsidRPr="00F218BC">
          <w:rPr>
            <w:rFonts w:ascii="Times New Roman" w:eastAsia="Times New Roman" w:hAnsi="Times New Roman" w:cs="Times New Roman"/>
            <w:i/>
            <w:iCs/>
            <w:color w:val="000000" w:themeColor="text1"/>
          </w:rPr>
          <w:t xml:space="preserve"> </w:t>
        </w:r>
        <w:proofErr w:type="spellStart"/>
        <w:r w:rsidR="003558F2" w:rsidRPr="00F218BC">
          <w:rPr>
            <w:rFonts w:ascii="Times New Roman" w:eastAsia="Times New Roman" w:hAnsi="Times New Roman" w:cs="Times New Roman"/>
            <w:i/>
            <w:iCs/>
            <w:color w:val="000000" w:themeColor="text1"/>
          </w:rPr>
          <w:t>repens</w:t>
        </w:r>
        <w:proofErr w:type="spellEnd"/>
        <w:r w:rsidR="003558F2" w:rsidRPr="00F218BC">
          <w:rPr>
            <w:rFonts w:ascii="Times New Roman" w:eastAsia="Times New Roman" w:hAnsi="Times New Roman" w:cs="Times New Roman"/>
            <w:color w:val="000000" w:themeColor="text1"/>
          </w:rPr>
          <w:t>)</w:t>
        </w:r>
        <w:r w:rsidR="003558F2">
          <w:rPr>
            <w:rFonts w:ascii="Times New Roman" w:eastAsia="Times New Roman" w:hAnsi="Times New Roman" w:cs="Times New Roman"/>
            <w:color w:val="000000" w:themeColor="text1"/>
          </w:rPr>
          <w:t xml:space="preserve"> exhibits </w:t>
        </w:r>
        <w:r w:rsidR="003558F2" w:rsidRPr="007E56B0">
          <w:rPr>
            <w:rFonts w:ascii="Times New Roman" w:hAnsi="Times New Roman" w:cs="Times New Roman"/>
          </w:rPr>
          <w:t xml:space="preserve">parallel urban-rural clines in the frequency of </w:t>
        </w:r>
        <w:proofErr w:type="spellStart"/>
        <w:r w:rsidR="003558F2" w:rsidRPr="00F218BC">
          <w:rPr>
            <w:rFonts w:ascii="Times New Roman" w:eastAsia="Times New Roman" w:hAnsi="Times New Roman" w:cs="Times New Roman"/>
            <w:color w:val="000000" w:themeColor="text1"/>
          </w:rPr>
          <w:t>cyanogenesis</w:t>
        </w:r>
        <w:proofErr w:type="spellEnd"/>
        <w:r w:rsidR="003558F2" w:rsidRPr="00F218BC">
          <w:rPr>
            <w:rFonts w:ascii="Times New Roman" w:eastAsia="Times New Roman" w:hAnsi="Times New Roman" w:cs="Times New Roman"/>
            <w:color w:val="000000" w:themeColor="text1"/>
          </w:rPr>
          <w:t xml:space="preserve"> </w:t>
        </w:r>
        <w:r w:rsidR="003558F2">
          <w:rPr>
            <w:rFonts w:ascii="Times New Roman" w:eastAsia="Times New Roman" w:hAnsi="Times New Roman" w:cs="Times New Roman"/>
            <w:color w:val="000000" w:themeColor="text1"/>
          </w:rPr>
          <w:t xml:space="preserve">(HCN), which </w:t>
        </w:r>
        <w:r w:rsidR="003558F2" w:rsidRPr="00F218BC">
          <w:rPr>
            <w:rFonts w:ascii="Times New Roman" w:eastAsia="Times New Roman" w:hAnsi="Times New Roman" w:cs="Times New Roman"/>
            <w:color w:val="000000" w:themeColor="text1"/>
          </w:rPr>
          <w:t xml:space="preserve">results from an </w:t>
        </w:r>
        <w:r w:rsidR="003558F2">
          <w:rPr>
            <w:rFonts w:ascii="Times New Roman" w:eastAsia="Times New Roman" w:hAnsi="Times New Roman" w:cs="Times New Roman"/>
            <w:color w:val="000000" w:themeColor="text1"/>
          </w:rPr>
          <w:t xml:space="preserve">epistatic </w:t>
        </w:r>
        <w:r w:rsidR="003558F2" w:rsidRPr="00F218BC">
          <w:rPr>
            <w:rFonts w:ascii="Times New Roman" w:eastAsia="Times New Roman" w:hAnsi="Times New Roman" w:cs="Times New Roman"/>
            <w:color w:val="000000" w:themeColor="text1"/>
          </w:rPr>
          <w:t>interaction between two Mendelian-inherited loci.</w:t>
        </w:r>
      </w:ins>
      <w:del w:id="6" w:author="James Santangelo" w:date="2018-01-24T12:10:00Z">
        <w:r w:rsidR="00A9689E" w:rsidRPr="007E56B0" w:rsidDel="003558F2">
          <w:rPr>
            <w:rFonts w:ascii="Times New Roman" w:hAnsi="Times New Roman" w:cs="Times New Roman"/>
          </w:rPr>
          <w:delText>In this paper, we build off of recent empirical work identifying the presence of parallel urban-rural clines in the frequency of hydrogen cyanide (HCN) across eastern North American cities</w:delText>
        </w:r>
        <w:r w:rsidR="00A9689E" w:rsidDel="003558F2">
          <w:rPr>
            <w:rFonts w:ascii="Times New Roman" w:hAnsi="Times New Roman" w:cs="Times New Roman"/>
          </w:rPr>
          <w:delText>.</w:delText>
        </w:r>
      </w:del>
      <w:r w:rsidR="00A9689E">
        <w:rPr>
          <w:rFonts w:ascii="Times New Roman" w:hAnsi="Times New Roman" w:cs="Times New Roman"/>
        </w:rPr>
        <w:t xml:space="preserve"> 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 xml:space="preserve">he presence of </w:t>
      </w:r>
      <w:del w:id="7" w:author="James Santangelo" w:date="2018-01-24T12:11:00Z">
        <w:r w:rsidR="00332A41" w:rsidRPr="00F218BC" w:rsidDel="003558F2">
          <w:rPr>
            <w:rFonts w:ascii="Times New Roman" w:eastAsia="Times New Roman" w:hAnsi="Times New Roman" w:cs="Times New Roman"/>
            <w:color w:val="000000" w:themeColor="text1"/>
          </w:rPr>
          <w:delText>multiple independent clines in the same direction (i.e. parallel clines)</w:delText>
        </w:r>
      </w:del>
      <w:ins w:id="8" w:author="James Santangelo" w:date="2018-01-24T12:11:00Z">
        <w:r w:rsidR="003558F2">
          <w:rPr>
            <w:rFonts w:ascii="Times New Roman" w:eastAsia="Times New Roman" w:hAnsi="Times New Roman" w:cs="Times New Roman"/>
            <w:color w:val="000000" w:themeColor="text1"/>
          </w:rPr>
          <w:t>parallel and independent clines</w:t>
        </w:r>
      </w:ins>
      <w:r w:rsidR="00332A41" w:rsidRPr="00F218BC">
        <w:rPr>
          <w:rFonts w:ascii="Times New Roman" w:eastAsia="Times New Roman" w:hAnsi="Times New Roman" w:cs="Times New Roman"/>
          <w:color w:val="000000" w:themeColor="text1"/>
        </w:rPr>
        <w:t xml:space="preserve"> is often considered strong evidence for t</w:t>
      </w:r>
      <w:r w:rsidR="00A9689E">
        <w:rPr>
          <w:rFonts w:ascii="Times New Roman" w:eastAsia="Times New Roman" w:hAnsi="Times New Roman" w:cs="Times New Roman"/>
          <w:color w:val="000000" w:themeColor="text1"/>
        </w:rPr>
        <w:t>he role of natural selection, non-adaptive</w:t>
      </w:r>
      <w:ins w:id="9" w:author="James Santangelo" w:date="2018-01-24T09:52:00Z">
        <w:r w:rsidR="00D14AB2">
          <w:rPr>
            <w:rFonts w:ascii="Times New Roman" w:eastAsia="Times New Roman" w:hAnsi="Times New Roman" w:cs="Times New Roman"/>
            <w:color w:val="000000" w:themeColor="text1"/>
          </w:rPr>
          <w:t xml:space="preserve"> processes</w:t>
        </w:r>
      </w:ins>
      <w:r w:rsidR="00A9689E">
        <w:rPr>
          <w:rFonts w:ascii="Times New Roman" w:eastAsia="Times New Roman" w:hAnsi="Times New Roman" w:cs="Times New Roman"/>
          <w:color w:val="000000" w:themeColor="text1"/>
        </w:rPr>
        <w:t xml:space="preserve"> </w:t>
      </w:r>
      <w:r w:rsidR="00D27A78">
        <w:rPr>
          <w:rFonts w:ascii="Times New Roman" w:eastAsia="Times New Roman" w:hAnsi="Times New Roman" w:cs="Times New Roman"/>
          <w:color w:val="000000" w:themeColor="text1"/>
        </w:rPr>
        <w:t xml:space="preserve">can also generate clines </w:t>
      </w:r>
      <w:ins w:id="10" w:author="James Santangelo" w:date="2018-01-24T12:17:00Z">
        <w:r w:rsidR="00D6079A">
          <w:rPr>
            <w:rFonts w:ascii="Times New Roman" w:eastAsia="Times New Roman" w:hAnsi="Times New Roman" w:cs="Times New Roman"/>
            <w:color w:val="000000" w:themeColor="text1"/>
          </w:rPr>
          <w:t xml:space="preserve">and </w:t>
        </w:r>
      </w:ins>
      <w:del w:id="11" w:author="James Santangelo" w:date="2018-01-24T10:11:00Z">
        <w:r w:rsidR="00D27A78" w:rsidDel="00AE2E2B">
          <w:rPr>
            <w:rFonts w:ascii="Times New Roman" w:eastAsia="Times New Roman" w:hAnsi="Times New Roman" w:cs="Times New Roman"/>
            <w:color w:val="000000" w:themeColor="text1"/>
          </w:rPr>
          <w:delText>and t</w:delText>
        </w:r>
      </w:del>
      <w:ins w:id="12" w:author="James Santangelo" w:date="2018-01-24T12:17:00Z">
        <w:r w:rsidR="00D6079A">
          <w:rPr>
            <w:rFonts w:ascii="Times New Roman" w:eastAsia="Times New Roman" w:hAnsi="Times New Roman" w:cs="Times New Roman"/>
            <w:color w:val="000000" w:themeColor="text1"/>
          </w:rPr>
          <w:t>t</w:t>
        </w:r>
      </w:ins>
      <w:r w:rsidR="00D27A78">
        <w:rPr>
          <w:rFonts w:ascii="Times New Roman" w:eastAsia="Times New Roman" w:hAnsi="Times New Roman" w:cs="Times New Roman"/>
          <w:color w:val="000000" w:themeColor="text1"/>
        </w:rPr>
        <w:t>his may be more likely when traits have a non-additive genetic basis due to epistasis</w:t>
      </w:r>
      <w:r w:rsidR="00332A41" w:rsidRPr="00F218BC">
        <w:rPr>
          <w:rFonts w:ascii="Times New Roman" w:eastAsia="Times New Roman" w:hAnsi="Times New Roman" w:cs="Times New Roman"/>
          <w:color w:val="000000" w:themeColor="text1"/>
        </w:rPr>
        <w:t xml:space="preserve">. </w:t>
      </w:r>
      <w:commentRangeStart w:id="13"/>
      <w:del w:id="14" w:author="James Santangelo" w:date="2018-01-24T12:11:00Z">
        <w:r w:rsidR="00332A41" w:rsidRPr="00F218BC" w:rsidDel="003558F2">
          <w:rPr>
            <w:rFonts w:ascii="Times New Roman" w:eastAsia="Times New Roman" w:hAnsi="Times New Roman" w:cs="Times New Roman"/>
            <w:color w:val="000000" w:themeColor="text1"/>
          </w:rPr>
          <w:delText xml:space="preserve">In this paper, </w:delText>
        </w:r>
      </w:del>
      <w:ins w:id="15" w:author="James Santangelo" w:date="2018-01-24T12:11:00Z">
        <w:r w:rsidR="003558F2">
          <w:rPr>
            <w:rFonts w:ascii="Times New Roman" w:eastAsia="Times New Roman" w:hAnsi="Times New Roman" w:cs="Times New Roman"/>
            <w:color w:val="000000" w:themeColor="text1"/>
          </w:rPr>
          <w:t>W</w:t>
        </w:r>
      </w:ins>
      <w:del w:id="16" w:author="James Santangelo" w:date="2018-01-24T12:11:00Z">
        <w:r w:rsidR="00332A41" w:rsidRPr="00F218BC" w:rsidDel="003558F2">
          <w:rPr>
            <w:rFonts w:ascii="Times New Roman" w:eastAsia="Times New Roman" w:hAnsi="Times New Roman" w:cs="Times New Roman"/>
            <w:color w:val="000000" w:themeColor="text1"/>
          </w:rPr>
          <w:delText>w</w:delText>
        </w:r>
      </w:del>
      <w:r w:rsidR="00332A41" w:rsidRPr="00F218BC">
        <w:rPr>
          <w:rFonts w:ascii="Times New Roman" w:eastAsia="Times New Roman" w:hAnsi="Times New Roman" w:cs="Times New Roman"/>
          <w:color w:val="000000" w:themeColor="text1"/>
        </w:rPr>
        <w:t>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w:t>
      </w:r>
      <w:del w:id="17" w:author="James Santangelo" w:date="2018-01-24T12:12:00Z">
        <w:r w:rsidR="00332A41" w:rsidRPr="00F218BC" w:rsidDel="00D6079A">
          <w:rPr>
            <w:rFonts w:ascii="Times New Roman" w:eastAsia="Times New Roman" w:hAnsi="Times New Roman" w:cs="Times New Roman"/>
            <w:color w:val="000000" w:themeColor="text1"/>
          </w:rPr>
          <w:delText xml:space="preserve">modelled according to the cyanogenesis </w:delText>
        </w:r>
        <w:r w:rsidR="0050273E" w:rsidDel="00D6079A">
          <w:rPr>
            <w:rFonts w:ascii="Times New Roman" w:eastAsia="Times New Roman" w:hAnsi="Times New Roman" w:cs="Times New Roman"/>
            <w:color w:val="000000" w:themeColor="text1"/>
          </w:rPr>
          <w:delText xml:space="preserve">(HCN) </w:delText>
        </w:r>
        <w:r w:rsidR="00332A41" w:rsidRPr="00F218BC" w:rsidDel="00D6079A">
          <w:rPr>
            <w:rFonts w:ascii="Times New Roman" w:eastAsia="Times New Roman" w:hAnsi="Times New Roman" w:cs="Times New Roman"/>
            <w:color w:val="000000" w:themeColor="text1"/>
          </w:rPr>
          <w:delText>polymorphism in white clover (</w:delText>
        </w:r>
        <w:r w:rsidR="00332A41" w:rsidRPr="00F218BC" w:rsidDel="00D6079A">
          <w:rPr>
            <w:rFonts w:ascii="Times New Roman" w:eastAsia="Times New Roman" w:hAnsi="Times New Roman" w:cs="Times New Roman"/>
            <w:i/>
            <w:iCs/>
            <w:color w:val="000000" w:themeColor="text1"/>
          </w:rPr>
          <w:delText>Trifolium repens</w:delText>
        </w:r>
        <w:r w:rsidR="00332A41" w:rsidRPr="00F218BC" w:rsidDel="00D6079A">
          <w:rPr>
            <w:rFonts w:ascii="Times New Roman" w:eastAsia="Times New Roman" w:hAnsi="Times New Roman" w:cs="Times New Roman"/>
            <w:color w:val="000000" w:themeColor="text1"/>
          </w:rPr>
          <w:delText xml:space="preserve">) </w:delText>
        </w:r>
      </w:del>
      <w:r w:rsidR="00332A41" w:rsidRPr="00F218BC">
        <w:rPr>
          <w:rFonts w:ascii="Times New Roman" w:eastAsia="Times New Roman" w:hAnsi="Times New Roman" w:cs="Times New Roman"/>
          <w:color w:val="000000" w:themeColor="text1"/>
        </w:rPr>
        <w:t xml:space="preserve">to examine the formation of phenotypic clines </w:t>
      </w:r>
      <w:ins w:id="18" w:author="James Santangelo" w:date="2018-01-24T12:13:00Z">
        <w:r w:rsidR="00D6079A">
          <w:rPr>
            <w:rFonts w:ascii="Times New Roman" w:eastAsia="Times New Roman" w:hAnsi="Times New Roman" w:cs="Times New Roman"/>
            <w:color w:val="000000" w:themeColor="text1"/>
          </w:rPr>
          <w:t xml:space="preserve">in HCN </w:t>
        </w:r>
      </w:ins>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under varying levels of drift, gene flow and selection.</w:t>
      </w:r>
      <w:del w:id="19" w:author="James Santangelo" w:date="2018-01-24T12:13:00Z">
        <w:r w:rsidR="00332A41" w:rsidRPr="00F218BC" w:rsidDel="00D6079A">
          <w:rPr>
            <w:rFonts w:ascii="Times New Roman" w:eastAsia="Times New Roman" w:hAnsi="Times New Roman" w:cs="Times New Roman"/>
            <w:color w:val="000000" w:themeColor="text1"/>
          </w:rPr>
          <w:delText xml:space="preserve"> HCN results from an </w:delText>
        </w:r>
        <w:r w:rsidR="00332A41" w:rsidDel="00D6079A">
          <w:rPr>
            <w:rFonts w:ascii="Times New Roman" w:eastAsia="Times New Roman" w:hAnsi="Times New Roman" w:cs="Times New Roman"/>
            <w:color w:val="000000" w:themeColor="text1"/>
          </w:rPr>
          <w:delText xml:space="preserve">epistatic </w:delText>
        </w:r>
        <w:r w:rsidR="00332A41" w:rsidRPr="00F218BC" w:rsidDel="00D6079A">
          <w:rPr>
            <w:rFonts w:ascii="Times New Roman" w:eastAsia="Times New Roman" w:hAnsi="Times New Roman" w:cs="Times New Roman"/>
            <w:color w:val="000000" w:themeColor="text1"/>
          </w:rPr>
          <w:delText>interaction between two Mendelian-inherited loci</w:delText>
        </w:r>
        <w:commentRangeEnd w:id="13"/>
        <w:r w:rsidR="00AE2E2B" w:rsidDel="00D6079A">
          <w:rPr>
            <w:rStyle w:val="CommentReference"/>
          </w:rPr>
          <w:commentReference w:id="13"/>
        </w:r>
        <w:r w:rsidR="00332A41" w:rsidRPr="00F218BC" w:rsidDel="00D6079A">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Our results demonstrate that the genetic architecture of this trait makes natural populations particularly susceptible to </w:t>
      </w:r>
      <w:del w:id="20" w:author="James Santangelo" w:date="2018-01-24T12:14:00Z">
        <w:r w:rsidR="00332A41" w:rsidRPr="00F218BC" w:rsidDel="00D6079A">
          <w:rPr>
            <w:rFonts w:ascii="Times New Roman" w:eastAsia="Times New Roman" w:hAnsi="Times New Roman" w:cs="Times New Roman"/>
            <w:color w:val="000000" w:themeColor="text1"/>
          </w:rPr>
          <w:delText xml:space="preserve">decreases </w:delText>
        </w:r>
      </w:del>
      <w:ins w:id="21" w:author="James Santangelo" w:date="2018-01-24T12:14:00Z">
        <w:r w:rsidR="00D6079A">
          <w:rPr>
            <w:rFonts w:ascii="Times New Roman" w:eastAsia="Times New Roman" w:hAnsi="Times New Roman" w:cs="Times New Roman"/>
            <w:color w:val="000000" w:themeColor="text1"/>
          </w:rPr>
          <w:t>parallel clines</w:t>
        </w:r>
        <w:r w:rsidR="00D6079A" w:rsidRPr="00F218BC">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in HCN frequencies via drift.</w:t>
      </w:r>
      <w:del w:id="22" w:author="James Santangelo" w:date="2018-01-24T12:18:00Z">
        <w:r w:rsidR="00332A41" w:rsidRPr="00AB7222" w:rsidDel="00D6079A">
          <w:rPr>
            <w:rFonts w:ascii="Times New Roman" w:eastAsia="Times New Roman" w:hAnsi="Times New Roman" w:cs="Times New Roman"/>
            <w:color w:val="000000" w:themeColor="text1"/>
          </w:rPr>
          <w:delText> </w:delText>
        </w:r>
        <w:r w:rsidR="00332A41" w:rsidRPr="00F218BC" w:rsidDel="00D6079A">
          <w:rPr>
            <w:rFonts w:ascii="Times New Roman" w:eastAsia="Times New Roman" w:hAnsi="Times New Roman" w:cs="Times New Roman"/>
            <w:color w:val="000000" w:themeColor="text1"/>
          </w:rPr>
          <w:delText>We</w:delText>
        </w:r>
        <w:r w:rsidR="00332A41" w:rsidRPr="00AB7222" w:rsidDel="00D6079A">
          <w:rPr>
            <w:rFonts w:ascii="Times New Roman" w:eastAsia="Times New Roman" w:hAnsi="Times New Roman" w:cs="Times New Roman"/>
            <w:color w:val="000000" w:themeColor="text1"/>
          </w:rPr>
          <w:delText> </w:delText>
        </w:r>
        <w:r w:rsidR="00332A41" w:rsidRPr="00F218BC" w:rsidDel="00D6079A">
          <w:rPr>
            <w:rFonts w:ascii="Times New Roman" w:eastAsia="Times New Roman" w:hAnsi="Times New Roman" w:cs="Times New Roman"/>
            <w:color w:val="000000" w:themeColor="text1"/>
          </w:rPr>
          <w:delText>show that gradients in the strength of drift</w:delText>
        </w:r>
        <w:r w:rsidR="00332A41" w:rsidRPr="00AB7222" w:rsidDel="00D6079A">
          <w:rPr>
            <w:rFonts w:ascii="Times New Roman" w:eastAsia="Times New Roman" w:hAnsi="Times New Roman" w:cs="Times New Roman"/>
            <w:color w:val="000000" w:themeColor="text1"/>
          </w:rPr>
          <w:delText> </w:delText>
        </w:r>
        <w:r w:rsidR="00332A41" w:rsidRPr="00F218BC" w:rsidDel="00D6079A">
          <w:rPr>
            <w:rFonts w:ascii="Times New Roman" w:eastAsia="Times New Roman" w:hAnsi="Times New Roman" w:cs="Times New Roman"/>
            <w:color w:val="000000" w:themeColor="text1"/>
          </w:rPr>
          <w:delText>across a landscape resulted in phenotypic clines with</w:delText>
        </w:r>
        <w:r w:rsidR="00332A41" w:rsidRPr="00AB7222" w:rsidDel="00D6079A">
          <w:rPr>
            <w:rFonts w:ascii="Times New Roman" w:eastAsia="Times New Roman" w:hAnsi="Times New Roman" w:cs="Times New Roman"/>
            <w:color w:val="000000" w:themeColor="text1"/>
          </w:rPr>
          <w:delText> </w:delText>
        </w:r>
        <w:r w:rsidR="00332A41" w:rsidRPr="00F218BC" w:rsidDel="00D6079A">
          <w:rPr>
            <w:rFonts w:ascii="Times New Roman" w:eastAsia="Times New Roman" w:hAnsi="Times New Roman" w:cs="Times New Roman"/>
            <w:color w:val="000000" w:themeColor="text1"/>
          </w:rPr>
          <w:delText>lower frequencies</w:delText>
        </w:r>
        <w:r w:rsidR="00332A41" w:rsidRPr="00AB7222" w:rsidDel="00D6079A">
          <w:rPr>
            <w:rFonts w:ascii="Times New Roman" w:eastAsia="Times New Roman" w:hAnsi="Times New Roman" w:cs="Times New Roman"/>
            <w:color w:val="000000" w:themeColor="text1"/>
          </w:rPr>
          <w:delText> </w:delText>
        </w:r>
        <w:r w:rsidR="00332A41" w:rsidRPr="00F218BC" w:rsidDel="00D6079A">
          <w:rPr>
            <w:rFonts w:ascii="Times New Roman" w:eastAsia="Times New Roman" w:hAnsi="Times New Roman" w:cs="Times New Roman"/>
            <w:color w:val="000000" w:themeColor="text1"/>
          </w:rPr>
          <w:delText>of HCN in strongly drifting populations.</w:delText>
        </w:r>
      </w:del>
      <w:r w:rsidR="00332A41" w:rsidRPr="00F218BC">
        <w:rPr>
          <w:rFonts w:ascii="Times New Roman" w:eastAsia="Times New Roman" w:hAnsi="Times New Roman" w:cs="Times New Roman"/>
          <w:color w:val="000000" w:themeColor="text1"/>
        </w:rPr>
        <w:t xml:space="preserve"> We demonstrate that stochastic changes in allele frequency can have the appearance of </w:t>
      </w:r>
      <w:del w:id="23" w:author="James Santangelo" w:date="2018-01-24T12:14:00Z">
        <w:r w:rsidR="00332A41" w:rsidRPr="00F218BC" w:rsidDel="00D6079A">
          <w:rPr>
            <w:rFonts w:ascii="Times New Roman" w:eastAsia="Times New Roman" w:hAnsi="Times New Roman" w:cs="Times New Roman"/>
            <w:color w:val="000000" w:themeColor="text1"/>
          </w:rPr>
          <w:delText xml:space="preserve">deterministic </w:delText>
        </w:r>
      </w:del>
      <w:ins w:id="24" w:author="James Santangelo" w:date="2018-01-24T12:14:00Z">
        <w:r w:rsidR="00D6079A">
          <w:rPr>
            <w:rFonts w:ascii="Times New Roman" w:eastAsia="Times New Roman" w:hAnsi="Times New Roman" w:cs="Times New Roman"/>
            <w:color w:val="000000" w:themeColor="text1"/>
          </w:rPr>
          <w:t>adaptive</w:t>
        </w:r>
        <w:r w:rsidR="00D6079A" w:rsidRPr="00F218BC">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t>
      </w:r>
      <w:r w:rsidR="00D27A78">
        <w:rPr>
          <w:rFonts w:ascii="Times New Roman" w:eastAsia="Times New Roman" w:hAnsi="Times New Roman" w:cs="Times New Roman"/>
          <w:color w:val="000000" w:themeColor="text1"/>
        </w:rPr>
        <w:t>We suggest that studies of phenotypic change in urban populations—where drift is likely to be particularly strong—take explicit consideration of the genetic archit</w:t>
      </w:r>
      <w:r w:rsidR="00FF57DA">
        <w:rPr>
          <w:rFonts w:ascii="Times New Roman" w:eastAsia="Times New Roman" w:hAnsi="Times New Roman" w:cs="Times New Roman"/>
          <w:color w:val="000000" w:themeColor="text1"/>
        </w:rPr>
        <w:t xml:space="preserve">ecture underlying focal traits </w:t>
      </w:r>
      <w:commentRangeStart w:id="25"/>
      <w:r w:rsidR="00FF57DA">
        <w:rPr>
          <w:rFonts w:ascii="Times New Roman" w:eastAsia="Times New Roman" w:hAnsi="Times New Roman" w:cs="Times New Roman"/>
          <w:color w:val="000000" w:themeColor="text1"/>
        </w:rPr>
        <w:t xml:space="preserve">prior to invoking selection’s role in </w:t>
      </w:r>
      <w:proofErr w:type="spellStart"/>
      <w:r w:rsidR="00FF57DA">
        <w:rPr>
          <w:rFonts w:ascii="Times New Roman" w:eastAsia="Times New Roman" w:hAnsi="Times New Roman" w:cs="Times New Roman"/>
          <w:color w:val="000000" w:themeColor="text1"/>
        </w:rPr>
        <w:t>geneting</w:t>
      </w:r>
      <w:proofErr w:type="spellEnd"/>
      <w:r w:rsidR="00FF57DA">
        <w:rPr>
          <w:rFonts w:ascii="Times New Roman" w:eastAsia="Times New Roman" w:hAnsi="Times New Roman" w:cs="Times New Roman"/>
          <w:color w:val="000000" w:themeColor="text1"/>
        </w:rPr>
        <w:t xml:space="preserve"> adaptive differentiation. </w:t>
      </w:r>
      <w:commentRangeEnd w:id="25"/>
      <w:r w:rsidR="00AE2E2B">
        <w:rPr>
          <w:rStyle w:val="CommentReference"/>
        </w:rPr>
        <w:commentReference w:id="25"/>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4B3AD70" w:rsidR="00695730" w:rsidRPr="006C54A7" w:rsidRDefault="00695730">
      <w:pPr>
        <w:rPr>
          <w:rFonts w:ascii="Times New Roman" w:hAnsi="Times New Roman" w:cs="Times New Roman"/>
        </w:rPr>
      </w:pPr>
      <w:commentRangeStart w:id="26"/>
      <w:commentRangeStart w:id="27"/>
      <w:r w:rsidRPr="00353D38">
        <w:rPr>
          <w:rFonts w:ascii="Times New Roman" w:hAnsi="Times New Roman" w:cs="Times New Roman"/>
          <w:b/>
        </w:rPr>
        <w:t>Keywords</w:t>
      </w:r>
      <w:commentRangeEnd w:id="26"/>
      <w:r w:rsidR="00116984">
        <w:rPr>
          <w:rStyle w:val="CommentReference"/>
        </w:rPr>
        <w:commentReference w:id="26"/>
      </w:r>
      <w:commentRangeEnd w:id="27"/>
      <w:r w:rsidR="00AE2E2B">
        <w:rPr>
          <w:rStyle w:val="CommentReference"/>
        </w:rPr>
        <w:commentReference w:id="27"/>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ins w:id="28" w:author="James Santangelo" w:date="2018-01-24T12:15:00Z">
        <w:r w:rsidR="00D6079A">
          <w:rPr>
            <w:rFonts w:ascii="Times New Roman" w:hAnsi="Times New Roman" w:cs="Times New Roman"/>
          </w:rPr>
          <w:t>Genetic drift;</w:t>
        </w:r>
        <w:r w:rsidR="00D6079A">
          <w:rPr>
            <w:rFonts w:ascii="Times New Roman" w:hAnsi="Times New Roman" w:cs="Times New Roman"/>
          </w:rPr>
          <w:t xml:space="preserve"> </w:t>
        </w:r>
      </w:ins>
      <w:r w:rsidR="004D755B">
        <w:rPr>
          <w:rFonts w:ascii="Times New Roman" w:hAnsi="Times New Roman" w:cs="Times New Roman"/>
        </w:rPr>
        <w:t xml:space="preserve">Multi-locus; </w:t>
      </w:r>
      <w:ins w:id="29" w:author="James Santangelo" w:date="2018-01-24T12:15:00Z">
        <w:r w:rsidR="00D6079A">
          <w:rPr>
            <w:rFonts w:ascii="Times New Roman" w:hAnsi="Times New Roman" w:cs="Times New Roman"/>
          </w:rPr>
          <w:t>Parallelism</w:t>
        </w:r>
        <w:r w:rsidR="00D6079A">
          <w:rPr>
            <w:rFonts w:ascii="Times New Roman" w:hAnsi="Times New Roman" w:cs="Times New Roman"/>
          </w:rPr>
          <w:t xml:space="preserve">; </w:t>
        </w:r>
      </w:ins>
      <w:r w:rsidR="004D755B">
        <w:rPr>
          <w:rFonts w:ascii="Times New Roman" w:hAnsi="Times New Roman" w:cs="Times New Roman"/>
        </w:rPr>
        <w:t>Stochastic</w:t>
      </w:r>
      <w:del w:id="30" w:author="James Santangelo" w:date="2018-01-24T12:15:00Z">
        <w:r w:rsidR="004D755B" w:rsidDel="00D6079A">
          <w:rPr>
            <w:rFonts w:ascii="Times New Roman" w:hAnsi="Times New Roman" w:cs="Times New Roman"/>
          </w:rPr>
          <w:delText xml:space="preserve">; </w:delText>
        </w:r>
      </w:del>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78B5A20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commentRangeStart w:id="31"/>
      <w:r w:rsidRPr="00353D38">
        <w:rPr>
          <w:rFonts w:ascii="Times New Roman" w:hAnsi="Times New Roman" w:cs="Times New Roman"/>
        </w:rPr>
        <w:t xml:space="preserve">natural selection, genetic drift, and </w:t>
      </w:r>
      <w:r w:rsidR="008F3750">
        <w:rPr>
          <w:rFonts w:ascii="Times New Roman" w:hAnsi="Times New Roman" w:cs="Times New Roman"/>
        </w:rPr>
        <w:t>gene flow</w:t>
      </w:r>
      <w:commentRangeEnd w:id="31"/>
      <w:r w:rsidR="00C24E6C">
        <w:rPr>
          <w:rStyle w:val="CommentReference"/>
        </w:rPr>
        <w:commentReference w:id="31"/>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del w:id="32" w:author="James Santangelo" w:date="2018-01-24T12:19:00Z">
        <w:r w:rsidRPr="00353D38" w:rsidDel="00D6079A">
          <w:rPr>
            <w:rFonts w:ascii="Times New Roman" w:hAnsi="Times New Roman" w:cs="Times New Roman"/>
          </w:rPr>
          <w:delText>seeking to explore</w:delText>
        </w:r>
      </w:del>
      <w:ins w:id="33" w:author="James Santangelo" w:date="2018-01-24T12:19:00Z">
        <w:r w:rsidR="00D6079A">
          <w:rPr>
            <w:rFonts w:ascii="Times New Roman" w:hAnsi="Times New Roman" w:cs="Times New Roman"/>
          </w:rPr>
          <w:t>exploring</w:t>
        </w:r>
      </w:ins>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0BA55E5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del w:id="34" w:author="James Santangelo" w:date="2018-01-24T10:12:00Z">
        <w:r w:rsidRPr="00353D38" w:rsidDel="00AE2E2B">
          <w:rPr>
            <w:rFonts w:ascii="Times New Roman" w:hAnsi="Times New Roman" w:cs="Times New Roman"/>
          </w:rPr>
          <w:delText xml:space="preserve">morph </w:delText>
        </w:r>
      </w:del>
      <w:ins w:id="35" w:author="James Santangelo" w:date="2018-01-24T10:12:00Z">
        <w:r w:rsidR="00AE2E2B">
          <w:rPr>
            <w:rFonts w:ascii="Times New Roman" w:hAnsi="Times New Roman" w:cs="Times New Roman"/>
          </w:rPr>
          <w:t>phenotype</w:t>
        </w:r>
        <w:r w:rsidR="00AE2E2B" w:rsidRPr="00353D38">
          <w:rPr>
            <w:rFonts w:ascii="Times New Roman" w:hAnsi="Times New Roman" w:cs="Times New Roman"/>
          </w:rPr>
          <w:t xml:space="preserve"> </w:t>
        </w:r>
      </w:ins>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179550A5" w:rsidR="00695730" w:rsidRPr="00353D38" w:rsidRDefault="00695730" w:rsidP="00695730">
      <w:pPr>
        <w:spacing w:line="480" w:lineRule="auto"/>
        <w:ind w:firstLine="360"/>
        <w:rPr>
          <w:rFonts w:ascii="Times New Roman" w:hAnsi="Times New Roman" w:cs="Times New Roman"/>
        </w:rPr>
      </w:pPr>
      <w:commentRangeStart w:id="36"/>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trait clines via neutral processes is that</w:t>
      </w:r>
      <w:commentRangeEnd w:id="36"/>
      <w:r w:rsidR="00AE2E2B">
        <w:rPr>
          <w:rStyle w:val="CommentReference"/>
        </w:rPr>
        <w:commentReference w:id="36"/>
      </w:r>
      <w:r w:rsidRPr="00353D38">
        <w:rPr>
          <w:rFonts w:ascii="Times New Roman" w:hAnsi="Times New Roman" w:cs="Times New Roman"/>
        </w:rPr>
        <w:t xml:space="preserve"> </w:t>
      </w:r>
      <w:commentRangeStart w:id="37"/>
      <w:commentRangeStart w:id="38"/>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37"/>
      <w:r w:rsidR="004770F4">
        <w:rPr>
          <w:rStyle w:val="CommentReference"/>
        </w:rPr>
        <w:commentReference w:id="37"/>
      </w:r>
      <w:commentRangeEnd w:id="38"/>
      <w:r w:rsidR="00ED5C27">
        <w:rPr>
          <w:rStyle w:val="CommentReference"/>
        </w:rPr>
        <w:commentReference w:id="38"/>
      </w:r>
      <w:r w:rsidRPr="00353D38">
        <w:rPr>
          <w:rFonts w:ascii="Times New Roman" w:hAnsi="Times New Roman" w:cs="Times New Roman"/>
        </w:rPr>
        <w:t xml:space="preserve">. </w:t>
      </w:r>
      <w:r w:rsidR="00467E90">
        <w:rPr>
          <w:rFonts w:ascii="Times New Roman" w:hAnsi="Times New Roman" w:cs="Times New Roman"/>
        </w:rPr>
        <w:t xml:space="preserve">For example, if the initial frequency of underlying alleles is 0.5, then each locus is equally likely to drift </w:t>
      </w:r>
      <w:ins w:id="39" w:author="James Santangelo" w:date="2018-01-24T12:20:00Z">
        <w:r w:rsidR="00D6079A">
          <w:rPr>
            <w:rFonts w:ascii="Times New Roman" w:hAnsi="Times New Roman" w:cs="Times New Roman"/>
          </w:rPr>
          <w:t xml:space="preserve">either </w:t>
        </w:r>
      </w:ins>
      <w:r w:rsidR="00467E90">
        <w:rPr>
          <w:rFonts w:ascii="Times New Roman" w:hAnsi="Times New Roman" w:cs="Times New Roman"/>
        </w:rPr>
        <w:t xml:space="preserve">upward </w:t>
      </w:r>
      <w:del w:id="40" w:author="James Santangelo" w:date="2018-01-24T12:20:00Z">
        <w:r w:rsidR="00467E90" w:rsidDel="00D6079A">
          <w:rPr>
            <w:rFonts w:ascii="Times New Roman" w:hAnsi="Times New Roman" w:cs="Times New Roman"/>
          </w:rPr>
          <w:delText>as it is to drift</w:delText>
        </w:r>
      </w:del>
      <w:ins w:id="41" w:author="James Santangelo" w:date="2018-01-24T12:20:00Z">
        <w:r w:rsidR="00D6079A">
          <w:rPr>
            <w:rFonts w:ascii="Times New Roman" w:hAnsi="Times New Roman" w:cs="Times New Roman"/>
          </w:rPr>
          <w:t>or</w:t>
        </w:r>
      </w:ins>
      <w:r w:rsidR="00467E90">
        <w:rPr>
          <w:rFonts w:ascii="Times New Roman" w:hAnsi="Times New Roman" w:cs="Times New Roman"/>
        </w:rPr>
        <w:t xml:space="preserve"> downward, resulting in no consist</w:t>
      </w:r>
      <w:ins w:id="42" w:author="James Santangelo" w:date="2018-01-24T12:20:00Z">
        <w:r w:rsidR="00D6079A">
          <w:rPr>
            <w:rFonts w:ascii="Times New Roman" w:hAnsi="Times New Roman" w:cs="Times New Roman"/>
          </w:rPr>
          <w:t>e</w:t>
        </w:r>
      </w:ins>
      <w:del w:id="43" w:author="James Santangelo" w:date="2018-01-24T12:20:00Z">
        <w:r w:rsidR="00467E90" w:rsidDel="00D6079A">
          <w:rPr>
            <w:rFonts w:ascii="Times New Roman" w:hAnsi="Times New Roman" w:cs="Times New Roman"/>
          </w:rPr>
          <w:delText>a</w:delText>
        </w:r>
      </w:del>
      <w:r w:rsidR="00467E90">
        <w:rPr>
          <w:rFonts w:ascii="Times New Roman" w:hAnsi="Times New Roman" w:cs="Times New Roman"/>
        </w:rPr>
        <w:t>nt change in allel</w:t>
      </w:r>
      <w:ins w:id="44" w:author="James Santangelo" w:date="2018-01-24T09:53:00Z">
        <w:r w:rsidR="00D14AB2">
          <w:rPr>
            <w:rFonts w:ascii="Times New Roman" w:hAnsi="Times New Roman" w:cs="Times New Roman"/>
          </w:rPr>
          <w:t>e</w:t>
        </w:r>
      </w:ins>
      <w:r w:rsidR="00467E90">
        <w:rPr>
          <w:rFonts w:ascii="Times New Roman" w:hAnsi="Times New Roman" w:cs="Times New Roman"/>
        </w:rPr>
        <w:t xml:space="preserve"> frequency when averaged across all clines. </w:t>
      </w:r>
      <w:r w:rsidRPr="00353D38">
        <w:rPr>
          <w:rFonts w:ascii="Times New Roman" w:hAnsi="Times New Roman" w:cs="Times New Roman"/>
        </w:rPr>
        <w:t xml:space="preserve">Thus, the presence of multiple independent clines in the same direction (i.e. parallel clines) is strong evidence for the role of natural </w:t>
      </w:r>
      <w:r w:rsidRPr="00353D38">
        <w:rPr>
          <w:rFonts w:ascii="Times New Roman" w:hAnsi="Times New Roman" w:cs="Times New Roman"/>
        </w:rPr>
        <w:lastRenderedPageBreak/>
        <w:t xml:space="preserve">selection, as putative adaptations are unlikely to evolve repeatedly via stochastic forces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w:t>
      </w:r>
      <w:ins w:id="45" w:author="James Santangelo" w:date="2018-01-24T10:14:00Z">
        <w:r w:rsidR="00E122D6">
          <w:rPr>
            <w:rFonts w:ascii="Times New Roman" w:hAnsi="Times New Roman" w:cs="Times New Roman"/>
          </w:rPr>
          <w:t>n</w:t>
        </w:r>
      </w:ins>
      <w:del w:id="46" w:author="James Santangelo" w:date="2018-01-24T10:14:00Z">
        <w:r w:rsidRPr="00353D38" w:rsidDel="00E122D6">
          <w:rPr>
            <w:rFonts w:ascii="Times New Roman" w:hAnsi="Times New Roman" w:cs="Times New Roman"/>
          </w:rPr>
          <w:delText>N</w:delText>
        </w:r>
      </w:del>
      <w:r w:rsidRPr="00353D38">
        <w:rPr>
          <w:rFonts w:ascii="Times New Roman" w:hAnsi="Times New Roman" w:cs="Times New Roman"/>
        </w:rPr>
        <w:t>orth</w:t>
      </w:r>
      <w:del w:id="47" w:author="James Santangelo" w:date="2018-01-24T10:14:00Z">
        <w:r w:rsidRPr="00353D38" w:rsidDel="00E122D6">
          <w:rPr>
            <w:rFonts w:ascii="Times New Roman" w:hAnsi="Times New Roman" w:cs="Times New Roman"/>
          </w:rPr>
          <w:delText>-</w:delText>
        </w:r>
      </w:del>
      <w:r w:rsidRPr="00353D38">
        <w:rPr>
          <w:rFonts w:ascii="Times New Roman" w:hAnsi="Times New Roman" w:cs="Times New Roman"/>
        </w:rPr>
        <w:t xml:space="preserve">eastern Brazil, Jamaica, and Cuba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[13–17]</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1D72CE72" w:rsidR="00695730" w:rsidRPr="00353D38" w:rsidRDefault="00695730" w:rsidP="00695730">
      <w:pPr>
        <w:spacing w:line="480" w:lineRule="auto"/>
        <w:ind w:firstLine="360"/>
        <w:rPr>
          <w:rFonts w:ascii="Times New Roman" w:hAnsi="Times New Roman" w:cs="Times New Roman"/>
        </w:rPr>
      </w:pPr>
      <w:commentRangeStart w:id="48"/>
      <w:commentRangeStart w:id="49"/>
      <w:commentRangeStart w:id="50"/>
      <w:r w:rsidRPr="00353D38">
        <w:rPr>
          <w:rFonts w:ascii="Times New Roman" w:hAnsi="Times New Roman" w:cs="Times New Roman"/>
        </w:rPr>
        <w:t>Urbanization</w:t>
      </w:r>
      <w:commentRangeEnd w:id="48"/>
      <w:r w:rsidRPr="00353D38">
        <w:rPr>
          <w:rStyle w:val="CommentReference"/>
          <w:rFonts w:ascii="Times New Roman" w:hAnsi="Times New Roman" w:cs="Times New Roman"/>
          <w:sz w:val="24"/>
          <w:szCs w:val="24"/>
        </w:rPr>
        <w:commentReference w:id="48"/>
      </w:r>
      <w:commentRangeEnd w:id="49"/>
      <w:r w:rsidRPr="00353D38">
        <w:rPr>
          <w:rStyle w:val="CommentReference"/>
          <w:rFonts w:ascii="Times New Roman" w:hAnsi="Times New Roman" w:cs="Times New Roman"/>
          <w:sz w:val="24"/>
          <w:szCs w:val="24"/>
        </w:rPr>
        <w:commentReference w:id="49"/>
      </w:r>
      <w:commentRangeEnd w:id="50"/>
      <w:r w:rsidR="00DD240B">
        <w:rPr>
          <w:rStyle w:val="CommentReference"/>
        </w:rPr>
        <w:commentReference w:id="50"/>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commentRangeStart w:id="51"/>
      <w:r w:rsidRPr="00353D38">
        <w:rPr>
          <w:rFonts w:ascii="Times New Roman" w:hAnsi="Times New Roman" w:cs="Times New Roman"/>
        </w:rPr>
        <w:t xml:space="preserve">Urban environments continue to expand across the globe and are a leading cause of species extinction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"[18,19]", "plainTextFormattedCitation" : "[18,19]", "previouslyFormattedCitation" : "[18,19]"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[18,19]</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commentRangeEnd w:id="51"/>
      <w:r w:rsidR="00D6079A">
        <w:rPr>
          <w:rStyle w:val="CommentReference"/>
        </w:rPr>
        <w:commentReference w:id="51"/>
      </w:r>
      <w:r w:rsidRPr="00353D38">
        <w:rPr>
          <w:rFonts w:ascii="Times New Roman" w:hAnsi="Times New Roman" w:cs="Times New Roman"/>
        </w:rPr>
        <w:t xml:space="preserve">. </w:t>
      </w:r>
      <w:commentRangeStart w:id="52"/>
      <w:r w:rsidRPr="00353D38">
        <w:rPr>
          <w:rFonts w:ascii="Times New Roman" w:hAnsi="Times New Roman" w:cs="Times New Roman"/>
        </w:rPr>
        <w:t xml:space="preserve">The widespread fragmentation associated with urbanization has resulted in gradients in the strength of genetic drift and gene flow. </w:t>
      </w:r>
      <w:commentRangeEnd w:id="52"/>
      <w:r w:rsidR="00E122D6">
        <w:rPr>
          <w:rStyle w:val="CommentReference"/>
        </w:rPr>
        <w:commentReference w:id="52"/>
      </w:r>
      <w:r w:rsidRPr="00353D38">
        <w:rPr>
          <w:rFonts w:ascii="Times New Roman" w:hAnsi="Times New Roman" w:cs="Times New Roman"/>
        </w:rPr>
        <w:t xml:space="preserve">For example, urban fragmentation </w:t>
      </w:r>
      <w:commentRangeStart w:id="53"/>
      <w:r w:rsidRPr="00353D38">
        <w:rPr>
          <w:rFonts w:ascii="Times New Roman" w:hAnsi="Times New Roman" w:cs="Times New Roman"/>
        </w:rPr>
        <w:t>has reduced genetic diversity</w:t>
      </w:r>
      <w:commentRangeEnd w:id="53"/>
      <w:r w:rsidR="00DD240B">
        <w:rPr>
          <w:rStyle w:val="CommentReference"/>
        </w:rPr>
        <w:commentReference w:id="53"/>
      </w:r>
      <w:r w:rsidRPr="00353D38">
        <w:rPr>
          <w:rFonts w:ascii="Times New Roman" w:hAnsi="Times New Roman" w:cs="Times New Roman"/>
        </w:rPr>
        <w:t xml:space="preserve"> among 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lastRenderedPageBreak/>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[23]</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commentRangeStart w:id="54"/>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commentRangeEnd w:id="54"/>
      <w:r w:rsidR="00E122D6">
        <w:rPr>
          <w:rStyle w:val="CommentReference"/>
        </w:rPr>
        <w:commentReference w:id="54"/>
      </w:r>
    </w:p>
    <w:p w14:paraId="724C9591" w14:textId="507C4566"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ins w:id="55" w:author="James Santangelo" w:date="2018-01-24T10:16:00Z">
        <w:r w:rsidR="00E122D6">
          <w:rPr>
            <w:rFonts w:ascii="Times New Roman" w:hAnsi="Times New Roman" w:cs="Times New Roman"/>
          </w:rPr>
          <w:t>. However,</w:t>
        </w:r>
      </w:ins>
      <w:del w:id="56" w:author="James Santangelo" w:date="2018-01-24T10:16:00Z">
        <w:r w:rsidRPr="00353D38" w:rsidDel="00E122D6">
          <w:rPr>
            <w:rFonts w:ascii="Times New Roman" w:hAnsi="Times New Roman" w:cs="Times New Roman"/>
          </w:rPr>
          <w:delText>,</w:delText>
        </w:r>
      </w:del>
      <w:r w:rsidRPr="00353D38">
        <w:rPr>
          <w:rFonts w:ascii="Times New Roman" w:hAnsi="Times New Roman" w:cs="Times New Roman"/>
        </w:rPr>
        <w:t xml:space="preserve">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(e.g. genetic drift, gene flow) and adaptive (e.g. selection) processes can generate repeated clines in phenotypes with</w:t>
      </w:r>
      <w:r w:rsidR="00C1315B">
        <w:rPr>
          <w:rFonts w:ascii="Times New Roman" w:hAnsi="Times New Roman" w:cs="Times New Roman"/>
        </w:rPr>
        <w:t xml:space="preserve"> an epistatic </w:t>
      </w:r>
      <w:del w:id="57" w:author="James Santangelo" w:date="2018-01-24T09:55:00Z">
        <w:r w:rsidRPr="00353D38" w:rsidDel="00D14AB2">
          <w:rPr>
            <w:rFonts w:ascii="Times New Roman" w:hAnsi="Times New Roman" w:cs="Times New Roman"/>
          </w:rPr>
          <w:delText xml:space="preserve"> </w:delText>
        </w:r>
      </w:del>
      <w:r w:rsidRPr="00353D38">
        <w:rPr>
          <w:rFonts w:ascii="Times New Roman" w:hAnsi="Times New Roman" w:cs="Times New Roman"/>
        </w:rPr>
        <w:t xml:space="preserve">genetic basis. </w:t>
      </w:r>
    </w:p>
    <w:p w14:paraId="7F12BE6E" w14:textId="25C86C1D" w:rsidR="00695730" w:rsidRPr="00353D38" w:rsidRDefault="00695730" w:rsidP="00695730">
      <w:pPr>
        <w:spacing w:line="480" w:lineRule="auto"/>
        <w:ind w:firstLine="360"/>
        <w:rPr>
          <w:rFonts w:ascii="Times New Roman" w:hAnsi="Times New Roman" w:cs="Times New Roman"/>
        </w:rPr>
      </w:pPr>
      <w:commentRangeStart w:id="58"/>
      <w:r w:rsidRPr="00353D38">
        <w:rPr>
          <w:rFonts w:ascii="Times New Roman" w:hAnsi="Times New Roman" w:cs="Times New Roman"/>
        </w:rPr>
        <w:t>White</w:t>
      </w:r>
      <w:commentRangeEnd w:id="58"/>
      <w:r w:rsidR="00E122D6">
        <w:rPr>
          <w:rStyle w:val="CommentReference"/>
        </w:rPr>
        <w:commentReference w:id="58"/>
      </w:r>
      <w:r w:rsidRPr="00353D38">
        <w:rPr>
          <w:rFonts w:ascii="Times New Roman" w:hAnsi="Times New Roman" w:cs="Times New Roman"/>
        </w:rPr>
        <w:t xml:space="preserv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xml:space="preserve">. </w:t>
      </w:r>
      <w:commentRangeStart w:id="59"/>
      <w:r w:rsidRPr="00353D38">
        <w:rPr>
          <w:rFonts w:ascii="Times New Roman" w:hAnsi="Times New Roman" w:cs="Times New Roman"/>
        </w:rPr>
        <w:t xml:space="preserve">White </w:t>
      </w:r>
      <w:commentRangeEnd w:id="59"/>
      <w:r w:rsidR="00E122D6">
        <w:rPr>
          <w:rStyle w:val="CommentReference"/>
        </w:rPr>
        <w:commentReference w:id="59"/>
      </w:r>
      <w:r w:rsidRPr="00353D38">
        <w:rPr>
          <w:rFonts w:ascii="Times New Roman" w:hAnsi="Times New Roman" w:cs="Times New Roman"/>
        </w:rPr>
        <w:t>clover and the cyanogenic polymorphism have a long-history of study among evolutionary biologists</w:t>
      </w:r>
      <w:r w:rsidR="00520BC4">
        <w:rPr>
          <w:rFonts w:ascii="Times New Roman" w:hAnsi="Times New Roman" w:cs="Times New Roman"/>
        </w:rPr>
        <w:t xml:space="preserve">, which has resulted in </w:t>
      </w:r>
      <w:r w:rsidR="00520BC4">
        <w:rPr>
          <w:rFonts w:ascii="Times New Roman" w:hAnsi="Times New Roman" w:cs="Times New Roman"/>
        </w:rPr>
        <w:lastRenderedPageBreak/>
        <w:t>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60"/>
      <w:commentRangeStart w:id="61"/>
      <w:r w:rsidRPr="00353D38">
        <w:rPr>
          <w:rFonts w:ascii="Times New Roman" w:hAnsi="Times New Roman" w:cs="Times New Roman"/>
        </w:rPr>
        <w:t xml:space="preserve">duplicate </w:t>
      </w:r>
      <w:commentRangeEnd w:id="60"/>
      <w:r w:rsidR="00520BC4">
        <w:rPr>
          <w:rStyle w:val="CommentReference"/>
        </w:rPr>
        <w:commentReference w:id="60"/>
      </w:r>
      <w:commentRangeEnd w:id="61"/>
      <w:r w:rsidR="008F3750">
        <w:rPr>
          <w:rStyle w:val="CommentReference"/>
        </w:rPr>
        <w:commentReference w:id="61"/>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HCN–). This genetic architecture has important consequences for how stochastic changes in allele frequencies are expected to affect the frequency of HCN: the frequency of HCN can only increase </w:t>
      </w:r>
      <w:commentRangeStart w:id="62"/>
      <w:r w:rsidRPr="00353D38">
        <w:rPr>
          <w:rFonts w:ascii="Times New Roman" w:hAnsi="Times New Roman" w:cs="Times New Roman"/>
        </w:rPr>
        <w:t xml:space="preserve">via drift </w:t>
      </w:r>
      <w:commentRangeEnd w:id="62"/>
      <w:r w:rsidR="00E122D6">
        <w:rPr>
          <w:rStyle w:val="CommentReference"/>
        </w:rPr>
        <w:commentReference w:id="62"/>
      </w:r>
      <w:r w:rsidRPr="00353D38">
        <w:rPr>
          <w:rFonts w:ascii="Times New Roman" w:hAnsi="Times New Roman" w:cs="Times New Roman"/>
        </w:rPr>
        <w:t>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w:t>
      </w:r>
      <w:commentRangeStart w:id="63"/>
      <w:r w:rsidRPr="00353D38">
        <w:rPr>
          <w:rFonts w:ascii="Times New Roman" w:hAnsi="Times New Roman" w:cs="Times New Roman"/>
        </w:rPr>
        <w:t xml:space="preserve">agent-based </w:t>
      </w:r>
      <w:commentRangeEnd w:id="63"/>
      <w:r w:rsidR="00C24E6C">
        <w:rPr>
          <w:rStyle w:val="CommentReference"/>
        </w:rPr>
        <w:commentReference w:id="63"/>
      </w:r>
      <w:r w:rsidRPr="00353D38">
        <w:rPr>
          <w:rFonts w:ascii="Times New Roman" w:hAnsi="Times New Roman" w:cs="Times New Roman"/>
        </w:rPr>
        <w:t xml:space="preserve">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64"/>
      <w:commentRangeStart w:id="65"/>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64"/>
      <w:r w:rsidR="00520BC4">
        <w:rPr>
          <w:rStyle w:val="CommentReference"/>
        </w:rPr>
        <w:commentReference w:id="64"/>
      </w:r>
      <w:commentRangeEnd w:id="65"/>
      <w:r w:rsidR="00DD240B">
        <w:rPr>
          <w:rStyle w:val="CommentReference"/>
        </w:rPr>
        <w:commentReference w:id="65"/>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lastRenderedPageBreak/>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313F9405"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w:t>
      </w:r>
      <w:del w:id="66" w:author="James Santangelo" w:date="2018-01-24T10:19:00Z">
        <w:r w:rsidRPr="00353D38" w:rsidDel="00E122D6">
          <w:rPr>
            <w:rFonts w:ascii="Times New Roman" w:hAnsi="Times New Roman" w:cs="Times New Roman"/>
          </w:rPr>
          <w:delText xml:space="preserve"> (</w:delText>
        </w:r>
        <w:r w:rsidR="00EE0034" w:rsidDel="00E122D6">
          <w:rPr>
            <w:rFonts w:ascii="Times New Roman" w:hAnsi="Times New Roman" w:cs="Times New Roman"/>
          </w:rPr>
          <w:delText>figure 2c</w:delText>
        </w:r>
        <w:r w:rsidRPr="00353D38" w:rsidDel="00E122D6">
          <w:rPr>
            <w:rFonts w:ascii="Times New Roman" w:hAnsi="Times New Roman" w:cs="Times New Roman"/>
          </w:rPr>
          <w:delText>)</w:delText>
        </w:r>
      </w:del>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commentRangeStart w:id="67"/>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effects of drift and initial allele frequencies on clines</w:t>
      </w:r>
      <w:commentRangeEnd w:id="67"/>
      <w:r w:rsidR="00E122D6">
        <w:rPr>
          <w:rStyle w:val="CommentReference"/>
        </w:rPr>
        <w:commentReference w:id="67"/>
      </w:r>
      <w:r w:rsidRPr="00353D38">
        <w:rPr>
          <w:rFonts w:ascii="Times New Roman" w:hAnsi="Times New Roman" w:cs="Times New Roman"/>
        </w:rPr>
        <w:t xml:space="preserve">.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electronic supplementary material (text </w:t>
      </w:r>
      <w:proofErr w:type="spellStart"/>
      <w:r w:rsidR="000F0387">
        <w:rPr>
          <w:rFonts w:ascii="Times New Roman" w:hAnsi="Times New Roman" w:cs="Times New Roman"/>
        </w:rPr>
        <w:t>S1</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S1</w:t>
      </w:r>
      <w:proofErr w:type="spellEnd"/>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w:t>
      </w:r>
      <w:commentRangeStart w:id="68"/>
      <w:r w:rsidR="003970AC">
        <w:rPr>
          <w:rFonts w:ascii="Times New Roman" w:hAnsi="Times New Roman" w:cs="Times New Roman"/>
        </w:rPr>
        <w:t>below</w:t>
      </w:r>
      <w:commentRangeEnd w:id="68"/>
      <w:r w:rsidR="002B358D">
        <w:rPr>
          <w:rStyle w:val="CommentReference"/>
        </w:rPr>
        <w:commentReference w:id="68"/>
      </w:r>
      <w:r w:rsidR="003970AC">
        <w:rPr>
          <w:rFonts w:ascii="Times New Roman" w:hAnsi="Times New Roman" w:cs="Times New Roman"/>
        </w:rPr>
        <w:t xml:space="preserve">. </w:t>
      </w:r>
    </w:p>
    <w:p w14:paraId="7A9024CE" w14:textId="5F14AA18" w:rsidR="003970AC" w:rsidRPr="00AD564B" w:rsidRDefault="00D6079A" w:rsidP="00695730">
      <w:pPr>
        <w:spacing w:line="360" w:lineRule="auto"/>
        <w:rPr>
          <w:rFonts w:ascii="Times New Roman" w:hAnsi="Times New Roman" w:cs="Times New Roman"/>
        </w:rPr>
      </w:pPr>
      <w:ins w:id="69" w:author="James Santangelo" w:date="2018-01-24T12:21:00Z">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ins>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0ABD46F9"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Gene 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w:t>
      </w:r>
      <w:commentRangeStart w:id="70"/>
      <w:r w:rsidR="00AD63B7" w:rsidRPr="00353D38">
        <w:rPr>
          <w:rFonts w:ascii="Times New Roman" w:hAnsi="Times New Roman" w:cs="Times New Roman"/>
        </w:rPr>
        <w:t xml:space="preserve">13 </w:t>
      </w:r>
      <w:r w:rsidR="00FF57DA">
        <w:rPr>
          <w:rFonts w:ascii="Times New Roman" w:hAnsi="Times New Roman" w:cs="Times New Roman"/>
        </w:rPr>
        <w:t>levels</w:t>
      </w:r>
      <w:r w:rsidR="008F3750">
        <w:rPr>
          <w:rFonts w:ascii="Times New Roman" w:hAnsi="Times New Roman" w:cs="Times New Roman"/>
        </w:rPr>
        <w:t xml:space="preserve"> </w:t>
      </w:r>
      <w:commentRangeEnd w:id="70"/>
      <w:r w:rsidR="001D7CF4">
        <w:rPr>
          <w:rStyle w:val="CommentReference"/>
        </w:rPr>
        <w:commentReference w:id="70"/>
      </w:r>
      <w:r w:rsidR="008F3750">
        <w:rPr>
          <w:rFonts w:ascii="Times New Roman" w:hAnsi="Times New Roman" w:cs="Times New Roman"/>
        </w:rPr>
        <w:t xml:space="preserve">of </w:t>
      </w:r>
      <w:commentRangeStart w:id="71"/>
      <w:r w:rsidR="008F3750">
        <w:rPr>
          <w:rFonts w:ascii="Times New Roman" w:hAnsi="Times New Roman" w:cs="Times New Roman"/>
        </w:rPr>
        <w:t>gene flow</w:t>
      </w:r>
      <w:commentRangeEnd w:id="71"/>
      <w:r w:rsidR="00D14AB2">
        <w:rPr>
          <w:rStyle w:val="CommentReference"/>
        </w:rPr>
        <w:commentReference w:id="71"/>
      </w:r>
      <w:r w:rsidR="00AD63B7" w:rsidRPr="00353D38">
        <w:rPr>
          <w:rFonts w:ascii="Times New Roman" w:hAnsi="Times New Roman" w:cs="Times New Roman"/>
        </w:rPr>
        <w:t xml:space="preserve"> </w:t>
      </w:r>
      <w:commentRangeStart w:id="72"/>
      <w:r w:rsidR="00AD63B7" w:rsidRPr="00353D38">
        <w:rPr>
          <w:rFonts w:ascii="Times New Roman" w:hAnsi="Times New Roman" w:cs="Times New Roman"/>
        </w:rPr>
        <w:t>(</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w:t>
      </w:r>
      <w:commentRangeEnd w:id="72"/>
      <w:r w:rsidR="002B358D">
        <w:rPr>
          <w:rStyle w:val="CommentReference"/>
        </w:rPr>
        <w:commentReference w:id="72"/>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del w:id="73" w:author="James Santangelo" w:date="2018-01-24T09:57:00Z">
        <w:r w:rsidR="00AD63B7" w:rsidRPr="00353D38" w:rsidDel="00D14AB2">
          <w:rPr>
            <w:rFonts w:ascii="Times New Roman" w:hAnsi="Times New Roman" w:cs="Times New Roman"/>
          </w:rPr>
          <w:delText xml:space="preserve">of </w:delText>
        </w:r>
      </w:del>
      <w:ins w:id="74" w:author="James Santangelo" w:date="2018-01-24T09:57:00Z">
        <w:r w:rsidR="00D14AB2">
          <w:rPr>
            <w:rFonts w:ascii="Times New Roman" w:hAnsi="Times New Roman" w:cs="Times New Roman"/>
          </w:rPr>
          <w:t>in</w:t>
        </w:r>
        <w:r w:rsidR="00D14AB2" w:rsidRPr="00353D38">
          <w:rPr>
            <w:rFonts w:ascii="Times New Roman" w:hAnsi="Times New Roman" w:cs="Times New Roman"/>
          </w:rPr>
          <w:t xml:space="preserve"> </w:t>
        </w:r>
      </w:ins>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75"/>
      <w:commentRangeStart w:id="76"/>
      <w:r w:rsidR="00AD63B7" w:rsidRPr="00353D38">
        <w:rPr>
          <w:rFonts w:ascii="Times New Roman" w:hAnsi="Times New Roman" w:cs="Times New Roman"/>
        </w:rPr>
        <w:t xml:space="preserve">maximum </w:t>
      </w:r>
      <w:commentRangeEnd w:id="75"/>
      <w:r w:rsidR="00F104D9">
        <w:rPr>
          <w:rStyle w:val="CommentReference"/>
        </w:rPr>
        <w:commentReference w:id="75"/>
      </w:r>
      <w:commentRangeEnd w:id="76"/>
      <w:r w:rsidR="00FC1F6A">
        <w:rPr>
          <w:rStyle w:val="CommentReference"/>
        </w:rPr>
        <w:commentReference w:id="76"/>
      </w:r>
      <w:r w:rsidR="00AD63B7" w:rsidRPr="00353D38">
        <w:rPr>
          <w:rFonts w:ascii="Times New Roman" w:hAnsi="Times New Roman" w:cs="Times New Roman"/>
        </w:rPr>
        <w:t xml:space="preserve">proportion of alleles exchanged between </w:t>
      </w:r>
      <w:commentRangeStart w:id="77"/>
      <w:r w:rsidR="00AD63B7" w:rsidRPr="00353D38">
        <w:rPr>
          <w:rFonts w:ascii="Times New Roman" w:hAnsi="Times New Roman" w:cs="Times New Roman"/>
        </w:rPr>
        <w:t>populations</w:t>
      </w:r>
      <w:commentRangeEnd w:id="77"/>
      <w:r w:rsidR="001D7CF4">
        <w:rPr>
          <w:rStyle w:val="CommentReference"/>
        </w:rPr>
        <w:commentReference w:id="77"/>
      </w:r>
      <w:r w:rsidR="00AD63B7" w:rsidRPr="00353D38">
        <w:rPr>
          <w:rFonts w:ascii="Times New Roman" w:hAnsi="Times New Roman" w:cs="Times New Roman"/>
        </w:rPr>
        <w:t xml:space="preserve">,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06AEB69"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xml:space="preserve">. </w:t>
      </w:r>
      <w:commentRangeStart w:id="78"/>
      <w:r w:rsidR="00F104D9">
        <w:rPr>
          <w:rFonts w:ascii="Times New Roman" w:hAnsi="Times New Roman" w:cs="Times New Roman"/>
        </w:rPr>
        <w:t>The probability of colonization</w:t>
      </w:r>
      <w:r w:rsidRPr="00353D38">
        <w:rPr>
          <w:rFonts w:ascii="Times New Roman" w:hAnsi="Times New Roman" w:cs="Times New Roman"/>
        </w:rPr>
        <w:t xml:space="preserve"> is 1.0 for populations at carrying capacity and decreases linearly with decreasing population size</w:t>
      </w:r>
      <w:commentRangeEnd w:id="78"/>
      <w:r w:rsidR="00D14AB2">
        <w:rPr>
          <w:rStyle w:val="CommentReference"/>
        </w:rPr>
        <w:commentReference w:id="78"/>
      </w:r>
      <w:r w:rsidRPr="00353D38">
        <w:rPr>
          <w:rFonts w:ascii="Times New Roman" w:hAnsi="Times New Roman" w:cs="Times New Roman"/>
        </w:rPr>
        <w:t>.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79"/>
      <w:commentRangeStart w:id="80"/>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 xml:space="preserve">generations </w:t>
      </w:r>
      <w:del w:id="81" w:author="James Santangelo" w:date="2018-01-24T10:21:00Z">
        <w:r w:rsidRPr="00353D38" w:rsidDel="001D7CF4">
          <w:rPr>
            <w:rFonts w:ascii="Times New Roman" w:hAnsi="Times New Roman" w:cs="Times New Roman"/>
          </w:rPr>
          <w:delText xml:space="preserve">beginning </w:delText>
        </w:r>
      </w:del>
      <w:ins w:id="82" w:author="James Santangelo" w:date="2018-01-24T10:21:00Z">
        <w:r w:rsidR="001D7CF4">
          <w:rPr>
            <w:rFonts w:ascii="Times New Roman" w:hAnsi="Times New Roman" w:cs="Times New Roman"/>
          </w:rPr>
          <w:t>beyond</w:t>
        </w:r>
        <w:r w:rsidR="001D7CF4" w:rsidRPr="00353D38">
          <w:rPr>
            <w:rFonts w:ascii="Times New Roman" w:hAnsi="Times New Roman" w:cs="Times New Roman"/>
          </w:rPr>
          <w:t xml:space="preserve"> </w:t>
        </w:r>
      </w:ins>
      <w:r w:rsidRPr="00353D38">
        <w:rPr>
          <w:rFonts w:ascii="Times New Roman" w:hAnsi="Times New Roman" w:cs="Times New Roman"/>
        </w:rPr>
        <w:t>when all patches on the landscape contained populations.</w:t>
      </w:r>
      <w:commentRangeEnd w:id="79"/>
      <w:r w:rsidR="00625027">
        <w:rPr>
          <w:rStyle w:val="CommentReference"/>
        </w:rPr>
        <w:commentReference w:id="79"/>
      </w:r>
      <w:commentRangeEnd w:id="80"/>
      <w:r w:rsidR="00FC1F6A">
        <w:rPr>
          <w:rStyle w:val="CommentReference"/>
        </w:rPr>
        <w:commentReference w:id="80"/>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lastRenderedPageBreak/>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13DB58FD"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83"/>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83"/>
      <w:r w:rsidR="00216540">
        <w:rPr>
          <w:rStyle w:val="CommentReference"/>
        </w:rPr>
        <w:commentReference w:id="83"/>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del w:id="84" w:author="James Santangelo" w:date="2018-01-24T10:21:00Z">
        <w:r w:rsidR="006B2E94" w:rsidDel="001D7CF4">
          <w:rPr>
            <w:rFonts w:ascii="Times New Roman" w:hAnsi="Times New Roman" w:cs="Times New Roman"/>
          </w:rPr>
          <w:delText xml:space="preserve">were </w:delText>
        </w:r>
      </w:del>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3A8B9880"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w:t>
      </w:r>
      <w:r w:rsidRPr="00353D38">
        <w:rPr>
          <w:rFonts w:ascii="Times New Roman" w:hAnsi="Times New Roman" w:cs="Times New Roman"/>
        </w:rPr>
        <w:lastRenderedPageBreak/>
        <w:t xml:space="preserve">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commentRangeStart w:id="85"/>
      <w:r w:rsidRPr="00353D38">
        <w:rPr>
          <w:rFonts w:ascii="Times New Roman" w:hAnsi="Times New Roman" w:cs="Times New Roman"/>
        </w:rPr>
        <w:t>unlinked</w:t>
      </w:r>
      <w:commentRangeEnd w:id="85"/>
      <w:r w:rsidR="001D7CF4">
        <w:rPr>
          <w:rStyle w:val="CommentReference"/>
        </w:rPr>
        <w:commentReference w:id="85"/>
      </w:r>
      <w:r w:rsidRPr="00353D38">
        <w:rPr>
          <w:rFonts w:ascii="Times New Roman" w:hAnsi="Times New Roman" w:cs="Times New Roman"/>
        </w:rPr>
        <w:t xml:space="preserve"> </w:t>
      </w:r>
      <w:commentRangeStart w:id="86"/>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86"/>
      <w:r w:rsidR="00CB2BAD">
        <w:rPr>
          <w:rStyle w:val="CommentReference"/>
        </w:rPr>
        <w:commentReference w:id="86"/>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 xml:space="preserve">(see </w:t>
      </w:r>
      <w:r w:rsidR="00CE561F">
        <w:rPr>
          <w:rFonts w:ascii="Times New Roman" w:hAnsi="Times New Roman" w:cs="Times New Roman"/>
        </w:rPr>
        <w:t xml:space="preserve">online </w:t>
      </w:r>
      <w:r w:rsidRPr="00353D38">
        <w:rPr>
          <w:rFonts w:ascii="Times New Roman" w:hAnsi="Times New Roman" w:cs="Times New Roman"/>
        </w:rPr>
        <w:t>supplementary materials</w:t>
      </w:r>
      <w:r w:rsidR="00A71B8F">
        <w:rPr>
          <w:rFonts w:ascii="Times New Roman" w:hAnsi="Times New Roman" w:cs="Times New Roman"/>
        </w:rPr>
        <w:t xml:space="preserve"> text </w:t>
      </w:r>
      <w:proofErr w:type="spellStart"/>
      <w:r w:rsidR="00A71B8F">
        <w:rPr>
          <w:rFonts w:ascii="Times New Roman" w:hAnsi="Times New Roman" w:cs="Times New Roman"/>
        </w:rPr>
        <w:t>S</w:t>
      </w:r>
      <w:r w:rsidR="00303AF0">
        <w:rPr>
          <w:rFonts w:ascii="Times New Roman" w:hAnsi="Times New Roman" w:cs="Times New Roman"/>
        </w:rPr>
        <w:t>2</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S2</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del w:id="87" w:author="James Santangelo" w:date="2018-01-24T10:22:00Z">
        <w:r w:rsidRPr="00353D38" w:rsidDel="001D7CF4">
          <w:rPr>
            <w:rFonts w:ascii="Times New Roman" w:hAnsi="Times New Roman" w:cs="Times New Roman"/>
          </w:rPr>
          <w:delText xml:space="preserve"> and</w:delText>
        </w:r>
      </w:del>
      <w:ins w:id="88" w:author="James Santangelo" w:date="2018-01-24T10:22:00Z">
        <w:r w:rsidR="001D7CF4">
          <w:rPr>
            <w:rFonts w:ascii="Times New Roman" w:hAnsi="Times New Roman" w:cs="Times New Roman"/>
          </w:rPr>
          <w:t>. G</w:t>
        </w:r>
      </w:ins>
      <w:del w:id="89" w:author="James Santangelo" w:date="2018-01-24T10:22:00Z">
        <w:r w:rsidRPr="00353D38" w:rsidDel="001D7CF4">
          <w:rPr>
            <w:rFonts w:ascii="Times New Roman" w:hAnsi="Times New Roman" w:cs="Times New Roman"/>
          </w:rPr>
          <w:delText xml:space="preserve"> g</w:delText>
        </w:r>
      </w:del>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4120FBF6" w:rsidR="006B2E94" w:rsidRDefault="006B2E94" w:rsidP="006B2E94">
      <w:pPr>
        <w:spacing w:line="480" w:lineRule="auto"/>
        <w:rPr>
          <w:rFonts w:ascii="Times New Roman" w:hAnsi="Times New Roman" w:cs="Times New Roman"/>
        </w:rPr>
      </w:pPr>
      <w:commentRangeStart w:id="90"/>
      <w:r>
        <w:rPr>
          <w:rFonts w:ascii="Times New Roman" w:hAnsi="Times New Roman" w:cs="Times New Roman"/>
        </w:rPr>
        <w:t xml:space="preserve">We </w:t>
      </w:r>
      <w:commentRangeEnd w:id="90"/>
      <w:r w:rsidR="00DD240B">
        <w:rPr>
          <w:rStyle w:val="CommentReference"/>
        </w:rPr>
        <w:commentReference w:id="90"/>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91"/>
      <w:commentRangeStart w:id="92"/>
      <w:r>
        <w:rPr>
          <w:rFonts w:ascii="Times New Roman" w:hAnsi="Times New Roman" w:cs="Times New Roman"/>
        </w:rPr>
        <w:t>the</w:t>
      </w:r>
      <w:commentRangeEnd w:id="91"/>
      <w:r w:rsidR="00DE7539">
        <w:rPr>
          <w:rStyle w:val="CommentReference"/>
        </w:rPr>
        <w:commentReference w:id="91"/>
      </w:r>
      <w:commentRangeEnd w:id="92"/>
      <w:r w:rsidR="00A71B8F">
        <w:rPr>
          <w:rStyle w:val="CommentReference"/>
        </w:rPr>
        <w:commentReference w:id="92"/>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 xml:space="preserve">HCN+ genotypes in rural populations and HCN– genotypes in urban </w:t>
      </w:r>
      <w:r>
        <w:rPr>
          <w:rFonts w:ascii="Times New Roman" w:hAnsi="Times New Roman" w:cs="Times New Roman"/>
        </w:rPr>
        <w:lastRenderedPageBreak/>
        <w:t>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w:t>
      </w:r>
      <w:commentRangeStart w:id="93"/>
      <w:r w:rsidR="00EC4594">
        <w:rPr>
          <w:rFonts w:ascii="Times New Roman" w:hAnsi="Times New Roman" w:cs="Times New Roman"/>
        </w:rPr>
        <w:t xml:space="preserve">drift-selection balance </w:t>
      </w:r>
      <w:commentRangeEnd w:id="93"/>
      <w:r w:rsidR="002B358D">
        <w:rPr>
          <w:rStyle w:val="CommentReference"/>
        </w:rPr>
        <w:commentReference w:id="93"/>
      </w:r>
      <w:r w:rsidR="00EC4594">
        <w:rPr>
          <w:rFonts w:ascii="Times New Roman" w:hAnsi="Times New Roman" w:cs="Times New Roman"/>
        </w:rPr>
        <w:t>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3</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S3</w:t>
      </w:r>
      <w:proofErr w:type="spellEnd"/>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commentRangeStart w:id="94"/>
      <w:r w:rsidR="00245592" w:rsidRPr="00245592">
        <w:rPr>
          <w:rFonts w:ascii="Times New Roman" w:hAnsi="Times New Roman" w:cs="Times New Roman"/>
        </w:rPr>
        <w:t>.</w:t>
      </w:r>
      <w:commentRangeEnd w:id="94"/>
      <w:r w:rsidR="009A611C">
        <w:rPr>
          <w:rStyle w:val="CommentReference"/>
        </w:rPr>
        <w:commentReference w:id="94"/>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D48E051" w:rsidR="00695730" w:rsidRPr="00353D38" w:rsidRDefault="00C55EED" w:rsidP="00353D38">
      <w:pPr>
        <w:spacing w:line="480" w:lineRule="auto"/>
        <w:rPr>
          <w:rFonts w:ascii="Times New Roman" w:hAnsi="Times New Roman" w:cs="Times New Roman"/>
        </w:rPr>
      </w:pPr>
      <w:commentRangeStart w:id="95"/>
      <w:commentRangeStart w:id="96"/>
      <w:r>
        <w:rPr>
          <w:rFonts w:ascii="Times New Roman" w:hAnsi="Times New Roman" w:cs="Times New Roman"/>
        </w:rPr>
        <w:t xml:space="preserve">As </w:t>
      </w:r>
      <w:commentRangeEnd w:id="95"/>
      <w:r w:rsidR="002B358D">
        <w:rPr>
          <w:rStyle w:val="CommentReference"/>
        </w:rPr>
        <w:commentReference w:id="95"/>
      </w:r>
      <w:r>
        <w:rPr>
          <w:rFonts w:ascii="Times New Roman" w:hAnsi="Times New Roman" w:cs="Times New Roman"/>
        </w:rPr>
        <w:t xml:space="preserve">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the effects of gene flow on the formation of clines due to drift and selection</w:t>
      </w:r>
      <w:r w:rsidR="00EF7216">
        <w:rPr>
          <w:rFonts w:ascii="Times New Roman" w:hAnsi="Times New Roman" w:cs="Times New Roman"/>
        </w:rPr>
        <w:t xml:space="preserve"> </w:t>
      </w:r>
      <w:commentRangeEnd w:id="96"/>
      <w:r w:rsidR="00D14AB2">
        <w:rPr>
          <w:rStyle w:val="CommentReference"/>
        </w:rPr>
        <w:commentReference w:id="96"/>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D14AB2"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’s migrant pool, averaged acr</w:t>
      </w:r>
      <w:proofErr w:type="spellStart"/>
      <w:r w:rsidRPr="00353D38">
        <w:rPr>
          <w:rFonts w:ascii="Times New Roman" w:eastAsiaTheme="minorEastAsia" w:hAnsi="Times New Roman" w:cs="Times New Roman"/>
        </w:rPr>
        <w:t>oss</w:t>
      </w:r>
      <w:proofErr w:type="spellEnd"/>
      <w:r w:rsidRPr="00353D38">
        <w:rPr>
          <w:rFonts w:ascii="Times New Roman" w:eastAsiaTheme="minorEastAsia" w:hAnsi="Times New Roman" w:cs="Times New Roman"/>
        </w:rPr>
        <w:t xml:space="preserve">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lastRenderedPageBreak/>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D14AB2"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D14AB2"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5A672B03"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w:t>
      </w:r>
      <w:r w:rsidR="009B7797" w:rsidRPr="00353D38">
        <w:rPr>
          <w:rFonts w:ascii="Times New Roman" w:hAnsi="Times New Roman" w:cs="Times New Roman"/>
        </w:rPr>
        <w:lastRenderedPageBreak/>
        <w:t xml:space="preserve">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w:t>
      </w:r>
      <w:proofErr w:type="spellStart"/>
      <w:r w:rsidR="00303AF0">
        <w:rPr>
          <w:rFonts w:ascii="Times New Roman" w:hAnsi="Times New Roman" w:cs="Times New Roman"/>
        </w:rPr>
        <w:t>S4</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S4</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commentRangeStart w:id="97"/>
      <w:r w:rsidR="00872AA9">
        <w:rPr>
          <w:rFonts w:ascii="Times New Roman" w:hAnsi="Times New Roman" w:cs="Times New Roman"/>
        </w:rPr>
        <w:t>A</w:t>
      </w:r>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w:t>
      </w:r>
      <w:commentRangeEnd w:id="97"/>
      <w:r w:rsidR="001D7CF4">
        <w:rPr>
          <w:rStyle w:val="CommentReference"/>
        </w:rPr>
        <w:commentReference w:id="97"/>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t>
      </w:r>
      <w:commentRangeStart w:id="98"/>
      <w:r w:rsidRPr="00353D38">
        <w:rPr>
          <w:rFonts w:ascii="Times New Roman" w:hAnsi="Times New Roman" w:cs="Times New Roman"/>
        </w:rPr>
        <w:t xml:space="preserve">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commentRangeEnd w:id="98"/>
      <w:r w:rsidR="001D7CF4">
        <w:rPr>
          <w:rStyle w:val="CommentReference"/>
        </w:rPr>
        <w:commentReference w:id="98"/>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682C608F"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commentRangeStart w:id="99"/>
      <w:r w:rsidRPr="00CB0ADF">
        <w:rPr>
          <w:rFonts w:ascii="Times New Roman" w:hAnsi="Times New Roman" w:cs="Times New Roman"/>
        </w:rPr>
        <w:t xml:space="preserve">a gradient in carrying capacity </w:t>
      </w:r>
      <w:commentRangeEnd w:id="99"/>
      <w:r w:rsidR="001D7CF4">
        <w:rPr>
          <w:rStyle w:val="CommentReference"/>
        </w:rPr>
        <w:commentReference w:id="99"/>
      </w:r>
      <w:r w:rsidRPr="00CB0ADF">
        <w:rPr>
          <w:rFonts w:ascii="Times New Roman" w:hAnsi="Times New Roman" w:cs="Times New Roman"/>
        </w:rPr>
        <w:t xml:space="preserve">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100"/>
      <w:commentRangeStart w:id="101"/>
      <w:r w:rsidRPr="00CB0ADF">
        <w:rPr>
          <w:rFonts w:ascii="Times New Roman" w:hAnsi="Times New Roman" w:cs="Times New Roman"/>
        </w:rPr>
        <w:t xml:space="preserve">positive clines </w:t>
      </w:r>
      <w:commentRangeEnd w:id="100"/>
      <w:r w:rsidR="007F3C93">
        <w:rPr>
          <w:rStyle w:val="CommentReference"/>
        </w:rPr>
        <w:commentReference w:id="100"/>
      </w:r>
      <w:commentRangeEnd w:id="101"/>
      <w:r w:rsidR="009C0825">
        <w:rPr>
          <w:rStyle w:val="CommentReference"/>
        </w:rPr>
        <w:commentReference w:id="101"/>
      </w:r>
      <w:r w:rsidRPr="00CB0ADF">
        <w:rPr>
          <w:rFonts w:ascii="Times New Roman" w:hAnsi="Times New Roman" w:cs="Times New Roman"/>
        </w:rPr>
        <w:t xml:space="preserve">(i.e. less HCN in urban populations). </w:t>
      </w:r>
      <w:commentRangeStart w:id="102"/>
      <w:r w:rsidRPr="00CB0ADF">
        <w:rPr>
          <w:rFonts w:ascii="Times New Roman" w:hAnsi="Times New Roman" w:cs="Times New Roman"/>
        </w:rPr>
        <w:t>The mean slope of clines across 1000 simulations</w:t>
      </w:r>
      <w:commentRangeEnd w:id="102"/>
      <w:r w:rsidR="009A611C">
        <w:rPr>
          <w:rStyle w:val="CommentReference"/>
        </w:rPr>
        <w:commentReference w:id="102"/>
      </w:r>
      <w:r w:rsidRPr="00CB0ADF">
        <w:rPr>
          <w:rFonts w:ascii="Times New Roman" w:hAnsi="Times New Roman" w:cs="Times New Roman"/>
        </w:rPr>
        <w:t xml:space="preserve">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commentRangeStart w:id="103"/>
      <w:r>
        <w:rPr>
          <w:rFonts w:ascii="Times New Roman" w:hAnsi="Times New Roman" w:cs="Times New Roman"/>
        </w:rPr>
        <w:t>0.</w:t>
      </w:r>
      <w:r w:rsidR="007F3C93">
        <w:rPr>
          <w:rFonts w:ascii="Times New Roman" w:hAnsi="Times New Roman" w:cs="Times New Roman"/>
        </w:rPr>
        <w:t xml:space="preserve">007 </w:t>
      </w:r>
      <w:commentRangeEnd w:id="103"/>
      <w:r w:rsidR="002B358D">
        <w:rPr>
          <w:rStyle w:val="CommentReference"/>
        </w:rPr>
        <w:commentReference w:id="103"/>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 xml:space="preserve">in the absence </w:t>
      </w:r>
      <w:r w:rsidR="00993BF2">
        <w:rPr>
          <w:rFonts w:ascii="Times New Roman" w:hAnsi="Times New Roman" w:cs="Times New Roman"/>
        </w:rPr>
        <w:lastRenderedPageBreak/>
        <w:t>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population size</w:t>
      </w:r>
      <w:ins w:id="104" w:author="James Santangelo" w:date="2018-01-24T10:24:00Z">
        <w:r w:rsidR="00277F5A">
          <w:rPr>
            <w:rFonts w:ascii="Times New Roman" w:hAnsi="Times New Roman" w:cs="Times New Roman"/>
          </w:rPr>
          <w:t xml:space="preserve">, </w:t>
        </w:r>
      </w:ins>
      <w:del w:id="105" w:author="James Santangelo" w:date="2018-01-24T10:24:00Z">
        <w:r w:rsidRPr="00CB0ADF" w:rsidDel="00277F5A">
          <w:rPr>
            <w:rFonts w:ascii="Times New Roman" w:hAnsi="Times New Roman" w:cs="Times New Roman"/>
          </w:rPr>
          <w:delText xml:space="preserve"> </w:delText>
        </w:r>
        <w:r w:rsidDel="00277F5A">
          <w:rPr>
            <w:rFonts w:ascii="Times New Roman" w:hAnsi="Times New Roman" w:cs="Times New Roman"/>
          </w:rPr>
          <w:delText>(</w:delText>
        </w:r>
      </w:del>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3437FB4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del w:id="106" w:author="James Santangelo" w:date="2018-01-24T10:24:00Z">
        <w:r w:rsidDel="00277F5A">
          <w:rPr>
            <w:rFonts w:ascii="Times New Roman" w:hAnsi="Times New Roman" w:cs="Times New Roman"/>
          </w:rPr>
          <w:delText>(mean slope ≈ 0.006)</w:delText>
        </w:r>
      </w:del>
      <w:r>
        <w:rPr>
          <w:rFonts w:ascii="Times New Roman" w:hAnsi="Times New Roman" w:cs="Times New Roman"/>
        </w:rPr>
        <w:t xml:space="preserve"> </w:t>
      </w:r>
      <w:r w:rsidRPr="00CB0ADF">
        <w:rPr>
          <w:rFonts w:ascii="Times New Roman" w:hAnsi="Times New Roman" w:cs="Times New Roman"/>
        </w:rPr>
        <w:t xml:space="preserve">in the frequency of HCN </w:t>
      </w:r>
      <w:ins w:id="107" w:author="James Santangelo" w:date="2018-01-24T10:24:00Z">
        <w:r w:rsidR="00277F5A">
          <w:rPr>
            <w:rFonts w:ascii="Times New Roman" w:hAnsi="Times New Roman" w:cs="Times New Roman"/>
          </w:rPr>
          <w:t>(mean slope ≈ 0.006)</w:t>
        </w:r>
        <w:r w:rsidR="00277F5A">
          <w:rPr>
            <w:rFonts w:ascii="Times New Roman" w:hAnsi="Times New Roman" w:cs="Times New Roman"/>
          </w:rPr>
          <w:t xml:space="preserve"> </w:t>
        </w:r>
      </w:ins>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commentRangeStart w:id="108"/>
      <w:r w:rsidRPr="00245592">
        <w:rPr>
          <w:rFonts w:ascii="Times New Roman" w:hAnsi="Times New Roman" w:cs="Times New Roman"/>
          <w:u w:val="single"/>
        </w:rPr>
        <w:t>Drift scenario 2</w:t>
      </w:r>
      <w:commentRangeEnd w:id="108"/>
      <w:r w:rsidR="00277F5A">
        <w:rPr>
          <w:rStyle w:val="CommentReference"/>
        </w:rPr>
        <w:commentReference w:id="108"/>
      </w:r>
      <w:r w:rsidRPr="00245592">
        <w:rPr>
          <w:rFonts w:ascii="Times New Roman" w:hAnsi="Times New Roman" w:cs="Times New Roman"/>
          <w:u w:val="single"/>
        </w:rPr>
        <w:t xml:space="preserve">: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w:t>
      </w:r>
      <w:r w:rsidRPr="00CB0ADF">
        <w:rPr>
          <w:rFonts w:ascii="Times New Roman" w:hAnsi="Times New Roman" w:cs="Times New Roman"/>
        </w:rPr>
        <w:lastRenderedPageBreak/>
        <w:t xml:space="preserve">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57EFACD9"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del w:id="109" w:author="James Santangelo" w:date="2018-01-24T10:26:00Z">
        <w:r w:rsidRPr="00CB0ADF" w:rsidDel="00277F5A">
          <w:rPr>
            <w:rFonts w:ascii="Times New Roman" w:hAnsi="Times New Roman" w:cs="Times New Roman"/>
          </w:rPr>
          <w:delText>(</w:delText>
        </w:r>
        <w:r w:rsidR="00EE0034" w:rsidDel="00277F5A">
          <w:rPr>
            <w:rFonts w:ascii="Times New Roman" w:hAnsi="Times New Roman" w:cs="Times New Roman"/>
          </w:rPr>
          <w:delText>figure 6</w:delText>
        </w:r>
        <w:r w:rsidR="00EE0034" w:rsidRPr="00EE0034" w:rsidDel="00277F5A">
          <w:rPr>
            <w:rFonts w:ascii="Times New Roman" w:hAnsi="Times New Roman" w:cs="Times New Roman"/>
            <w:i/>
          </w:rPr>
          <w:delText>a</w:delText>
        </w:r>
        <w:r w:rsidRPr="00CB0ADF" w:rsidDel="00277F5A">
          <w:rPr>
            <w:rFonts w:ascii="Times New Roman" w:hAnsi="Times New Roman" w:cs="Times New Roman"/>
          </w:rPr>
          <w:delText xml:space="preserve">) </w:delText>
        </w:r>
      </w:del>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linear</w:t>
      </w:r>
      <w:ins w:id="110" w:author="James Santangelo" w:date="2018-01-24T10:26:00Z">
        <w:r w:rsidR="00277F5A">
          <w:rPr>
            <w:rFonts w:ascii="Times New Roman" w:hAnsi="Times New Roman" w:cs="Times New Roman"/>
          </w:rPr>
          <w:t xml:space="preserve"> </w:t>
        </w:r>
        <w:r w:rsidR="00277F5A" w:rsidRPr="00CB0ADF">
          <w:rPr>
            <w:rFonts w:ascii="Times New Roman" w:hAnsi="Times New Roman" w:cs="Times New Roman"/>
          </w:rPr>
          <w:t>(</w:t>
        </w:r>
        <w:r w:rsidR="00277F5A">
          <w:rPr>
            <w:rFonts w:ascii="Times New Roman" w:hAnsi="Times New Roman" w:cs="Times New Roman"/>
          </w:rPr>
          <w:t xml:space="preserve">figure </w:t>
        </w:r>
        <w:proofErr w:type="spellStart"/>
        <w:r w:rsidR="00277F5A">
          <w:rPr>
            <w:rFonts w:ascii="Times New Roman" w:hAnsi="Times New Roman" w:cs="Times New Roman"/>
          </w:rPr>
          <w:t>6</w:t>
        </w:r>
        <w:r w:rsidR="00277F5A" w:rsidRPr="00EE0034">
          <w:rPr>
            <w:rFonts w:ascii="Times New Roman" w:hAnsi="Times New Roman" w:cs="Times New Roman"/>
            <w:i/>
          </w:rPr>
          <w:t>a</w:t>
        </w:r>
        <w:proofErr w:type="spellEnd"/>
        <w:r w:rsidR="00277F5A" w:rsidRPr="00CB0ADF">
          <w:rPr>
            <w:rFonts w:ascii="Times New Roman" w:hAnsi="Times New Roman" w:cs="Times New Roman"/>
          </w:rPr>
          <w:t>)</w:t>
        </w:r>
      </w:ins>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are absent (e.g.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0700526"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del w:id="111" w:author="James Santangelo" w:date="2018-01-24T10:01:00Z">
        <w:r w:rsidR="00D33208" w:rsidRPr="00D33208" w:rsidDel="00D14AB2">
          <w:rPr>
            <w:rFonts w:ascii="Times New Roman" w:hAnsi="Times New Roman" w:cs="Times New Roman"/>
            <w:i/>
          </w:rPr>
          <w:delText xml:space="preserve">of </w:delText>
        </w:r>
      </w:del>
      <w:r w:rsidR="00D33208" w:rsidRPr="00D33208">
        <w:rPr>
          <w:rFonts w:ascii="Times New Roman" w:hAnsi="Times New Roman" w:cs="Times New Roman"/>
          <w:i/>
        </w:rPr>
        <w:t>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xml:space="preserve">) are consistently stronger than even the maximum strength </w:t>
      </w:r>
      <w:r>
        <w:rPr>
          <w:rFonts w:ascii="Times New Roman" w:hAnsi="Times New Roman" w:cs="Times New Roman"/>
        </w:rPr>
        <w:lastRenderedPageBreak/>
        <w:t>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217FC2E7"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ins w:id="112" w:author="James Santangelo" w:date="2018-01-24T10:26:00Z">
        <w:r w:rsidR="00277F5A">
          <w:rPr>
            <w:rFonts w:ascii="Times New Roman" w:hAnsi="Times New Roman" w:cs="Times New Roman"/>
          </w:rPr>
          <w:t>.</w:t>
        </w:r>
      </w:ins>
      <w:del w:id="113" w:author="James Santangelo" w:date="2018-01-24T10:26:00Z">
        <w:r w:rsidR="00AA4F85" w:rsidDel="00277F5A">
          <w:rPr>
            <w:rFonts w:ascii="Times New Roman" w:hAnsi="Times New Roman" w:cs="Times New Roman"/>
          </w:rPr>
          <w:delText>,</w:delText>
        </w:r>
      </w:del>
      <w:r w:rsidR="00AA4F85">
        <w:rPr>
          <w:rFonts w:ascii="Times New Roman" w:hAnsi="Times New Roman" w:cs="Times New Roman"/>
        </w:rPr>
        <w:t xml:space="preserve"> </w:t>
      </w:r>
      <w:del w:id="114" w:author="James Santangelo" w:date="2018-01-24T10:26:00Z">
        <w:r w:rsidR="00AA4F85" w:rsidDel="00277F5A">
          <w:rPr>
            <w:rFonts w:ascii="Times New Roman" w:hAnsi="Times New Roman" w:cs="Times New Roman"/>
          </w:rPr>
          <w:delText>in which c</w:delText>
        </w:r>
      </w:del>
      <w:ins w:id="115" w:author="James Santangelo" w:date="2018-01-24T10:26:00Z">
        <w:r w:rsidR="00277F5A">
          <w:rPr>
            <w:rFonts w:ascii="Times New Roman" w:hAnsi="Times New Roman" w:cs="Times New Roman"/>
          </w:rPr>
          <w:t>C</w:t>
        </w:r>
      </w:ins>
      <w:r w:rsidR="00AA4F85">
        <w:rPr>
          <w:rFonts w:ascii="Times New Roman" w:hAnsi="Times New Roman" w:cs="Times New Roman"/>
        </w:rPr>
        <w:t xml:space="preserve">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ins w:id="116" w:author="James Santangelo" w:date="2018-01-24T10:26:00Z">
        <w:r w:rsidR="00277F5A">
          <w:rPr>
            <w:rFonts w:ascii="Times New Roman" w:hAnsi="Times New Roman" w:cs="Times New Roman"/>
          </w:rPr>
          <w:t>-fold</w:t>
        </w:r>
      </w:ins>
      <w:del w:id="117" w:author="James Santangelo" w:date="2018-01-24T10:26:00Z">
        <w:r w:rsidDel="00277F5A">
          <w:rPr>
            <w:rFonts w:ascii="Times New Roman" w:hAnsi="Times New Roman" w:cs="Times New Roman"/>
          </w:rPr>
          <w:delText>×</w:delText>
        </w:r>
      </w:del>
      <w:ins w:id="118" w:author="James Santangelo" w:date="2018-01-24T10:26:00Z">
        <w:r w:rsidR="00277F5A">
          <w:rPr>
            <w:rFonts w:ascii="Times New Roman" w:hAnsi="Times New Roman" w:cs="Times New Roman"/>
          </w:rPr>
          <w:t>.</w:t>
        </w:r>
      </w:ins>
      <w:del w:id="119" w:author="James Santangelo" w:date="2018-01-24T10:26:00Z">
        <w:r w:rsidDel="00277F5A">
          <w:rPr>
            <w:rFonts w:ascii="Times New Roman" w:hAnsi="Times New Roman" w:cs="Times New Roman"/>
          </w:rPr>
          <w:delText>;</w:delText>
        </w:r>
      </w:del>
      <w:r>
        <w:rPr>
          <w:rFonts w:ascii="Times New Roman" w:hAnsi="Times New Roman" w:cs="Times New Roman"/>
        </w:rPr>
        <w:t xml:space="preserve"> </w:t>
      </w:r>
      <w:proofErr w:type="spellStart"/>
      <w:ins w:id="120" w:author="James Santangelo" w:date="2018-01-24T10:27:00Z">
        <w:r w:rsidR="00277F5A">
          <w:rPr>
            <w:rFonts w:ascii="Times New Roman" w:hAnsi="Times New Roman" w:cs="Times New Roman"/>
          </w:rPr>
          <w:t>Tha</w:t>
        </w:r>
        <w:proofErr w:type="spellEnd"/>
        <w:r w:rsidR="00277F5A">
          <w:rPr>
            <w:rFonts w:ascii="Times New Roman" w:hAnsi="Times New Roman" w:cs="Times New Roman"/>
          </w:rPr>
          <w:t xml:space="preserve"> is, </w:t>
        </w:r>
      </w:ins>
      <w:r>
        <w:rPr>
          <w:rFonts w:ascii="Times New Roman" w:hAnsi="Times New Roman" w:cs="Times New Roman"/>
        </w:rPr>
        <w:t xml:space="preserve">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w:t>
      </w:r>
      <w:r>
        <w:rPr>
          <w:rFonts w:ascii="Times New Roman" w:hAnsi="Times New Roman" w:cs="Times New Roman"/>
        </w:rPr>
        <w:lastRenderedPageBreak/>
        <w:t>(Question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EDB496A"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commentRangeStart w:id="121"/>
      <w:del w:id="122" w:author="James Santangelo" w:date="2018-01-24T10:27:00Z">
        <w:r w:rsidRPr="007E56B0" w:rsidDel="00277F5A">
          <w:rPr>
            <w:rFonts w:ascii="Times New Roman" w:hAnsi="Times New Roman" w:cs="Times New Roman"/>
            <w:i/>
          </w:rPr>
          <w:delText>Trifolium</w:delText>
        </w:r>
      </w:del>
      <w:ins w:id="123" w:author="James Santangelo" w:date="2018-01-24T10:27:00Z">
        <w:r w:rsidR="00277F5A">
          <w:rPr>
            <w:rFonts w:ascii="Times New Roman" w:hAnsi="Times New Roman" w:cs="Times New Roman"/>
            <w:i/>
          </w:rPr>
          <w:t>white clover</w:t>
        </w:r>
        <w:commentRangeEnd w:id="121"/>
        <w:r w:rsidR="00277F5A">
          <w:rPr>
            <w:rStyle w:val="CommentReference"/>
          </w:rPr>
          <w:commentReference w:id="121"/>
        </w:r>
      </w:ins>
    </w:p>
    <w:p w14:paraId="784AAE8B" w14:textId="41811A18"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1F82F1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lastRenderedPageBreak/>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t>
      </w:r>
      <w:commentRangeStart w:id="124"/>
      <w:r w:rsidRPr="007E56B0">
        <w:rPr>
          <w:rFonts w:ascii="Times New Roman" w:hAnsi="Times New Roman" w:cs="Times New Roman"/>
        </w:rPr>
        <w:t>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d to urban populations having lower HCN frequencies</w:t>
      </w:r>
      <w:commentRangeEnd w:id="124"/>
      <w:r w:rsidR="00277F5A">
        <w:rPr>
          <w:rStyle w:val="CommentReference"/>
        </w:rPr>
        <w:commentReference w:id="124"/>
      </w:r>
      <w:r w:rsidRPr="007E56B0">
        <w:rPr>
          <w:rFonts w:ascii="Times New Roman" w:hAnsi="Times New Roman" w:cs="Times New Roman"/>
        </w:rPr>
        <w:t xml:space="preserve">,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00F01ED1"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commentRangeStart w:id="125"/>
      <w:r w:rsidRPr="007E56B0">
        <w:rPr>
          <w:rFonts w:ascii="Times New Roman" w:hAnsi="Times New Roman" w:cs="Times New Roman"/>
        </w:rPr>
        <w:t>This occurred because although strong drift in urban populations drives HCN frequencies downward, the weak drift in rural populations and the absence of selection results in rural HCN frequencies fluctuating around their initial frequency.</w:t>
      </w:r>
      <w:commentRangeEnd w:id="125"/>
      <w:r w:rsidR="0007354B">
        <w:rPr>
          <w:rStyle w:val="CommentReference"/>
        </w:rPr>
        <w:commentReference w:id="125"/>
      </w:r>
      <w:r w:rsidRPr="007E56B0">
        <w:rPr>
          <w:rFonts w:ascii="Times New Roman" w:hAnsi="Times New Roman" w:cs="Times New Roman"/>
        </w:rPr>
        <w:t xml:space="preserve"> In contrast, simulations involving selection favoured HCN+ genotypes in rural populations and HCN– genotypes in urban populations, resulting in a steeper </w:t>
      </w:r>
      <w:r w:rsidRPr="007E56B0">
        <w:rPr>
          <w:rFonts w:ascii="Times New Roman" w:hAnsi="Times New Roman" w:cs="Times New Roman"/>
        </w:rPr>
        <w:lastRenderedPageBreak/>
        <w:t xml:space="preserve">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 xml:space="preserve">between 0 (urban) and 1 (rural) for all regressions (see </w:t>
      </w:r>
      <w:r w:rsidR="00CE561F">
        <w:rPr>
          <w:rFonts w:ascii="Times New Roman" w:hAnsi="Times New Roman" w:cs="Times New Roman"/>
        </w:rPr>
        <w:t xml:space="preserve">online </w:t>
      </w:r>
      <w:r w:rsidRPr="007E56B0">
        <w:rPr>
          <w:rFonts w:ascii="Times New Roman" w:hAnsi="Times New Roman" w:cs="Times New Roman"/>
        </w:rPr>
        <w:t>supplementary material</w:t>
      </w:r>
      <w:r w:rsidR="004E21CE">
        <w:rPr>
          <w:rFonts w:ascii="Times New Roman" w:hAnsi="Times New Roman" w:cs="Times New Roman"/>
        </w:rPr>
        <w:t xml:space="preserve"> text </w:t>
      </w:r>
      <w:proofErr w:type="spellStart"/>
      <w:r w:rsidR="004E21CE">
        <w:rPr>
          <w:rFonts w:ascii="Times New Roman" w:hAnsi="Times New Roman" w:cs="Times New Roman"/>
        </w:rPr>
        <w:t>S</w:t>
      </w:r>
      <w:r w:rsidR="00303AF0">
        <w:rPr>
          <w:rFonts w:ascii="Times New Roman" w:hAnsi="Times New Roman" w:cs="Times New Roman"/>
        </w:rPr>
        <w:t>5</w:t>
      </w:r>
      <w:proofErr w:type="spellEnd"/>
      <w:r w:rsidR="00CE561F">
        <w:rPr>
          <w:rFonts w:ascii="Times New Roman" w:hAnsi="Times New Roman" w:cs="Times New Roman"/>
        </w:rPr>
        <w:t xml:space="preserve">, figure </w:t>
      </w:r>
      <w:proofErr w:type="spellStart"/>
      <w:r w:rsidR="00CE561F">
        <w:rPr>
          <w:rFonts w:ascii="Times New Roman" w:hAnsi="Times New Roman" w:cs="Times New Roman"/>
        </w:rPr>
        <w:t>S5</w:t>
      </w:r>
      <w:proofErr w:type="spellEnd"/>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w:t>
      </w:r>
      <w:commentRangeStart w:id="126"/>
      <w:r w:rsidRPr="007E56B0">
        <w:rPr>
          <w:rFonts w:ascii="Times New Roman" w:hAnsi="Times New Roman" w:cs="Times New Roman"/>
        </w:rPr>
        <w:t xml:space="preserve">However, the absence of decreases in neutral genetic diversity </w:t>
      </w:r>
      <w:commentRangeEnd w:id="126"/>
      <w:r w:rsidR="0007354B">
        <w:rPr>
          <w:rStyle w:val="CommentReference"/>
        </w:rPr>
        <w:commentReference w:id="126"/>
      </w:r>
      <w:r w:rsidRPr="007E56B0">
        <w:rPr>
          <w:rFonts w:ascii="Times New Roman" w:hAnsi="Times New Roman" w:cs="Times New Roman"/>
        </w:rPr>
        <w:t>in urban populations suggests that genetic drift is not an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commentRangeStart w:id="127"/>
      <w:r w:rsidRPr="007E56B0">
        <w:rPr>
          <w:rFonts w:ascii="Times New Roman" w:hAnsi="Times New Roman" w:cs="Times New Roman"/>
          <w:i/>
        </w:rPr>
        <w:t xml:space="preserve">Urban </w:t>
      </w:r>
      <w:commentRangeEnd w:id="127"/>
      <w:r w:rsidR="00F06F22">
        <w:rPr>
          <w:rStyle w:val="CommentReference"/>
        </w:rPr>
        <w:commentReference w:id="127"/>
      </w:r>
      <w:commentRangeStart w:id="128"/>
      <w:r w:rsidRPr="007E56B0">
        <w:rPr>
          <w:rFonts w:ascii="Times New Roman" w:hAnsi="Times New Roman" w:cs="Times New Roman"/>
          <w:i/>
        </w:rPr>
        <w:t xml:space="preserve">environments </w:t>
      </w:r>
      <w:commentRangeEnd w:id="128"/>
      <w:r w:rsidR="009A611C">
        <w:rPr>
          <w:rStyle w:val="CommentReference"/>
        </w:rPr>
        <w:commentReference w:id="128"/>
      </w:r>
      <w:r w:rsidRPr="007E56B0">
        <w:rPr>
          <w:rFonts w:ascii="Times New Roman" w:hAnsi="Times New Roman" w:cs="Times New Roman"/>
          <w:i/>
        </w:rPr>
        <w:t xml:space="preserve">as replicated systems to </w:t>
      </w:r>
      <w:r>
        <w:rPr>
          <w:rFonts w:ascii="Times New Roman" w:hAnsi="Times New Roman" w:cs="Times New Roman"/>
          <w:i/>
        </w:rPr>
        <w:t>study non-adaptive evolution</w:t>
      </w:r>
    </w:p>
    <w:p w14:paraId="3F636C54" w14:textId="074C9602"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00DC6D5C">
        <w:rPr>
          <w:rFonts w:ascii="Times New Roman" w:hAnsi="Times New Roman" w:cs="Times New Roman"/>
        </w:rPr>
        <w:t xml:space="preserve">(e.g.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r w:rsidR="00DC6D5C">
        <w:rPr>
          <w:rFonts w:ascii="Times New Roman" w:hAnsi="Times New Roman" w:cs="Times New Roman"/>
        </w:rPr>
        <w:t>)</w:t>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w:t>
      </w:r>
      <w:commentRangeStart w:id="129"/>
      <w:r w:rsidRPr="007E56B0">
        <w:rPr>
          <w:rFonts w:ascii="Times New Roman" w:hAnsi="Times New Roman" w:cs="Times New Roman"/>
        </w:rPr>
        <w:t xml:space="preserve">This is especially true during </w:t>
      </w:r>
      <w:r w:rsidRPr="007E56B0">
        <w:rPr>
          <w:rFonts w:ascii="Times New Roman" w:hAnsi="Times New Roman" w:cs="Times New Roman"/>
        </w:rPr>
        <w:lastRenderedPageBreak/>
        <w:t xml:space="preserve">invasions or rapid range expansions when founder events result in smaller marginal populations exchanging fewer migrants, leading to reduced genetic diversity and increased differentiation relative to more central populations </w:t>
      </w:r>
      <w:commentRangeEnd w:id="129"/>
      <w:r w:rsidR="00C24E6C">
        <w:rPr>
          <w:rStyle w:val="CommentReference"/>
        </w:rPr>
        <w:commentReference w:id="129"/>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demography may provide the foundation upon which parallel clines in non-additive traits can form. </w:t>
      </w:r>
      <w:commentRangeStart w:id="130"/>
      <w:r w:rsidRPr="007E56B0">
        <w:rPr>
          <w:rFonts w:ascii="Times New Roman" w:hAnsi="Times New Roman" w:cs="Times New Roman"/>
        </w:rPr>
        <w:t>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w:t>
      </w:r>
      <w:commentRangeEnd w:id="130"/>
      <w:r w:rsidR="00D14AB2">
        <w:rPr>
          <w:rStyle w:val="CommentReference"/>
        </w:rPr>
        <w:commentReference w:id="130"/>
      </w:r>
      <w:r w:rsidRPr="007E56B0">
        <w:rPr>
          <w:rFonts w:ascii="Times New Roman" w:hAnsi="Times New Roman" w:cs="Times New Roman"/>
        </w:rPr>
        <w:t xml:space="preserve">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6ABA78C0"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5C97F323"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del w:id="131" w:author="James Santangelo" w:date="2018-01-24T10:04:00Z">
        <w:r w:rsidDel="00C51007">
          <w:rPr>
            <w:rFonts w:ascii="Times New Roman" w:hAnsi="Times New Roman" w:cs="Times New Roman"/>
          </w:rPr>
          <w:delText xml:space="preserve">of </w:delText>
        </w:r>
      </w:del>
      <w:ins w:id="132" w:author="James Santangelo" w:date="2018-01-24T10:04:00Z">
        <w:r w:rsidR="00C51007">
          <w:rPr>
            <w:rFonts w:ascii="Times New Roman" w:hAnsi="Times New Roman" w:cs="Times New Roman"/>
          </w:rPr>
          <w:t>on</w:t>
        </w:r>
        <w:r w:rsidR="00C51007">
          <w:rPr>
            <w:rFonts w:ascii="Times New Roman" w:hAnsi="Times New Roman" w:cs="Times New Roman"/>
          </w:rPr>
          <w:t xml:space="preserve"> </w:t>
        </w:r>
      </w:ins>
      <w:r>
        <w:rPr>
          <w:rFonts w:ascii="Times New Roman" w:hAnsi="Times New Roman" w:cs="Times New Roman"/>
        </w:rPr>
        <w:t xml:space="preserve">the </w:t>
      </w:r>
      <w:commentRangeStart w:id="133"/>
      <w:r>
        <w:rPr>
          <w:rFonts w:ascii="Times New Roman" w:hAnsi="Times New Roman" w:cs="Times New Roman"/>
        </w:rPr>
        <w:t>natural history</w:t>
      </w:r>
      <w:commentRangeEnd w:id="133"/>
      <w:r w:rsidR="00F06F22">
        <w:rPr>
          <w:rStyle w:val="CommentReference"/>
        </w:rPr>
        <w:commentReference w:id="133"/>
      </w:r>
      <w:r>
        <w:rPr>
          <w:rFonts w:ascii="Times New Roman" w:hAnsi="Times New Roman" w:cs="Times New Roman"/>
        </w:rPr>
        <w:t xml:space="preserve">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commentRangeStart w:id="134"/>
      <w:r>
        <w:rPr>
          <w:rFonts w:ascii="Times New Roman" w:hAnsi="Times New Roman" w:cs="Times New Roman"/>
          <w:i/>
        </w:rPr>
        <w:t xml:space="preserve">Genetic </w:t>
      </w:r>
      <w:commentRangeEnd w:id="134"/>
      <w:r w:rsidR="00F06F22">
        <w:rPr>
          <w:rStyle w:val="CommentReference"/>
        </w:rPr>
        <w:commentReference w:id="134"/>
      </w:r>
      <w:r>
        <w:rPr>
          <w:rFonts w:ascii="Times New Roman" w:hAnsi="Times New Roman" w:cs="Times New Roman"/>
          <w:i/>
        </w:rPr>
        <w:t>drift and the formation of clines</w:t>
      </w:r>
    </w:p>
    <w:p w14:paraId="3F1AD7D5" w14:textId="2D09064A" w:rsidR="00E27AE2" w:rsidRDefault="00E27AE2" w:rsidP="00E27AE2">
      <w:pPr>
        <w:spacing w:line="480" w:lineRule="auto"/>
        <w:rPr>
          <w:rFonts w:ascii="Times New Roman" w:hAnsi="Times New Roman" w:cs="Times New Roman"/>
        </w:rPr>
      </w:pPr>
      <w:commentRangeStart w:id="135"/>
      <w:r>
        <w:rPr>
          <w:rFonts w:ascii="Times New Roman" w:hAnsi="Times New Roman" w:cs="Times New Roman"/>
        </w:rPr>
        <w:t xml:space="preserve">The propensity for gradients in the strength of genetic drift to generate clines in non-additive traits depends largely on the genetic architecture of the trait being examined. </w:t>
      </w:r>
      <w:commentRangeEnd w:id="135"/>
      <w:r w:rsidR="00C51007">
        <w:rPr>
          <w:rStyle w:val="CommentReference"/>
        </w:rPr>
        <w:commentReference w:id="135"/>
      </w:r>
      <w:r>
        <w:rPr>
          <w:rFonts w:ascii="Times New Roman" w:hAnsi="Times New Roman" w:cs="Times New Roman"/>
        </w:rPr>
        <w:t>For example, drift operating alone should generate clines in additive quantitative traits or at individual loci in proportion to the 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lastRenderedPageBreak/>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136"/>
      <w:r>
        <w:rPr>
          <w:rFonts w:ascii="Times New Roman" w:hAnsi="Times New Roman" w:cs="Times New Roman"/>
        </w:rPr>
        <w:t xml:space="preserve">While </w:t>
      </w:r>
      <w:commentRangeEnd w:id="136"/>
      <w:r w:rsidR="00C51007">
        <w:rPr>
          <w:rStyle w:val="CommentReference"/>
        </w:rPr>
        <w:commentReference w:id="136"/>
      </w:r>
      <w:r>
        <w:rPr>
          <w:rFonts w:ascii="Times New Roman" w:hAnsi="Times New Roman" w:cs="Times New Roman"/>
        </w:rPr>
        <w:t xml:space="preserve">genetic drift is sufficient to generate clines in non-additive traits, it is insufficient on its own to maintain them. </w:t>
      </w:r>
      <w:commentRangeStart w:id="137"/>
      <w:r>
        <w:rPr>
          <w:rFonts w:ascii="Times New Roman" w:hAnsi="Times New Roman" w:cs="Times New Roman"/>
        </w:rPr>
        <w:t>We have simulated cases where genetic drift leads to the formation of clines on contemporary time scales under non-equilibrium conditions as these are the conditions most likely to occur in urbanizing areas</w:t>
      </w:r>
      <w:commentRangeEnd w:id="137"/>
      <w:r w:rsidR="00F06F22">
        <w:rPr>
          <w:rStyle w:val="CommentReference"/>
        </w:rPr>
        <w:commentReference w:id="137"/>
      </w:r>
      <w:r>
        <w:rPr>
          <w:rFonts w:ascii="Times New Roman" w:hAnsi="Times New Roman" w:cs="Times New Roman"/>
        </w:rPr>
        <w:t xml:space="preserve">. </w:t>
      </w:r>
      <w:commentRangeStart w:id="138"/>
      <w:r w:rsidR="00346BF9">
        <w:rPr>
          <w:rFonts w:ascii="Times New Roman" w:hAnsi="Times New Roman" w:cs="Times New Roman"/>
        </w:rPr>
        <w:t>Eventually</w:t>
      </w:r>
      <w:commentRangeEnd w:id="138"/>
      <w:r w:rsidR="00615F0A">
        <w:rPr>
          <w:rStyle w:val="CommentReference"/>
        </w:rPr>
        <w:commentReference w:id="138"/>
      </w:r>
      <w:r w:rsidR="00346BF9">
        <w:rPr>
          <w:rFonts w:ascii="Times New Roman" w:hAnsi="Times New Roman" w:cs="Times New Roman"/>
        </w:rPr>
        <w:t>,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w:t>
      </w:r>
      <w:commentRangeStart w:id="139"/>
      <w:r>
        <w:rPr>
          <w:rFonts w:ascii="Times New Roman" w:hAnsi="Times New Roman" w:cs="Times New Roman"/>
        </w:rPr>
        <w:t xml:space="preserve">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w:t>
      </w:r>
      <w:commentRangeEnd w:id="139"/>
      <w:r w:rsidR="00C51007">
        <w:rPr>
          <w:rStyle w:val="CommentReference"/>
        </w:rPr>
        <w:commentReference w:id="139"/>
      </w:r>
      <w:r>
        <w:rPr>
          <w:rFonts w:ascii="Times New Roman" w:hAnsi="Times New Roman" w:cs="Times New Roman"/>
        </w:rPr>
        <w:t xml:space="preserve">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140"/>
      <w:r>
        <w:rPr>
          <w:rFonts w:ascii="Times New Roman" w:hAnsi="Times New Roman" w:cs="Times New Roman"/>
        </w:rPr>
        <w:t>The presence of gradients in the strength of drift has important consequences for the ability of selection to generate clines in non-additive traits</w:t>
      </w:r>
      <w:commentRangeEnd w:id="140"/>
      <w:r w:rsidR="00C51007">
        <w:rPr>
          <w:rStyle w:val="CommentReference"/>
        </w:rPr>
        <w:commentReference w:id="140"/>
      </w:r>
      <w:r>
        <w:rPr>
          <w:rFonts w:ascii="Times New Roman" w:hAnsi="Times New Roman" w:cs="Times New Roman"/>
        </w:rPr>
        <w:t xml:space="preserve">.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w:t>
      </w:r>
      <w:r>
        <w:rPr>
          <w:rFonts w:ascii="Times New Roman" w:hAnsi="Times New Roman" w:cs="Times New Roman"/>
        </w:rPr>
        <w:lastRenderedPageBreak/>
        <w:t xml:space="preserve">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w:t>
      </w:r>
      <w:commentRangeStart w:id="141"/>
      <w:r>
        <w:rPr>
          <w:rFonts w:ascii="Times New Roman" w:hAnsi="Times New Roman" w:cs="Times New Roman"/>
        </w:rPr>
        <w:t>The maintenance of clines in non-additive traits under drift-selection equilibrium represents an interesting avenue for future research</w:t>
      </w:r>
      <w:commentRangeEnd w:id="141"/>
      <w:r w:rsidR="00615F0A">
        <w:rPr>
          <w:rStyle w:val="CommentReference"/>
        </w:rPr>
        <w:commentReference w:id="141"/>
      </w:r>
      <w:r>
        <w:rPr>
          <w:rFonts w:ascii="Times New Roman" w:hAnsi="Times New Roman" w:cs="Times New Roman"/>
        </w:rPr>
        <w:t xml:space="preserve">. </w:t>
      </w:r>
    </w:p>
    <w:p w14:paraId="6F2B1750" w14:textId="67CEBA5B"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w:t>
      </w:r>
      <w:del w:id="142" w:author="James Santangelo" w:date="2018-01-24T11:49:00Z">
        <w:r w:rsidDel="00F06F22">
          <w:rPr>
            <w:rFonts w:ascii="Times New Roman" w:hAnsi="Times New Roman" w:cs="Times New Roman"/>
          </w:rPr>
          <w:delText xml:space="preserve">to be </w:delText>
        </w:r>
      </w:del>
      <w:r>
        <w:rPr>
          <w:rFonts w:ascii="Times New Roman" w:hAnsi="Times New Roman" w:cs="Times New Roman"/>
        </w:rPr>
        <w:t xml:space="preserve">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143"/>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143"/>
      <w:r>
        <w:rPr>
          <w:rStyle w:val="CommentReference"/>
        </w:rPr>
        <w:commentReference w:id="143"/>
      </w:r>
      <w:r>
        <w:rPr>
          <w:rFonts w:ascii="Times New Roman" w:hAnsi="Times New Roman" w:cs="Times New Roman"/>
        </w:rPr>
        <w:t xml:space="preserve">Additional theoretical and empirical work exploring changes in </w:t>
      </w:r>
      <w:r>
        <w:rPr>
          <w:rFonts w:ascii="Times New Roman" w:hAnsi="Times New Roman" w:cs="Times New Roman"/>
        </w:rPr>
        <w:lastRenderedPageBreak/>
        <w:t xml:space="preserve">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656A34F6"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w:t>
      </w:r>
      <w:del w:id="144" w:author="James Santangelo" w:date="2018-01-24T10:06:00Z">
        <w:r w:rsidDel="00C51007">
          <w:rPr>
            <w:rFonts w:ascii="Times New Roman" w:hAnsi="Times New Roman" w:cs="Times New Roman"/>
          </w:rPr>
          <w:delText>phenotype</w:delText>
        </w:r>
      </w:del>
      <w:ins w:id="145" w:author="James Santangelo" w:date="2018-01-24T10:06:00Z">
        <w:r w:rsidR="00C51007">
          <w:rPr>
            <w:rFonts w:ascii="Times New Roman" w:hAnsi="Times New Roman" w:cs="Times New Roman"/>
          </w:rPr>
          <w:t>trait</w:t>
        </w:r>
      </w:ins>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r w:rsidR="00DC6D5C">
        <w:rPr>
          <w:rFonts w:ascii="Times New Roman" w:hAnsi="Times New Roman" w:cs="Times New Roman"/>
        </w:rPr>
        <w:t xml:space="preserve">(e.g.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r w:rsidR="00DC6D5C">
        <w:rPr>
          <w:rFonts w:ascii="Times New Roman" w:hAnsi="Times New Roman" w:cs="Times New Roman"/>
        </w:rPr>
        <w:t>)</w:t>
      </w:r>
      <w:r>
        <w:rPr>
          <w:rFonts w:ascii="Times New Roman" w:hAnsi="Times New Roman" w:cs="Times New Roman"/>
        </w:rPr>
        <w:t>.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del w:id="146" w:author="James Santangelo" w:date="2018-01-24T12:26:00Z">
        <w:r w:rsidDel="00B72990">
          <w:rPr>
            <w:rFonts w:ascii="Times New Roman" w:hAnsi="Times New Roman" w:cs="Times New Roman"/>
          </w:rPr>
          <w:delText>Finally</w:delText>
        </w:r>
      </w:del>
      <w:ins w:id="147" w:author="James Santangelo" w:date="2018-01-24T12:26:00Z">
        <w:r w:rsidR="00B72990">
          <w:rPr>
            <w:rFonts w:ascii="Times New Roman" w:hAnsi="Times New Roman" w:cs="Times New Roman"/>
          </w:rPr>
          <w:t>Third</w:t>
        </w:r>
      </w:ins>
      <w:bookmarkStart w:id="148" w:name="_GoBack"/>
      <w:bookmarkEnd w:id="148"/>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w:t>
      </w:r>
      <w:r>
        <w:rPr>
          <w:rFonts w:ascii="Times New Roman" w:hAnsi="Times New Roman" w:cs="Times New Roman"/>
        </w:rPr>
        <w:lastRenderedPageBreak/>
        <w:t xml:space="preserve">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02675589"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w:t>
      </w:r>
      <w:commentRangeStart w:id="149"/>
      <w:r w:rsidR="00DC6D5C">
        <w:rPr>
          <w:rFonts w:ascii="Times New Roman" w:hAnsi="Times New Roman" w:cs="Times New Roman"/>
        </w:rPr>
        <w:t>Data will be archived on Dryad following publication.</w:t>
      </w:r>
      <w:commentRangeEnd w:id="149"/>
      <w:r w:rsidR="0079212B">
        <w:rPr>
          <w:rStyle w:val="CommentReference"/>
        </w:rPr>
        <w:commentReference w:id="149"/>
      </w:r>
      <w:r w:rsidR="00DC6D5C">
        <w:rPr>
          <w:rFonts w:ascii="Times New Roman" w:hAnsi="Times New Roman" w:cs="Times New Roman"/>
        </w:rPr>
        <w:t xml:space="preserve"> </w:t>
      </w:r>
      <w:r w:rsidR="00DC5993">
        <w:rPr>
          <w:rFonts w:ascii="Times New Roman" w:hAnsi="Times New Roman" w:cs="Times New Roman"/>
        </w:rPr>
        <w:t xml:space="preserve">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150"/>
      <w:r>
        <w:rPr>
          <w:rFonts w:ascii="Times New Roman" w:hAnsi="Times New Roman" w:cs="Times New Roman"/>
        </w:rPr>
        <w:t>R.W.N</w:t>
      </w:r>
      <w:r w:rsidR="00E71AFF">
        <w:rPr>
          <w:rFonts w:ascii="Times New Roman" w:hAnsi="Times New Roman" w:cs="Times New Roman"/>
        </w:rPr>
        <w:t>.</w:t>
      </w:r>
      <w:commentRangeEnd w:id="150"/>
      <w:r>
        <w:rPr>
          <w:rStyle w:val="CommentReference"/>
        </w:rPr>
        <w:commentReference w:id="150"/>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commentRangeStart w:id="151"/>
      <w:r w:rsidR="00B2487C" w:rsidRPr="00B2487C">
        <w:rPr>
          <w:rFonts w:ascii="Times New Roman" w:hAnsi="Times New Roman" w:cs="Times New Roman"/>
          <w:color w:val="FF0000"/>
        </w:rPr>
        <w:t>XXX</w:t>
      </w:r>
      <w:commentRangeEnd w:id="151"/>
      <w:r w:rsidR="00B2487C" w:rsidRPr="00B2487C">
        <w:rPr>
          <w:rStyle w:val="CommentReference"/>
          <w:color w:val="FF0000"/>
        </w:rPr>
        <w:commentReference w:id="151"/>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682E902" w14:textId="1F3A64E1" w:rsidR="00DC6D5C" w:rsidRPr="00DC6D5C" w:rsidRDefault="000A63E6" w:rsidP="00DC6D5C">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6D5C" w:rsidRPr="00DC6D5C">
        <w:rPr>
          <w:rFonts w:ascii="Times New Roman" w:hAnsi="Times New Roman" w:cs="Times New Roman"/>
          <w:noProof/>
        </w:rPr>
        <w:t>1.</w:t>
      </w:r>
      <w:r w:rsidR="00DC6D5C" w:rsidRPr="00DC6D5C">
        <w:rPr>
          <w:rFonts w:ascii="Times New Roman" w:hAnsi="Times New Roman" w:cs="Times New Roman"/>
          <w:noProof/>
        </w:rPr>
        <w:tab/>
        <w:t xml:space="preserve">Huxley JS. 1939 Clines: an auxiliary method in taxonomy. </w:t>
      </w:r>
      <w:r w:rsidR="00DC6D5C" w:rsidRPr="00DC6D5C">
        <w:rPr>
          <w:rFonts w:ascii="Times New Roman" w:hAnsi="Times New Roman" w:cs="Times New Roman"/>
          <w:i/>
          <w:iCs/>
          <w:noProof/>
        </w:rPr>
        <w:t>Bijdr. tot Dierkd.</w:t>
      </w:r>
      <w:r w:rsidR="00DC6D5C" w:rsidRPr="00DC6D5C">
        <w:rPr>
          <w:rFonts w:ascii="Times New Roman" w:hAnsi="Times New Roman" w:cs="Times New Roman"/>
          <w:noProof/>
        </w:rPr>
        <w:t xml:space="preserve"> </w:t>
      </w:r>
      <w:r w:rsidR="00DC6D5C" w:rsidRPr="00DC6D5C">
        <w:rPr>
          <w:rFonts w:ascii="Times New Roman" w:hAnsi="Times New Roman" w:cs="Times New Roman"/>
          <w:b/>
          <w:bCs/>
          <w:noProof/>
        </w:rPr>
        <w:t>27</w:t>
      </w:r>
      <w:r w:rsidR="00DC6D5C" w:rsidRPr="00DC6D5C">
        <w:rPr>
          <w:rFonts w:ascii="Times New Roman" w:hAnsi="Times New Roman" w:cs="Times New Roman"/>
          <w:noProof/>
        </w:rPr>
        <w:t xml:space="preserve">, 491–520. </w:t>
      </w:r>
    </w:p>
    <w:p w14:paraId="2731D4B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w:t>
      </w:r>
      <w:r w:rsidRPr="00DC6D5C">
        <w:rPr>
          <w:rFonts w:ascii="Times New Roman" w:hAnsi="Times New Roman" w:cs="Times New Roman"/>
          <w:noProof/>
        </w:rPr>
        <w:tab/>
        <w:t xml:space="preserve">Huxley J. 1938 Clines: an auxiliary taxonomic principle. </w:t>
      </w:r>
      <w:r w:rsidRPr="00DC6D5C">
        <w:rPr>
          <w:rFonts w:ascii="Times New Roman" w:hAnsi="Times New Roman" w:cs="Times New Roman"/>
          <w:i/>
          <w:iCs/>
          <w:noProof/>
        </w:rPr>
        <w:t>Nature</w:t>
      </w:r>
      <w:r w:rsidRPr="00DC6D5C">
        <w:rPr>
          <w:rFonts w:ascii="Times New Roman" w:hAnsi="Times New Roman" w:cs="Times New Roman"/>
          <w:noProof/>
        </w:rPr>
        <w:t xml:space="preserve"> </w:t>
      </w:r>
      <w:r w:rsidRPr="00DC6D5C">
        <w:rPr>
          <w:rFonts w:ascii="Times New Roman" w:hAnsi="Times New Roman" w:cs="Times New Roman"/>
          <w:b/>
          <w:bCs/>
          <w:noProof/>
        </w:rPr>
        <w:t>142</w:t>
      </w:r>
      <w:r w:rsidRPr="00DC6D5C">
        <w:rPr>
          <w:rFonts w:ascii="Times New Roman" w:hAnsi="Times New Roman" w:cs="Times New Roman"/>
          <w:noProof/>
        </w:rPr>
        <w:t>, 219–220. (doi:10.1038/142219a0)</w:t>
      </w:r>
    </w:p>
    <w:p w14:paraId="3DB9FB9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w:t>
      </w:r>
      <w:r w:rsidRPr="00DC6D5C">
        <w:rPr>
          <w:rFonts w:ascii="Times New Roman" w:hAnsi="Times New Roman" w:cs="Times New Roman"/>
          <w:noProof/>
        </w:rPr>
        <w:tab/>
        <w:t xml:space="preserve">Endler JA. 1977 </w:t>
      </w:r>
      <w:r w:rsidRPr="00DC6D5C">
        <w:rPr>
          <w:rFonts w:ascii="Times New Roman" w:hAnsi="Times New Roman" w:cs="Times New Roman"/>
          <w:i/>
          <w:iCs/>
          <w:noProof/>
        </w:rPr>
        <w:t>Geographic variation, speciation, and clines</w:t>
      </w:r>
      <w:r w:rsidRPr="00DC6D5C">
        <w:rPr>
          <w:rFonts w:ascii="Times New Roman" w:hAnsi="Times New Roman" w:cs="Times New Roman"/>
          <w:noProof/>
        </w:rPr>
        <w:t xml:space="preserve">. Princeton University Press. </w:t>
      </w:r>
    </w:p>
    <w:p w14:paraId="22F4E56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w:t>
      </w:r>
      <w:r w:rsidRPr="00DC6D5C">
        <w:rPr>
          <w:rFonts w:ascii="Times New Roman" w:hAnsi="Times New Roman" w:cs="Times New Roman"/>
          <w:noProof/>
        </w:rPr>
        <w:tab/>
        <w:t xml:space="preserve">Felsenstein J. 1975 Genetic drift in clines which are maintained by migration and natural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81</w:t>
      </w:r>
      <w:r w:rsidRPr="00DC6D5C">
        <w:rPr>
          <w:rFonts w:ascii="Times New Roman" w:hAnsi="Times New Roman" w:cs="Times New Roman"/>
          <w:noProof/>
        </w:rPr>
        <w:t xml:space="preserve">, 191–207. </w:t>
      </w:r>
    </w:p>
    <w:p w14:paraId="2810B6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w:t>
      </w:r>
      <w:r w:rsidRPr="00DC6D5C">
        <w:rPr>
          <w:rFonts w:ascii="Times New Roman" w:hAnsi="Times New Roman" w:cs="Times New Roman"/>
          <w:noProof/>
        </w:rPr>
        <w:tab/>
        <w:t xml:space="preserve">Saccheri IJ, Rousset F, Watts PC, Brakefield PM, Cook LM. 2008 Selection and gene flow on a diminishing cline of melanic peppered moths.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105</w:t>
      </w:r>
      <w:r w:rsidRPr="00DC6D5C">
        <w:rPr>
          <w:rFonts w:ascii="Times New Roman" w:hAnsi="Times New Roman" w:cs="Times New Roman"/>
          <w:noProof/>
        </w:rPr>
        <w:t>, 16212–16217. (doi:10.1073/pnas.0803785105)</w:t>
      </w:r>
    </w:p>
    <w:p w14:paraId="24297A1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w:t>
      </w:r>
      <w:r w:rsidRPr="00DC6D5C">
        <w:rPr>
          <w:rFonts w:ascii="Times New Roman" w:hAnsi="Times New Roman" w:cs="Times New Roman"/>
          <w:noProof/>
        </w:rPr>
        <w:tab/>
        <w:t xml:space="preserve">Haldane JBS. 1948 The theory of a cline. </w:t>
      </w:r>
      <w:r w:rsidRPr="00DC6D5C">
        <w:rPr>
          <w:rFonts w:ascii="Times New Roman" w:hAnsi="Times New Roman" w:cs="Times New Roman"/>
          <w:i/>
          <w:iCs/>
          <w:noProof/>
        </w:rPr>
        <w:t>J. Genet.</w:t>
      </w:r>
      <w:r w:rsidRPr="00DC6D5C">
        <w:rPr>
          <w:rFonts w:ascii="Times New Roman" w:hAnsi="Times New Roman" w:cs="Times New Roman"/>
          <w:noProof/>
        </w:rPr>
        <w:t xml:space="preserve"> </w:t>
      </w:r>
      <w:r w:rsidRPr="00DC6D5C">
        <w:rPr>
          <w:rFonts w:ascii="Times New Roman" w:hAnsi="Times New Roman" w:cs="Times New Roman"/>
          <w:b/>
          <w:bCs/>
          <w:noProof/>
        </w:rPr>
        <w:t>48</w:t>
      </w:r>
      <w:r w:rsidRPr="00DC6D5C">
        <w:rPr>
          <w:rFonts w:ascii="Times New Roman" w:hAnsi="Times New Roman" w:cs="Times New Roman"/>
          <w:noProof/>
        </w:rPr>
        <w:t>, 277–284. (doi:10.1007/BF02986626)</w:t>
      </w:r>
    </w:p>
    <w:p w14:paraId="663DC8D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7.</w:t>
      </w:r>
      <w:r w:rsidRPr="00DC6D5C">
        <w:rPr>
          <w:rFonts w:ascii="Times New Roman" w:hAnsi="Times New Roman" w:cs="Times New Roman"/>
          <w:noProof/>
        </w:rPr>
        <w:tab/>
        <w:t xml:space="preserve">Takahashi Y. 2015 Mechanisms and tests for geographic clines in genetic polymorphisms. </w:t>
      </w:r>
      <w:r w:rsidRPr="00DC6D5C">
        <w:rPr>
          <w:rFonts w:ascii="Times New Roman" w:hAnsi="Times New Roman" w:cs="Times New Roman"/>
          <w:i/>
          <w:iCs/>
          <w:noProof/>
        </w:rPr>
        <w:t>Popul. Ecol.</w:t>
      </w:r>
      <w:r w:rsidRPr="00DC6D5C">
        <w:rPr>
          <w:rFonts w:ascii="Times New Roman" w:hAnsi="Times New Roman" w:cs="Times New Roman"/>
          <w:noProof/>
        </w:rPr>
        <w:t xml:space="preserve"> </w:t>
      </w:r>
      <w:r w:rsidRPr="00DC6D5C">
        <w:rPr>
          <w:rFonts w:ascii="Times New Roman" w:hAnsi="Times New Roman" w:cs="Times New Roman"/>
          <w:b/>
          <w:bCs/>
          <w:noProof/>
        </w:rPr>
        <w:t>57</w:t>
      </w:r>
      <w:r w:rsidRPr="00DC6D5C">
        <w:rPr>
          <w:rFonts w:ascii="Times New Roman" w:hAnsi="Times New Roman" w:cs="Times New Roman"/>
          <w:noProof/>
        </w:rPr>
        <w:t>, 355–362. (doi:10.1007/s10144-014-0474-x)</w:t>
      </w:r>
    </w:p>
    <w:p w14:paraId="6B4E4C3F" w14:textId="12776F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8.</w:t>
      </w:r>
      <w:r w:rsidRPr="00DC6D5C">
        <w:rPr>
          <w:rFonts w:ascii="Times New Roman" w:hAnsi="Times New Roman" w:cs="Times New Roman"/>
          <w:noProof/>
        </w:rPr>
        <w:tab/>
        <w:t xml:space="preserve">Wright S. 1943 Isolation by Distance.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xml:space="preserve">, 114–138. </w:t>
      </w:r>
    </w:p>
    <w:p w14:paraId="35D007E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9.</w:t>
      </w:r>
      <w:r w:rsidRPr="00DC6D5C">
        <w:rPr>
          <w:rFonts w:ascii="Times New Roman" w:hAnsi="Times New Roman" w:cs="Times New Roman"/>
          <w:noProof/>
        </w:rPr>
        <w:tab/>
        <w:t xml:space="preserve">Vasemägi A. 2006 The adaptive hypothesis of clinal variation revisited:single-locus clines as a result of spatially restricted gene flow.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173</w:t>
      </w:r>
      <w:r w:rsidRPr="00DC6D5C">
        <w:rPr>
          <w:rFonts w:ascii="Times New Roman" w:hAnsi="Times New Roman" w:cs="Times New Roman"/>
          <w:noProof/>
        </w:rPr>
        <w:t>, 2411–2414. (doi:10.1534/genetics.106.059881)</w:t>
      </w:r>
    </w:p>
    <w:p w14:paraId="08CCA61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10.</w:t>
      </w:r>
      <w:r w:rsidRPr="00DC6D5C">
        <w:rPr>
          <w:rFonts w:ascii="Times New Roman" w:hAnsi="Times New Roman" w:cs="Times New Roman"/>
          <w:noProof/>
        </w:rPr>
        <w:tab/>
        <w:t xml:space="preserve">Colautti RI, Lau JA. 2015 Contemporary evolution during invasion: Evidence for </w:t>
      </w:r>
      <w:r w:rsidRPr="00DC6D5C">
        <w:rPr>
          <w:rFonts w:ascii="Times New Roman" w:hAnsi="Times New Roman" w:cs="Times New Roman"/>
          <w:noProof/>
        </w:rPr>
        <w:lastRenderedPageBreak/>
        <w:t xml:space="preserve">differentiation, natural selection, and local adaptation.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24</w:t>
      </w:r>
      <w:r w:rsidRPr="00DC6D5C">
        <w:rPr>
          <w:rFonts w:ascii="Times New Roman" w:hAnsi="Times New Roman" w:cs="Times New Roman"/>
          <w:noProof/>
        </w:rPr>
        <w:t>, 1999–2017. (doi:10.1111/mec.13162)</w:t>
      </w:r>
    </w:p>
    <w:p w14:paraId="2E0D043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11.</w:t>
      </w:r>
      <w:r w:rsidRPr="00DC6D5C">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678–690. (doi:10.1111/j.1469-8137.2009.02892.x)</w:t>
      </w:r>
    </w:p>
    <w:p w14:paraId="4467AAD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12.</w:t>
      </w:r>
      <w:r w:rsidRPr="00DC6D5C">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Ecol. Evol.</w:t>
      </w:r>
      <w:r w:rsidRPr="00DC6D5C">
        <w:rPr>
          <w:rFonts w:ascii="Times New Roman" w:hAnsi="Times New Roman" w:cs="Times New Roman"/>
          <w:noProof/>
        </w:rPr>
        <w:t xml:space="preserve"> </w:t>
      </w:r>
      <w:r w:rsidRPr="00DC6D5C">
        <w:rPr>
          <w:rFonts w:ascii="Times New Roman" w:hAnsi="Times New Roman" w:cs="Times New Roman"/>
          <w:b/>
          <w:bCs/>
          <w:noProof/>
        </w:rPr>
        <w:t>2</w:t>
      </w:r>
      <w:r w:rsidRPr="00DC6D5C">
        <w:rPr>
          <w:rFonts w:ascii="Times New Roman" w:hAnsi="Times New Roman" w:cs="Times New Roman"/>
          <w:noProof/>
        </w:rPr>
        <w:t>, 1162–1180. (doi:10.1002/ece3.262)</w:t>
      </w:r>
    </w:p>
    <w:p w14:paraId="5811D36B" w14:textId="490D592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13.</w:t>
      </w:r>
      <w:r w:rsidRPr="00DC6D5C">
        <w:rPr>
          <w:rFonts w:ascii="Times New Roman" w:hAnsi="Times New Roman" w:cs="Times New Roman"/>
          <w:noProof/>
        </w:rPr>
        <w:tab/>
        <w:t xml:space="preserve">Husband BC, Barrett SCH. 1992 Genetic drift and the maintenance of the style length polymorphism in tristylous populations of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(Pontederiaceae).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69</w:t>
      </w:r>
      <w:r w:rsidRPr="00DC6D5C">
        <w:rPr>
          <w:rFonts w:ascii="Times New Roman" w:hAnsi="Times New Roman" w:cs="Times New Roman"/>
          <w:noProof/>
        </w:rPr>
        <w:t>, 440–449. (doi:10.1038/hdy.1992.148)</w:t>
      </w:r>
    </w:p>
    <w:p w14:paraId="3EE89D7E" w14:textId="5EF9E81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14.</w:t>
      </w:r>
      <w:r w:rsidRPr="00DC6D5C">
        <w:rPr>
          <w:rFonts w:ascii="Times New Roman" w:hAnsi="Times New Roman" w:cs="Times New Roman"/>
          <w:noProof/>
        </w:rPr>
        <w:tab/>
        <w:t xml:space="preserve">Husband BC, Barrett SCH. 1992 Effective population size and genetic drift in tristylous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46</w:t>
      </w:r>
      <w:r w:rsidRPr="00DC6D5C">
        <w:rPr>
          <w:rFonts w:ascii="Times New Roman" w:hAnsi="Times New Roman" w:cs="Times New Roman"/>
          <w:noProof/>
        </w:rPr>
        <w:t xml:space="preserve">, 1875–1890. </w:t>
      </w:r>
    </w:p>
    <w:p w14:paraId="7CEEBAA5" w14:textId="1B14718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15.</w:t>
      </w:r>
      <w:r w:rsidRPr="00DC6D5C">
        <w:rPr>
          <w:rFonts w:ascii="Times New Roman" w:hAnsi="Times New Roman" w:cs="Times New Roman"/>
          <w:noProof/>
        </w:rPr>
        <w:tab/>
        <w:t xml:space="preserve">Barrett SCH, Morgan MT, Husband BC. 1989 The dissolution of a complex genetic polymorphism: the evolution of self-fertilization in tristylous </w:t>
      </w:r>
      <w:r w:rsidRPr="00806596">
        <w:rPr>
          <w:rFonts w:ascii="Times New Roman" w:hAnsi="Times New Roman" w:cs="Times New Roman"/>
          <w:i/>
          <w:noProof/>
        </w:rPr>
        <w:t>Eichhornia paniculata</w:t>
      </w:r>
      <w:r w:rsidRPr="00DC6D5C">
        <w:rPr>
          <w:rFonts w:ascii="Times New Roman" w:hAnsi="Times New Roman" w:cs="Times New Roman"/>
          <w:noProof/>
        </w:rPr>
        <w:t xml:space="preserve"> (Pontederiaceae). </w:t>
      </w:r>
      <w:r w:rsidR="00806596">
        <w:rPr>
          <w:rFonts w:ascii="Times New Roman" w:hAnsi="Times New Roman" w:cs="Times New Roman"/>
          <w:i/>
          <w:iCs/>
          <w:noProof/>
        </w:rPr>
        <w:t>Evolution</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43</w:t>
      </w:r>
      <w:r w:rsidRPr="00DC6D5C">
        <w:rPr>
          <w:rFonts w:ascii="Times New Roman" w:hAnsi="Times New Roman" w:cs="Times New Roman"/>
          <w:noProof/>
        </w:rPr>
        <w:t>, 1398–1416. (doi:10.2307/2409456)</w:t>
      </w:r>
    </w:p>
    <w:p w14:paraId="6D7B3DE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16.</w:t>
      </w:r>
      <w:r w:rsidRPr="00DC6D5C">
        <w:rPr>
          <w:rFonts w:ascii="Times New Roman" w:hAnsi="Times New Roman" w:cs="Times New Roman"/>
          <w:noProof/>
        </w:rPr>
        <w:tab/>
        <w:t xml:space="preserve">Barrett SCH, Ness RW, Vallejo-Marín M. 2009 Evolutionary pathways to self- fertilization in a tristylous plant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546–556. (doi:10.1111/j.1469-8137.2009.02937.x)</w:t>
      </w:r>
    </w:p>
    <w:p w14:paraId="2C02D1C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17.</w:t>
      </w:r>
      <w:r w:rsidRPr="00DC6D5C">
        <w:rPr>
          <w:rFonts w:ascii="Times New Roman" w:hAnsi="Times New Roman" w:cs="Times New Roman"/>
          <w:noProof/>
        </w:rPr>
        <w:tab/>
        <w:t xml:space="preserve">Barrett SCH. 1993 The evolutionary biology of tristyly. In </w:t>
      </w:r>
      <w:r w:rsidRPr="00DC6D5C">
        <w:rPr>
          <w:rFonts w:ascii="Times New Roman" w:hAnsi="Times New Roman" w:cs="Times New Roman"/>
          <w:i/>
          <w:iCs/>
          <w:noProof/>
        </w:rPr>
        <w:t>Oxford Surveys in Evolutionary Biology</w:t>
      </w:r>
      <w:r w:rsidRPr="00DC6D5C">
        <w:rPr>
          <w:rFonts w:ascii="Times New Roman" w:hAnsi="Times New Roman" w:cs="Times New Roman"/>
          <w:noProof/>
        </w:rPr>
        <w:t>, pp. 283–326.</w:t>
      </w:r>
    </w:p>
    <w:p w14:paraId="0335EFA6"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18.</w:t>
      </w:r>
      <w:r w:rsidRPr="00DC6D5C">
        <w:rPr>
          <w:rFonts w:ascii="Times New Roman" w:hAnsi="Times New Roman" w:cs="Times New Roman"/>
          <w:noProof/>
        </w:rPr>
        <w:tab/>
        <w:t xml:space="preserve">Seto KC, Sánchez-Rodríguez R, Fragkias M. 2010 The new geography of contemporary urbanization and the environment. </w:t>
      </w:r>
      <w:r w:rsidRPr="00DC6D5C">
        <w:rPr>
          <w:rFonts w:ascii="Times New Roman" w:hAnsi="Times New Roman" w:cs="Times New Roman"/>
          <w:i/>
          <w:iCs/>
          <w:noProof/>
        </w:rPr>
        <w:t>Annu. Rev. Environ. Resour.</w:t>
      </w:r>
      <w:r w:rsidRPr="00DC6D5C">
        <w:rPr>
          <w:rFonts w:ascii="Times New Roman" w:hAnsi="Times New Roman" w:cs="Times New Roman"/>
          <w:noProof/>
        </w:rPr>
        <w:t xml:space="preserve"> </w:t>
      </w:r>
      <w:r w:rsidRPr="00DC6D5C">
        <w:rPr>
          <w:rFonts w:ascii="Times New Roman" w:hAnsi="Times New Roman" w:cs="Times New Roman"/>
          <w:b/>
          <w:bCs/>
          <w:noProof/>
        </w:rPr>
        <w:t>35</w:t>
      </w:r>
      <w:r w:rsidRPr="00DC6D5C">
        <w:rPr>
          <w:rFonts w:ascii="Times New Roman" w:hAnsi="Times New Roman" w:cs="Times New Roman"/>
          <w:noProof/>
        </w:rPr>
        <w:t>, 167–194. (doi:10.1146/annurev-environ-100809-125336)</w:t>
      </w:r>
    </w:p>
    <w:p w14:paraId="4737638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19.</w:t>
      </w:r>
      <w:r w:rsidRPr="00DC6D5C">
        <w:rPr>
          <w:rFonts w:ascii="Times New Roman" w:hAnsi="Times New Roman" w:cs="Times New Roman"/>
          <w:noProof/>
        </w:rPr>
        <w:tab/>
        <w:t xml:space="preserve">McKinney ML. 2006 Urbanization as a major cause of biotic homogenization. </w:t>
      </w:r>
      <w:r w:rsidRPr="00DC6D5C">
        <w:rPr>
          <w:rFonts w:ascii="Times New Roman" w:hAnsi="Times New Roman" w:cs="Times New Roman"/>
          <w:i/>
          <w:iCs/>
          <w:noProof/>
        </w:rPr>
        <w:t>Biol. Conserv.</w:t>
      </w:r>
      <w:r w:rsidRPr="00DC6D5C">
        <w:rPr>
          <w:rFonts w:ascii="Times New Roman" w:hAnsi="Times New Roman" w:cs="Times New Roman"/>
          <w:noProof/>
        </w:rPr>
        <w:t xml:space="preserve"> </w:t>
      </w:r>
      <w:r w:rsidRPr="00DC6D5C">
        <w:rPr>
          <w:rFonts w:ascii="Times New Roman" w:hAnsi="Times New Roman" w:cs="Times New Roman"/>
          <w:b/>
          <w:bCs/>
          <w:noProof/>
        </w:rPr>
        <w:t>127</w:t>
      </w:r>
      <w:r w:rsidRPr="00DC6D5C">
        <w:rPr>
          <w:rFonts w:ascii="Times New Roman" w:hAnsi="Times New Roman" w:cs="Times New Roman"/>
          <w:noProof/>
        </w:rPr>
        <w:t>, 247–260. (doi:10.1016/j.biocon.2005.09.005)</w:t>
      </w:r>
    </w:p>
    <w:p w14:paraId="32F33DE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20.</w:t>
      </w:r>
      <w:r w:rsidRPr="00DC6D5C">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C6D5C">
        <w:rPr>
          <w:rFonts w:ascii="Times New Roman" w:hAnsi="Times New Roman" w:cs="Times New Roman"/>
          <w:i/>
          <w:iCs/>
          <w:noProof/>
        </w:rPr>
        <w:t>Evol. Appl.</w:t>
      </w:r>
      <w:r w:rsidRPr="00DC6D5C">
        <w:rPr>
          <w:rFonts w:ascii="Times New Roman" w:hAnsi="Times New Roman" w:cs="Times New Roman"/>
          <w:noProof/>
        </w:rPr>
        <w:t xml:space="preserve"> </w:t>
      </w:r>
      <w:r w:rsidRPr="00DC6D5C">
        <w:rPr>
          <w:rFonts w:ascii="Times New Roman" w:hAnsi="Times New Roman" w:cs="Times New Roman"/>
          <w:b/>
          <w:bCs/>
          <w:noProof/>
        </w:rPr>
        <w:t>9</w:t>
      </w:r>
      <w:r w:rsidRPr="00DC6D5C">
        <w:rPr>
          <w:rFonts w:ascii="Times New Roman" w:hAnsi="Times New Roman" w:cs="Times New Roman"/>
          <w:noProof/>
        </w:rPr>
        <w:t>, 546–564. (doi:10.1111/eva.12357)</w:t>
      </w:r>
    </w:p>
    <w:p w14:paraId="389A359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21.</w:t>
      </w:r>
      <w:r w:rsidRPr="00DC6D5C">
        <w:rPr>
          <w:rFonts w:ascii="Times New Roman" w:hAnsi="Times New Roman" w:cs="Times New Roman"/>
          <w:noProof/>
        </w:rPr>
        <w:tab/>
        <w:t>Munshi-South J. 2012 Urban landscape genetics: Canopy cover predicts gene flow between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 xml:space="preserve">Mol. </w:t>
      </w:r>
      <w:r w:rsidRPr="00DC6D5C">
        <w:rPr>
          <w:rFonts w:ascii="Times New Roman" w:hAnsi="Times New Roman" w:cs="Times New Roman"/>
          <w:i/>
          <w:iCs/>
          <w:noProof/>
        </w:rPr>
        <w:lastRenderedPageBreak/>
        <w:t>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1360–1378. (doi:10.1111/j.1365-294X.2012.05476.x)</w:t>
      </w:r>
    </w:p>
    <w:p w14:paraId="0F077D16" w14:textId="5881F0F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22.</w:t>
      </w:r>
      <w:r w:rsidRPr="00DC6D5C">
        <w:rPr>
          <w:rFonts w:ascii="Times New Roman" w:hAnsi="Times New Roman" w:cs="Times New Roman"/>
          <w:noProof/>
        </w:rPr>
        <w:tab/>
        <w:t>Munshi-South J, Kharchenko K. 2010 Rapid, pervasive genetic differentiation of urban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00806596">
        <w:rPr>
          <w:rFonts w:ascii="Times New Roman" w:hAnsi="Times New Roman" w:cs="Times New Roman"/>
          <w:b/>
          <w:bCs/>
          <w:noProof/>
        </w:rPr>
        <w:t>19</w:t>
      </w:r>
      <w:r w:rsidRPr="00DC6D5C">
        <w:rPr>
          <w:rFonts w:ascii="Times New Roman" w:hAnsi="Times New Roman" w:cs="Times New Roman"/>
          <w:noProof/>
        </w:rPr>
        <w:t>, 4242–4254. (doi:10.1111/j.1365-294X.2010.04816.x)</w:t>
      </w:r>
    </w:p>
    <w:p w14:paraId="2D567F8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23.</w:t>
      </w:r>
      <w:r w:rsidRPr="00DC6D5C">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26</w:t>
      </w:r>
      <w:r w:rsidRPr="00DC6D5C">
        <w:rPr>
          <w:rFonts w:ascii="Times New Roman" w:hAnsi="Times New Roman" w:cs="Times New Roman"/>
          <w:noProof/>
        </w:rPr>
        <w:t>, 1498–1514. (doi:10.1111/mec.14019)</w:t>
      </w:r>
    </w:p>
    <w:p w14:paraId="6A67ED6E" w14:textId="47BC2AF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24.</w:t>
      </w:r>
      <w:r w:rsidRPr="00DC6D5C">
        <w:rPr>
          <w:rFonts w:ascii="Times New Roman" w:hAnsi="Times New Roman" w:cs="Times New Roman"/>
          <w:noProof/>
        </w:rPr>
        <w:tab/>
        <w:t xml:space="preserve">Johnson MTJ, Munshi-South J. 2017 Evolution of life in urban environments. </w:t>
      </w:r>
      <w:r w:rsidR="00806596">
        <w:rPr>
          <w:rFonts w:ascii="Times New Roman" w:hAnsi="Times New Roman" w:cs="Times New Roman"/>
          <w:i/>
          <w:iCs/>
          <w:noProof/>
        </w:rPr>
        <w:t>Science</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8327</w:t>
      </w:r>
      <w:r w:rsidRPr="00DC6D5C">
        <w:rPr>
          <w:rFonts w:ascii="Times New Roman" w:hAnsi="Times New Roman" w:cs="Times New Roman"/>
          <w:noProof/>
        </w:rPr>
        <w:t>. (doi:10.1126/science.aam8327)</w:t>
      </w:r>
    </w:p>
    <w:p w14:paraId="300C916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25.</w:t>
      </w:r>
      <w:r w:rsidRPr="00DC6D5C">
        <w:rPr>
          <w:rFonts w:ascii="Times New Roman" w:hAnsi="Times New Roman" w:cs="Times New Roman"/>
          <w:noProof/>
        </w:rPr>
        <w:tab/>
        <w:t xml:space="preserve">Johnson MTJ, Thompson KA, Saini HS. 2015 Plant evolution in the urban jungle. </w:t>
      </w:r>
      <w:r w:rsidRPr="00DC6D5C">
        <w:rPr>
          <w:rFonts w:ascii="Times New Roman" w:hAnsi="Times New Roman" w:cs="Times New Roman"/>
          <w:i/>
          <w:iCs/>
          <w:noProof/>
        </w:rPr>
        <w:t>Am. J. Bot.</w:t>
      </w:r>
      <w:r w:rsidRPr="00DC6D5C">
        <w:rPr>
          <w:rFonts w:ascii="Times New Roman" w:hAnsi="Times New Roman" w:cs="Times New Roman"/>
          <w:noProof/>
        </w:rPr>
        <w:t xml:space="preserve"> </w:t>
      </w:r>
      <w:r w:rsidRPr="00DC6D5C">
        <w:rPr>
          <w:rFonts w:ascii="Times New Roman" w:hAnsi="Times New Roman" w:cs="Times New Roman"/>
          <w:b/>
          <w:bCs/>
          <w:noProof/>
        </w:rPr>
        <w:t>102</w:t>
      </w:r>
      <w:r w:rsidRPr="00DC6D5C">
        <w:rPr>
          <w:rFonts w:ascii="Times New Roman" w:hAnsi="Times New Roman" w:cs="Times New Roman"/>
          <w:noProof/>
        </w:rPr>
        <w:t>, 1951–1953. (doi:10.3732/ajb.1500386)</w:t>
      </w:r>
    </w:p>
    <w:p w14:paraId="6D338465" w14:textId="57EC61C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26.</w:t>
      </w:r>
      <w:r w:rsidRPr="00DC6D5C">
        <w:rPr>
          <w:rFonts w:ascii="Times New Roman" w:hAnsi="Times New Roman" w:cs="Times New Roman"/>
          <w:noProof/>
        </w:rPr>
        <w:tab/>
        <w:t xml:space="preserve">Reid NM </w:t>
      </w:r>
      <w:r w:rsidRPr="00DC6D5C">
        <w:rPr>
          <w:rFonts w:ascii="Times New Roman" w:hAnsi="Times New Roman" w:cs="Times New Roman"/>
          <w:i/>
          <w:iCs/>
          <w:noProof/>
        </w:rPr>
        <w:t>et al.</w:t>
      </w:r>
      <w:r w:rsidRPr="00DC6D5C">
        <w:rPr>
          <w:rFonts w:ascii="Times New Roman" w:hAnsi="Times New Roman" w:cs="Times New Roman"/>
          <w:noProof/>
        </w:rPr>
        <w:t xml:space="preserve"> 2016 The genomic landscape of rapid repeated evolutionary adaptation to toxic pollution in wild fish.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354</w:t>
      </w:r>
      <w:r w:rsidRPr="00DC6D5C">
        <w:rPr>
          <w:rFonts w:ascii="Times New Roman" w:hAnsi="Times New Roman" w:cs="Times New Roman"/>
          <w:noProof/>
        </w:rPr>
        <w:t>, 1305 LP-1308. (doi:10.1126/science.aah4993)</w:t>
      </w:r>
    </w:p>
    <w:p w14:paraId="6C6AFE5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27.</w:t>
      </w:r>
      <w:r w:rsidRPr="00DC6D5C">
        <w:rPr>
          <w:rFonts w:ascii="Times New Roman" w:hAnsi="Times New Roman" w:cs="Times New Roman"/>
          <w:noProof/>
        </w:rPr>
        <w:tab/>
        <w:t xml:space="preserve">Diamond SE, Chick L, Perez ABE, Strickler SA, Martin RA. 2017 Rapid evolution of ant thermal tolerance across an urban-rural temperature cline. </w:t>
      </w:r>
      <w:r w:rsidRPr="00DC6D5C">
        <w:rPr>
          <w:rFonts w:ascii="Times New Roman" w:hAnsi="Times New Roman" w:cs="Times New Roman"/>
          <w:i/>
          <w:iCs/>
          <w:noProof/>
        </w:rPr>
        <w:t>Biol. J. Linn. Soc.</w:t>
      </w:r>
      <w:r w:rsidRPr="00DC6D5C">
        <w:rPr>
          <w:rFonts w:ascii="Times New Roman" w:hAnsi="Times New Roman" w:cs="Times New Roman"/>
          <w:noProof/>
        </w:rPr>
        <w:t xml:space="preserve"> </w:t>
      </w:r>
      <w:r w:rsidRPr="00DC6D5C">
        <w:rPr>
          <w:rFonts w:ascii="Times New Roman" w:hAnsi="Times New Roman" w:cs="Times New Roman"/>
          <w:b/>
          <w:bCs/>
          <w:noProof/>
        </w:rPr>
        <w:t>121</w:t>
      </w:r>
      <w:r w:rsidRPr="00DC6D5C">
        <w:rPr>
          <w:rFonts w:ascii="Times New Roman" w:hAnsi="Times New Roman" w:cs="Times New Roman"/>
          <w:noProof/>
        </w:rPr>
        <w:t>, 248–257. (doi:10.1093/biolinnean/blw047)</w:t>
      </w:r>
    </w:p>
    <w:p w14:paraId="5FAB4B5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28.</w:t>
      </w:r>
      <w:r w:rsidRPr="00DC6D5C">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4976CB7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29.</w:t>
      </w:r>
      <w:r w:rsidRPr="00DC6D5C">
        <w:rPr>
          <w:rFonts w:ascii="Times New Roman" w:hAnsi="Times New Roman" w:cs="Times New Roman"/>
          <w:noProof/>
        </w:rPr>
        <w:tab/>
        <w:t xml:space="preserve">Thompson KA, Renaudin M, Johnson MTJ. 2016 Urbanization drives parallel adaptive clines in plant populations.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r w:rsidRPr="00DC6D5C">
        <w:rPr>
          <w:rFonts w:ascii="Times New Roman" w:hAnsi="Times New Roman" w:cs="Times New Roman"/>
          <w:b/>
          <w:bCs/>
          <w:noProof/>
        </w:rPr>
        <w:t>283</w:t>
      </w:r>
      <w:r w:rsidRPr="00DC6D5C">
        <w:rPr>
          <w:rFonts w:ascii="Times New Roman" w:hAnsi="Times New Roman" w:cs="Times New Roman"/>
          <w:noProof/>
        </w:rPr>
        <w:t>, 20162180. (doi:10.1111/j.1574-6941.2012.01443.x)</w:t>
      </w:r>
    </w:p>
    <w:p w14:paraId="6D691D5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30.</w:t>
      </w:r>
      <w:r w:rsidRPr="00DC6D5C">
        <w:rPr>
          <w:rFonts w:ascii="Times New Roman" w:hAnsi="Times New Roman" w:cs="Times New Roman"/>
          <w:noProof/>
        </w:rPr>
        <w:tab/>
        <w:t xml:space="preserve">Burdon JJ. 1983 Biological flora of the British Isles: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J. Ecol.</w:t>
      </w:r>
      <w:r w:rsidRPr="00DC6D5C">
        <w:rPr>
          <w:rFonts w:ascii="Times New Roman" w:hAnsi="Times New Roman" w:cs="Times New Roman"/>
          <w:noProof/>
        </w:rPr>
        <w:t xml:space="preserve"> </w:t>
      </w:r>
      <w:r w:rsidRPr="00DC6D5C">
        <w:rPr>
          <w:rFonts w:ascii="Times New Roman" w:hAnsi="Times New Roman" w:cs="Times New Roman"/>
          <w:b/>
          <w:bCs/>
          <w:noProof/>
        </w:rPr>
        <w:t>71</w:t>
      </w:r>
      <w:r w:rsidRPr="00DC6D5C">
        <w:rPr>
          <w:rFonts w:ascii="Times New Roman" w:hAnsi="Times New Roman" w:cs="Times New Roman"/>
          <w:noProof/>
        </w:rPr>
        <w:t>, 307–330. (doi:10.2307/2259979)</w:t>
      </w:r>
    </w:p>
    <w:p w14:paraId="7496EBB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31.</w:t>
      </w:r>
      <w:r w:rsidRPr="00DC6D5C">
        <w:rPr>
          <w:rFonts w:ascii="Times New Roman" w:hAnsi="Times New Roman" w:cs="Times New Roman"/>
          <w:noProof/>
        </w:rPr>
        <w:tab/>
        <w:t xml:space="preserve">Kjærgaard T. 2003 A plant that changed the world: the rise and fall of clover 1000-2000. </w:t>
      </w:r>
      <w:r w:rsidRPr="00DC6D5C">
        <w:rPr>
          <w:rFonts w:ascii="Times New Roman" w:hAnsi="Times New Roman" w:cs="Times New Roman"/>
          <w:i/>
          <w:iCs/>
          <w:noProof/>
        </w:rPr>
        <w:t>Landsc. Res.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41–49. (doi:10.1080/01426390306531)</w:t>
      </w:r>
    </w:p>
    <w:p w14:paraId="5CDDC15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32.</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 Distribution by latitude.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61–78. (doi:10.1038/hdy.1954.5)</w:t>
      </w:r>
    </w:p>
    <w:p w14:paraId="424F1C2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33.</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II. Distribution by altitude.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377–384. (doi:10.1038/hdy.1954.40)</w:t>
      </w:r>
    </w:p>
    <w:p w14:paraId="6FF8773C" w14:textId="16B0F62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34.</w:t>
      </w:r>
      <w:r w:rsidRPr="00DC6D5C">
        <w:rPr>
          <w:rFonts w:ascii="Times New Roman" w:hAnsi="Times New Roman" w:cs="Times New Roman"/>
          <w:noProof/>
        </w:rPr>
        <w:tab/>
        <w:t xml:space="preserve">de Araújo AM. 1976 The relationship between altitude and cyanogenesis in white clover </w:t>
      </w:r>
      <w:r w:rsidRPr="00DC6D5C">
        <w:rPr>
          <w:rFonts w:ascii="Times New Roman" w:hAnsi="Times New Roman" w:cs="Times New Roman"/>
          <w:noProof/>
        </w:rPr>
        <w:lastRenderedPageBreak/>
        <w:t>(</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37</w:t>
      </w:r>
      <w:r w:rsidRPr="00DC6D5C">
        <w:rPr>
          <w:rFonts w:ascii="Times New Roman" w:hAnsi="Times New Roman" w:cs="Times New Roman"/>
          <w:noProof/>
        </w:rPr>
        <w:t>, 291–293. (doi:10.1038/hdy.1976.89)</w:t>
      </w:r>
    </w:p>
    <w:p w14:paraId="2A031BEE" w14:textId="22837F10"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35.</w:t>
      </w:r>
      <w:r w:rsidRPr="00DC6D5C">
        <w:rPr>
          <w:rFonts w:ascii="Times New Roman" w:hAnsi="Times New Roman" w:cs="Times New Roman"/>
          <w:noProof/>
        </w:rPr>
        <w:tab/>
        <w:t xml:space="preserve">Daday H. 1958 Gene frequencies in wild populations of </w:t>
      </w:r>
      <w:r w:rsidRPr="00806596">
        <w:rPr>
          <w:rFonts w:ascii="Times New Roman" w:hAnsi="Times New Roman" w:cs="Times New Roman"/>
          <w:i/>
          <w:noProof/>
        </w:rPr>
        <w:t>Trifolium repens</w:t>
      </w:r>
      <w:r w:rsidRPr="00DC6D5C">
        <w:rPr>
          <w:rFonts w:ascii="Times New Roman" w:hAnsi="Times New Roman" w:cs="Times New Roman"/>
          <w:noProof/>
        </w:rPr>
        <w:t xml:space="preserve"> L III. World distribution. </w:t>
      </w:r>
      <w:r w:rsidR="00806596">
        <w:rPr>
          <w:rFonts w:ascii="Times New Roman" w:hAnsi="Times New Roman" w:cs="Times New Roman"/>
          <w:i/>
          <w:iCs/>
          <w:noProof/>
        </w:rPr>
        <w:t>Heredity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12</w:t>
      </w:r>
      <w:r w:rsidRPr="00DC6D5C">
        <w:rPr>
          <w:rFonts w:ascii="Times New Roman" w:hAnsi="Times New Roman" w:cs="Times New Roman"/>
          <w:noProof/>
        </w:rPr>
        <w:t>, 169–184. (doi:10.1038/hdy.1958.22)</w:t>
      </w:r>
    </w:p>
    <w:p w14:paraId="545338ED" w14:textId="7C21C81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36.</w:t>
      </w:r>
      <w:r w:rsidRPr="00DC6D5C">
        <w:rPr>
          <w:rFonts w:ascii="Times New Roman" w:hAnsi="Times New Roman" w:cs="Times New Roman"/>
          <w:noProof/>
        </w:rPr>
        <w:tab/>
        <w:t xml:space="preserve">Ganders FR. 1990 Altitudinal clines for cyanogenesis in introduced populations of white clover. </w:t>
      </w:r>
      <w:r w:rsidRPr="00DC6D5C">
        <w:rPr>
          <w:rFonts w:ascii="Times New Roman" w:hAnsi="Times New Roman" w:cs="Times New Roman"/>
          <w:i/>
          <w:iCs/>
          <w:noProof/>
        </w:rPr>
        <w:t>Heredit</w:t>
      </w:r>
      <w:r w:rsidR="00806596">
        <w:rPr>
          <w:rFonts w:ascii="Times New Roman" w:hAnsi="Times New Roman" w:cs="Times New Roman"/>
          <w:i/>
          <w:iCs/>
          <w:noProof/>
        </w:rPr>
        <w: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64</w:t>
      </w:r>
      <w:r w:rsidRPr="00DC6D5C">
        <w:rPr>
          <w:rFonts w:ascii="Times New Roman" w:hAnsi="Times New Roman" w:cs="Times New Roman"/>
          <w:noProof/>
        </w:rPr>
        <w:t>, 387–390. (doi:10.1038/hdy.1990.48)</w:t>
      </w:r>
    </w:p>
    <w:p w14:paraId="17BBB0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37.</w:t>
      </w:r>
      <w:r w:rsidRPr="00DC6D5C">
        <w:rPr>
          <w:rFonts w:ascii="Times New Roman" w:hAnsi="Times New Roman" w:cs="Times New Roman"/>
          <w:noProof/>
        </w:rPr>
        <w:tab/>
        <w:t>Kooyers NJ, Olsen KM. 2012 Rapid evolution of an adaptive cyanogenesis cline in introduced North American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2455–2468. (doi:10.1111/j.1365-294X.2012.05486.x)</w:t>
      </w:r>
    </w:p>
    <w:p w14:paraId="166233D2" w14:textId="01DD4FA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38.</w:t>
      </w:r>
      <w:r w:rsidRPr="00DC6D5C">
        <w:rPr>
          <w:rFonts w:ascii="Times New Roman" w:hAnsi="Times New Roman" w:cs="Times New Roman"/>
          <w:noProof/>
        </w:rPr>
        <w:tab/>
        <w:t xml:space="preserve">Daday H. 1965 Gene frequencies in wild populations of Trifolium repens L IV. Mechanism of natural selection.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20</w:t>
      </w:r>
      <w:r w:rsidRPr="00DC6D5C">
        <w:rPr>
          <w:rFonts w:ascii="Times New Roman" w:hAnsi="Times New Roman" w:cs="Times New Roman"/>
          <w:noProof/>
        </w:rPr>
        <w:t>, 355–365. (doi:10.1038/hdy.1965.49)</w:t>
      </w:r>
    </w:p>
    <w:p w14:paraId="506ABCB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39.</w:t>
      </w:r>
      <w:r w:rsidRPr="00DC6D5C">
        <w:rPr>
          <w:rFonts w:ascii="Times New Roman" w:hAnsi="Times New Roman" w:cs="Times New Roman"/>
          <w:noProof/>
        </w:rPr>
        <w:tab/>
        <w:t>Kooyers NJ, Gage LR, Al-Lozi A, Olsen KM. 2014 Aridity shapes cyanogenesis cline evolution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1053–1070. (doi:10.1111/mec.12666)</w:t>
      </w:r>
    </w:p>
    <w:p w14:paraId="29D729AD"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40.</w:t>
      </w:r>
      <w:r w:rsidRPr="00DC6D5C">
        <w:rPr>
          <w:rFonts w:ascii="Times New Roman" w:hAnsi="Times New Roman" w:cs="Times New Roman"/>
          <w:noProof/>
        </w:rPr>
        <w:tab/>
        <w:t xml:space="preserve">Sackton TB, Hartl DL. 2016 Genotypic context and epistasis in individuals and populations. </w:t>
      </w:r>
      <w:r w:rsidRPr="00DC6D5C">
        <w:rPr>
          <w:rFonts w:ascii="Times New Roman" w:hAnsi="Times New Roman" w:cs="Times New Roman"/>
          <w:i/>
          <w:iCs/>
          <w:noProof/>
        </w:rPr>
        <w:t>Cell</w:t>
      </w:r>
      <w:r w:rsidRPr="00DC6D5C">
        <w:rPr>
          <w:rFonts w:ascii="Times New Roman" w:hAnsi="Times New Roman" w:cs="Times New Roman"/>
          <w:noProof/>
        </w:rPr>
        <w:t xml:space="preserve"> </w:t>
      </w:r>
      <w:r w:rsidRPr="00DC6D5C">
        <w:rPr>
          <w:rFonts w:ascii="Times New Roman" w:hAnsi="Times New Roman" w:cs="Times New Roman"/>
          <w:b/>
          <w:bCs/>
          <w:noProof/>
        </w:rPr>
        <w:t>166</w:t>
      </w:r>
      <w:r w:rsidRPr="00DC6D5C">
        <w:rPr>
          <w:rFonts w:ascii="Times New Roman" w:hAnsi="Times New Roman" w:cs="Times New Roman"/>
          <w:noProof/>
        </w:rPr>
        <w:t>, 279–287. (doi:10.1016/j.cell.2016.06.047)</w:t>
      </w:r>
    </w:p>
    <w:p w14:paraId="3E66A03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41.</w:t>
      </w:r>
      <w:r w:rsidRPr="00DC6D5C">
        <w:rPr>
          <w:rFonts w:ascii="Times New Roman" w:hAnsi="Times New Roman" w:cs="Times New Roman"/>
          <w:noProof/>
        </w:rPr>
        <w:tab/>
        <w:t xml:space="preserve">Alleaume-Benharira M, Pen IR, Ronce O. 2006 Geographical patterns of adaptation within a species’ range: interactions between drift and gene flow. </w:t>
      </w:r>
      <w:r w:rsidRPr="00DC6D5C">
        <w:rPr>
          <w:rFonts w:ascii="Times New Roman" w:hAnsi="Times New Roman" w:cs="Times New Roman"/>
          <w:i/>
          <w:iCs/>
          <w:noProof/>
        </w:rPr>
        <w:t>J. Evol. Biol.</w:t>
      </w:r>
      <w:r w:rsidRPr="00DC6D5C">
        <w:rPr>
          <w:rFonts w:ascii="Times New Roman" w:hAnsi="Times New Roman" w:cs="Times New Roman"/>
          <w:noProof/>
        </w:rPr>
        <w:t xml:space="preserve"> </w:t>
      </w:r>
      <w:r w:rsidRPr="00DC6D5C">
        <w:rPr>
          <w:rFonts w:ascii="Times New Roman" w:hAnsi="Times New Roman" w:cs="Times New Roman"/>
          <w:b/>
          <w:bCs/>
          <w:noProof/>
        </w:rPr>
        <w:t>19</w:t>
      </w:r>
      <w:r w:rsidRPr="00DC6D5C">
        <w:rPr>
          <w:rFonts w:ascii="Times New Roman" w:hAnsi="Times New Roman" w:cs="Times New Roman"/>
          <w:noProof/>
        </w:rPr>
        <w:t>, 203–215. (doi:10.1111/j.1420-9101.2005.00976.x)</w:t>
      </w:r>
    </w:p>
    <w:p w14:paraId="021D8466" w14:textId="27A8C6D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42.</w:t>
      </w:r>
      <w:r w:rsidRPr="00DC6D5C">
        <w:rPr>
          <w:rFonts w:ascii="Times New Roman" w:hAnsi="Times New Roman" w:cs="Times New Roman"/>
          <w:noProof/>
        </w:rPr>
        <w:tab/>
        <w:t xml:space="preserve">Lewontin RC, Kojima K. 1960 The evolutionary dynamics of complex polymorphisms.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14</w:t>
      </w:r>
      <w:r w:rsidRPr="00DC6D5C">
        <w:rPr>
          <w:rFonts w:ascii="Times New Roman" w:hAnsi="Times New Roman" w:cs="Times New Roman"/>
          <w:noProof/>
        </w:rPr>
        <w:t>, 458–472. (doi:10.2307/2405995)</w:t>
      </w:r>
    </w:p>
    <w:p w14:paraId="416D00CA" w14:textId="25ED066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43.</w:t>
      </w:r>
      <w:r w:rsidRPr="00DC6D5C">
        <w:rPr>
          <w:rFonts w:ascii="Times New Roman" w:hAnsi="Times New Roman" w:cs="Times New Roman"/>
          <w:noProof/>
        </w:rPr>
        <w:tab/>
        <w:t xml:space="preserve">Kimura M. 1956 A model of a genetic system which leads to closer linkage by natural selection.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278–287. (doi:10.2307/2406012)</w:t>
      </w:r>
    </w:p>
    <w:p w14:paraId="0DC4270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44.</w:t>
      </w:r>
      <w:r w:rsidRPr="00DC6D5C">
        <w:rPr>
          <w:rFonts w:ascii="Times New Roman" w:hAnsi="Times New Roman" w:cs="Times New Roman"/>
          <w:noProof/>
        </w:rPr>
        <w:tab/>
        <w:t xml:space="preserve">Felsenstein J. 1965 The effect of linkage on directional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52</w:t>
      </w:r>
      <w:r w:rsidRPr="00DC6D5C">
        <w:rPr>
          <w:rFonts w:ascii="Times New Roman" w:hAnsi="Times New Roman" w:cs="Times New Roman"/>
          <w:noProof/>
        </w:rPr>
        <w:t xml:space="preserve">, 349–363. </w:t>
      </w:r>
    </w:p>
    <w:p w14:paraId="3919A8EF" w14:textId="058FD2E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45.</w:t>
      </w:r>
      <w:r w:rsidRPr="00DC6D5C">
        <w:rPr>
          <w:rFonts w:ascii="Times New Roman" w:hAnsi="Times New Roman" w:cs="Times New Roman"/>
          <w:noProof/>
        </w:rPr>
        <w:tab/>
        <w:t>Johnson MTJ, Prashad C, Nelson A, Lavoignat M, Saini H. 2018 Contrasting the effects of natural selection, genetic drift and gene flow on urban evolution in white</w:t>
      </w:r>
      <w:r w:rsidR="00806596">
        <w:rPr>
          <w:rFonts w:ascii="Times New Roman" w:hAnsi="Times New Roman" w:cs="Times New Roman"/>
          <w:noProof/>
        </w:rPr>
        <w:t xml:space="preserve"> clover (</w:t>
      </w:r>
      <w:r w:rsidR="00806596" w:rsidRPr="00806596">
        <w:rPr>
          <w:rFonts w:ascii="Times New Roman" w:hAnsi="Times New Roman" w:cs="Times New Roman"/>
          <w:i/>
          <w:noProof/>
        </w:rPr>
        <w:t>Trifolium repens</w:t>
      </w:r>
      <w:r w:rsidRPr="00DC6D5C">
        <w:rPr>
          <w:rFonts w:ascii="Times New Roman" w:hAnsi="Times New Roman" w:cs="Times New Roman"/>
          <w:noProof/>
        </w:rPr>
        <w:t xml:space="preserve">).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2872A28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46.</w:t>
      </w:r>
      <w:r w:rsidRPr="00DC6D5C">
        <w:rPr>
          <w:rFonts w:ascii="Times New Roman" w:hAnsi="Times New Roman" w:cs="Times New Roman"/>
          <w:noProof/>
        </w:rPr>
        <w:tab/>
        <w:t xml:space="preserve">Team RC. 2017 R: A Language and Environment for Statistical Computing. </w:t>
      </w:r>
    </w:p>
    <w:p w14:paraId="50D2F13C" w14:textId="66EA3DF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47.</w:t>
      </w:r>
      <w:r w:rsidRPr="00DC6D5C">
        <w:rPr>
          <w:rFonts w:ascii="Times New Roman" w:hAnsi="Times New Roman" w:cs="Times New Roman"/>
          <w:noProof/>
        </w:rPr>
        <w:tab/>
        <w:t>Kooyers NJ, Olsen KM. 2013 Searching for the bull’s eye: agents and targets of selection vary among geographically disparate cyanogenesis clines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111</w:t>
      </w:r>
      <w:r w:rsidRPr="00DC6D5C">
        <w:rPr>
          <w:rFonts w:ascii="Times New Roman" w:hAnsi="Times New Roman" w:cs="Times New Roman"/>
          <w:noProof/>
        </w:rPr>
        <w:t>, 495–504. (doi:10.1038/hdy.2013.71)</w:t>
      </w:r>
    </w:p>
    <w:p w14:paraId="477D67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48.</w:t>
      </w:r>
      <w:r w:rsidRPr="00DC6D5C">
        <w:rPr>
          <w:rFonts w:ascii="Times New Roman" w:hAnsi="Times New Roman" w:cs="Times New Roman"/>
          <w:noProof/>
        </w:rPr>
        <w:tab/>
        <w:t xml:space="preserve">Kakes P. 1989 An analysis of the costs and benefits of the cyanogenic system in </w:t>
      </w:r>
      <w:r w:rsidRPr="00806596">
        <w:rPr>
          <w:rFonts w:ascii="Times New Roman" w:hAnsi="Times New Roman" w:cs="Times New Roman"/>
          <w:i/>
          <w:noProof/>
        </w:rPr>
        <w:t xml:space="preserve">Trifolium </w:t>
      </w:r>
      <w:r w:rsidRPr="00806596">
        <w:rPr>
          <w:rFonts w:ascii="Times New Roman" w:hAnsi="Times New Roman" w:cs="Times New Roman"/>
          <w:i/>
          <w:noProof/>
        </w:rPr>
        <w:lastRenderedPageBreak/>
        <w:t>repens</w:t>
      </w:r>
      <w:r w:rsidRPr="00DC6D5C">
        <w:rPr>
          <w:rFonts w:ascii="Times New Roman" w:hAnsi="Times New Roman" w:cs="Times New Roman"/>
          <w:noProof/>
        </w:rPr>
        <w:t xml:space="preserve"> L. </w:t>
      </w:r>
      <w:r w:rsidRPr="00DC6D5C">
        <w:rPr>
          <w:rFonts w:ascii="Times New Roman" w:hAnsi="Times New Roman" w:cs="Times New Roman"/>
          <w:i/>
          <w:iCs/>
          <w:noProof/>
        </w:rPr>
        <w:t>Theor. Appl. Genet.</w:t>
      </w:r>
      <w:r w:rsidRPr="00DC6D5C">
        <w:rPr>
          <w:rFonts w:ascii="Times New Roman" w:hAnsi="Times New Roman" w:cs="Times New Roman"/>
          <w:noProof/>
        </w:rPr>
        <w:t xml:space="preserve"> </w:t>
      </w:r>
      <w:r w:rsidRPr="00DC6D5C">
        <w:rPr>
          <w:rFonts w:ascii="Times New Roman" w:hAnsi="Times New Roman" w:cs="Times New Roman"/>
          <w:b/>
          <w:bCs/>
          <w:noProof/>
        </w:rPr>
        <w:t>77</w:t>
      </w:r>
      <w:r w:rsidRPr="00DC6D5C">
        <w:rPr>
          <w:rFonts w:ascii="Times New Roman" w:hAnsi="Times New Roman" w:cs="Times New Roman"/>
          <w:noProof/>
        </w:rPr>
        <w:t>, 111–118. (doi:10.1007/bf00292324)</w:t>
      </w:r>
    </w:p>
    <w:p w14:paraId="31062D54" w14:textId="5008E2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49.</w:t>
      </w:r>
      <w:r w:rsidRPr="00DC6D5C">
        <w:rPr>
          <w:rFonts w:ascii="Times New Roman" w:hAnsi="Times New Roman" w:cs="Times New Roman"/>
          <w:noProof/>
        </w:rPr>
        <w:tab/>
        <w:t xml:space="preserve">Huey RB, Gilchrist GW, Carlson ML, Berrigan D, Serra L. 2000 Rapid evolution of a geographic cline in size in an introduced fly.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287</w:t>
      </w:r>
      <w:r w:rsidRPr="00DC6D5C">
        <w:rPr>
          <w:rFonts w:ascii="Times New Roman" w:hAnsi="Times New Roman" w:cs="Times New Roman"/>
          <w:noProof/>
        </w:rPr>
        <w:t>, 308–309. (doi:10.1126/science.287.5451.308)</w:t>
      </w:r>
    </w:p>
    <w:p w14:paraId="5505B12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50.</w:t>
      </w:r>
      <w:r w:rsidRPr="00DC6D5C">
        <w:rPr>
          <w:rFonts w:ascii="Times New Roman" w:hAnsi="Times New Roman" w:cs="Times New Roman"/>
          <w:noProof/>
        </w:rPr>
        <w:tab/>
        <w:t xml:space="preserve">Caicedo AL, Stinchcombe JR, Olsen KM, Schmitt J, Purugganan MD. 2004 Epistatic interaction between </w:t>
      </w:r>
      <w:r w:rsidRPr="00DC6D5C">
        <w:rPr>
          <w:rFonts w:ascii="Times New Roman" w:hAnsi="Times New Roman" w:cs="Times New Roman"/>
          <w:i/>
          <w:iCs/>
          <w:noProof/>
        </w:rPr>
        <w:t>Arabidopsis</w:t>
      </w:r>
      <w:r w:rsidRPr="00DC6D5C">
        <w:rPr>
          <w:rFonts w:ascii="Times New Roman" w:hAnsi="Times New Roman" w:cs="Times New Roman"/>
          <w:noProof/>
        </w:rPr>
        <w:t xml:space="preserve"> FRI and FLC flowering time genes generates a latitudinal cline in a life history trait.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101</w:t>
      </w:r>
      <w:r w:rsidRPr="00DC6D5C">
        <w:rPr>
          <w:rFonts w:ascii="Times New Roman" w:hAnsi="Times New Roman" w:cs="Times New Roman"/>
          <w:noProof/>
        </w:rPr>
        <w:t>, 15670–5. (doi:10.1073/pnas.0406232101)</w:t>
      </w:r>
    </w:p>
    <w:p w14:paraId="566A0380"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51.</w:t>
      </w:r>
      <w:r w:rsidRPr="00DC6D5C">
        <w:rPr>
          <w:rFonts w:ascii="Times New Roman" w:hAnsi="Times New Roman" w:cs="Times New Roman"/>
          <w:noProof/>
        </w:rPr>
        <w:tab/>
        <w:t xml:space="preserve">Campitelli BE, Stinchcombe JR. 2013 Natural selection maintains a single-locus leaf shape cline in Ivyleaf morning glory, </w:t>
      </w:r>
      <w:r w:rsidRPr="00DC6D5C">
        <w:rPr>
          <w:rFonts w:ascii="Times New Roman" w:hAnsi="Times New Roman" w:cs="Times New Roman"/>
          <w:i/>
          <w:iCs/>
          <w:noProof/>
        </w:rPr>
        <w:t>Ipomoea hederacea</w:t>
      </w:r>
      <w:r w:rsidRPr="00DC6D5C">
        <w:rPr>
          <w:rFonts w:ascii="Times New Roman" w:hAnsi="Times New Roman" w:cs="Times New Roman"/>
          <w:noProof/>
        </w:rPr>
        <w:t xml:space="preserve">.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552–564. (doi:10.1111/mec.12057)</w:t>
      </w:r>
    </w:p>
    <w:p w14:paraId="3C1539A4" w14:textId="134CFCD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52.</w:t>
      </w:r>
      <w:r w:rsidRPr="00DC6D5C">
        <w:rPr>
          <w:rFonts w:ascii="Times New Roman" w:hAnsi="Times New Roman" w:cs="Times New Roman"/>
          <w:noProof/>
        </w:rPr>
        <w:tab/>
        <w:t xml:space="preserve">Clausen J, Keck D, Hiesey W. 1948 </w:t>
      </w:r>
      <w:r w:rsidRPr="00DC6D5C">
        <w:rPr>
          <w:rFonts w:ascii="Times New Roman" w:hAnsi="Times New Roman" w:cs="Times New Roman"/>
          <w:i/>
          <w:iCs/>
          <w:noProof/>
        </w:rPr>
        <w:t>Experimental studies on the nature of species. III. Environmental responses of c</w:t>
      </w:r>
      <w:r w:rsidR="00806596">
        <w:rPr>
          <w:rFonts w:ascii="Times New Roman" w:hAnsi="Times New Roman" w:cs="Times New Roman"/>
          <w:i/>
          <w:iCs/>
          <w:noProof/>
        </w:rPr>
        <w:t>limatic races of Achillea</w:t>
      </w:r>
      <w:r w:rsidRPr="00DC6D5C">
        <w:rPr>
          <w:rFonts w:ascii="Times New Roman" w:hAnsi="Times New Roman" w:cs="Times New Roman"/>
          <w:noProof/>
        </w:rPr>
        <w:t xml:space="preserve">. Washington, DC: Carnegie Institution of Washington. </w:t>
      </w:r>
    </w:p>
    <w:p w14:paraId="155110E3" w14:textId="341416B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53.</w:t>
      </w:r>
      <w:r w:rsidRPr="00DC6D5C">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114</w:t>
      </w:r>
      <w:r w:rsidRPr="00DC6D5C">
        <w:rPr>
          <w:rFonts w:ascii="Times New Roman" w:hAnsi="Times New Roman" w:cs="Times New Roman"/>
          <w:noProof/>
        </w:rPr>
        <w:t>, 220–228. (doi:10.1038/hdy.2014.89)</w:t>
      </w:r>
    </w:p>
    <w:p w14:paraId="620192C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54.</w:t>
      </w:r>
      <w:r w:rsidRPr="00DC6D5C">
        <w:rPr>
          <w:rFonts w:ascii="Times New Roman" w:hAnsi="Times New Roman" w:cs="Times New Roman"/>
          <w:noProof/>
        </w:rPr>
        <w:tab/>
        <w:t xml:space="preserve">Zhao ZG, Wang YK. 2015 Selection by pollinators on floral traits in generalized </w:t>
      </w:r>
      <w:r w:rsidRPr="00DC6D5C">
        <w:rPr>
          <w:rFonts w:ascii="Times New Roman" w:hAnsi="Times New Roman" w:cs="Times New Roman"/>
          <w:i/>
          <w:iCs/>
          <w:noProof/>
        </w:rPr>
        <w:t>Trollius ranunculoides</w:t>
      </w:r>
      <w:r w:rsidRPr="00DC6D5C">
        <w:rPr>
          <w:rFonts w:ascii="Times New Roman" w:hAnsi="Times New Roman" w:cs="Times New Roman"/>
          <w:noProof/>
        </w:rPr>
        <w:t xml:space="preserve"> (Ranunculaceae) along altitudinal gradients. </w:t>
      </w:r>
      <w:r w:rsidRPr="00DC6D5C">
        <w:rPr>
          <w:rFonts w:ascii="Times New Roman" w:hAnsi="Times New Roman" w:cs="Times New Roman"/>
          <w:i/>
          <w:iCs/>
          <w:noProof/>
        </w:rPr>
        <w:t>PLoS One</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1–16. (doi:10.1371/journal.pone.0118299)</w:t>
      </w:r>
    </w:p>
    <w:p w14:paraId="7169C778" w14:textId="05AE538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55.</w:t>
      </w:r>
      <w:r w:rsidRPr="00DC6D5C">
        <w:rPr>
          <w:rFonts w:ascii="Times New Roman" w:hAnsi="Times New Roman" w:cs="Times New Roman"/>
          <w:noProof/>
        </w:rPr>
        <w:tab/>
        <w:t xml:space="preserve">Samis KE, Heath KD, Stinchcombe JR. 2008 Discordant longitudinal clines in flowering time and Phytochrome C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62</w:t>
      </w:r>
      <w:r w:rsidRPr="00DC6D5C">
        <w:rPr>
          <w:rFonts w:ascii="Times New Roman" w:hAnsi="Times New Roman" w:cs="Times New Roman"/>
          <w:noProof/>
        </w:rPr>
        <w:t>, 2971–2983. (doi:10.1111/j.1558-5646.2008.00484.x)</w:t>
      </w:r>
    </w:p>
    <w:p w14:paraId="0216303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56.</w:t>
      </w:r>
      <w:r w:rsidRPr="00DC6D5C">
        <w:rPr>
          <w:rFonts w:ascii="Times New Roman" w:hAnsi="Times New Roman" w:cs="Times New Roman"/>
          <w:noProof/>
        </w:rPr>
        <w:tab/>
        <w:t xml:space="preserve">Excoffier L, Ray N. 2008 Surfing during population expansions promotes genetic revolutions and structuration. </w:t>
      </w:r>
      <w:r w:rsidRPr="00DC6D5C">
        <w:rPr>
          <w:rFonts w:ascii="Times New Roman" w:hAnsi="Times New Roman" w:cs="Times New Roman"/>
          <w:i/>
          <w:iCs/>
          <w:noProof/>
        </w:rPr>
        <w:t>Trends Ecol. Evol.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347–351. (doi:10.1016/j.tree.2008.04.004)</w:t>
      </w:r>
    </w:p>
    <w:p w14:paraId="284598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57.</w:t>
      </w:r>
      <w:r w:rsidRPr="00DC6D5C">
        <w:rPr>
          <w:rFonts w:ascii="Times New Roman" w:hAnsi="Times New Roman" w:cs="Times New Roman"/>
          <w:noProof/>
        </w:rPr>
        <w:tab/>
        <w:t xml:space="preserve">Eckert CG, Samis KE, Lougheed SC. 2008 Genetic variation across species’ geographical ranges: The central-marginal hypothesis and beyond.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17</w:t>
      </w:r>
      <w:r w:rsidRPr="00DC6D5C">
        <w:rPr>
          <w:rFonts w:ascii="Times New Roman" w:hAnsi="Times New Roman" w:cs="Times New Roman"/>
          <w:noProof/>
        </w:rPr>
        <w:t>, 1170–1188. (doi:10.1111/j.1365-294X.2007.03659.x)</w:t>
      </w:r>
    </w:p>
    <w:p w14:paraId="1105FDB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58.</w:t>
      </w:r>
      <w:r w:rsidRPr="00DC6D5C">
        <w:rPr>
          <w:rFonts w:ascii="Times New Roman" w:hAnsi="Times New Roman" w:cs="Times New Roman"/>
          <w:noProof/>
        </w:rPr>
        <w:tab/>
        <w:t xml:space="preserve">Yakub M, Tiffin P. 2016 Living in the city: urban environments shape the evolution of a native annual plant. </w:t>
      </w:r>
      <w:r w:rsidRPr="00DC6D5C">
        <w:rPr>
          <w:rFonts w:ascii="Times New Roman" w:hAnsi="Times New Roman" w:cs="Times New Roman"/>
          <w:i/>
          <w:iCs/>
          <w:noProof/>
        </w:rPr>
        <w:t>Glob. Chang. Biol.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2082–2089. (doi:10.1111/gcb.13528)</w:t>
      </w:r>
    </w:p>
    <w:p w14:paraId="2DE29B56" w14:textId="2278C3F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lastRenderedPageBreak/>
        <w:t>59.</w:t>
      </w:r>
      <w:r w:rsidRPr="00DC6D5C">
        <w:rPr>
          <w:rFonts w:ascii="Times New Roman" w:hAnsi="Times New Roman" w:cs="Times New Roman"/>
          <w:noProof/>
        </w:rPr>
        <w:tab/>
        <w:t xml:space="preserve">Winchell KM, Reynolds RG, Prado-Irwin SR, Puente-Rolón AR, Revell LJ. 2016 Phenotypic shifts in urban areas in the tropical lizard </w:t>
      </w:r>
      <w:r w:rsidRPr="00DC6D5C">
        <w:rPr>
          <w:rFonts w:ascii="Times New Roman" w:hAnsi="Times New Roman" w:cs="Times New Roman"/>
          <w:i/>
          <w:iCs/>
          <w:noProof/>
        </w:rPr>
        <w:t>Anolis cristatellus</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70</w:t>
      </w:r>
      <w:r w:rsidRPr="00DC6D5C">
        <w:rPr>
          <w:rFonts w:ascii="Times New Roman" w:hAnsi="Times New Roman" w:cs="Times New Roman"/>
          <w:noProof/>
        </w:rPr>
        <w:t>, 1009–1022. (doi:10.1111/evo.12925)</w:t>
      </w:r>
    </w:p>
    <w:p w14:paraId="696E0DE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60.</w:t>
      </w:r>
      <w:r w:rsidRPr="00DC6D5C">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3629–3637. (doi:10.1111/mec.12288)</w:t>
      </w:r>
    </w:p>
    <w:p w14:paraId="3E175033" w14:textId="7F6A50A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61.</w:t>
      </w:r>
      <w:r w:rsidRPr="00DC6D5C">
        <w:rPr>
          <w:rFonts w:ascii="Times New Roman" w:hAnsi="Times New Roman" w:cs="Times New Roman"/>
          <w:noProof/>
        </w:rPr>
        <w:tab/>
        <w:t xml:space="preserve">Barnes I, Duda A, Pybus OG, Thomas MG. 2011 Ancient urbanization predicts genetic resistance to tuberculosis.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65</w:t>
      </w:r>
      <w:r w:rsidRPr="00DC6D5C">
        <w:rPr>
          <w:rFonts w:ascii="Times New Roman" w:hAnsi="Times New Roman" w:cs="Times New Roman"/>
          <w:noProof/>
        </w:rPr>
        <w:t>, 842–848. (doi:10.1111/j.1558-5646.2010.01132.x)</w:t>
      </w:r>
    </w:p>
    <w:p w14:paraId="1F6C77B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62.</w:t>
      </w:r>
      <w:r w:rsidRPr="00DC6D5C">
        <w:rPr>
          <w:rFonts w:ascii="Times New Roman" w:hAnsi="Times New Roman" w:cs="Times New Roman"/>
          <w:noProof/>
        </w:rPr>
        <w:tab/>
        <w:t xml:space="preserve">Noël S, Ouellet M, Galois P, Lapointe FJ. 2007 Impact of urban fragmentation on the genetic structure of the eastern red-backed salamander. </w:t>
      </w:r>
      <w:r w:rsidRPr="00DC6D5C">
        <w:rPr>
          <w:rFonts w:ascii="Times New Roman" w:hAnsi="Times New Roman" w:cs="Times New Roman"/>
          <w:i/>
          <w:iCs/>
          <w:noProof/>
        </w:rPr>
        <w:t>Conserv. Genet.</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599–606. (doi:10.1007/s10592-006-9202-1)</w:t>
      </w:r>
    </w:p>
    <w:p w14:paraId="68F5A07F" w14:textId="6EDCB41F" w:rsidR="00A21108" w:rsidRDefault="000A63E6" w:rsidP="00DC6D5C">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commentRangeStart w:id="152"/>
      <w:r w:rsidRPr="00353D38">
        <w:rPr>
          <w:rFonts w:ascii="Times New Roman" w:hAnsi="Times New Roman" w:cs="Times New Roman"/>
          <w:b/>
          <w:lang w:val="en-US"/>
        </w:rPr>
        <w:t>Figure 1</w:t>
      </w:r>
      <w:commentRangeEnd w:id="152"/>
      <w:r w:rsidR="005B3701">
        <w:rPr>
          <w:rStyle w:val="CommentReference"/>
        </w:rPr>
        <w:commentReference w:id="152"/>
      </w:r>
      <w:r w:rsidRPr="00353D38">
        <w:rPr>
          <w:rFonts w:ascii="Times New Roman" w:hAnsi="Times New Roman" w:cs="Times New Roman"/>
          <w:b/>
          <w:lang w:val="en-US"/>
        </w:rPr>
        <w:t xml:space="preserve">: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153"/>
      <w:r w:rsidR="008E3E1C">
        <w:rPr>
          <w:rFonts w:ascii="Times New Roman" w:hAnsi="Times New Roman" w:cs="Times New Roman"/>
        </w:rPr>
        <w:t>When both loci are drifting</w:t>
      </w:r>
      <w:commentRangeEnd w:id="153"/>
      <w:r w:rsidR="008E3E1C">
        <w:rPr>
          <w:rStyle w:val="CommentReference"/>
        </w:rPr>
        <w:commentReference w:id="153"/>
      </w:r>
      <w:r w:rsidR="008E3E1C">
        <w:rPr>
          <w:rFonts w:ascii="Times New Roman" w:hAnsi="Times New Roman" w:cs="Times New Roman"/>
        </w:rPr>
        <w:t>, t</w:t>
      </w:r>
      <w:commentRangeStart w:id="154"/>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154"/>
      <w:r w:rsidR="00F864A1">
        <w:rPr>
          <w:rStyle w:val="CommentReference"/>
        </w:rPr>
        <w:commentReference w:id="154"/>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155"/>
            <w:commentRangeStart w:id="156"/>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155"/>
            <w:r w:rsidR="009A2CD2">
              <w:rPr>
                <w:rStyle w:val="CommentReference"/>
              </w:rPr>
              <w:commentReference w:id="155"/>
            </w:r>
            <w:commentRangeEnd w:id="156"/>
            <w:r w:rsidR="008E3E1C">
              <w:rPr>
                <w:rStyle w:val="CommentReference"/>
              </w:rPr>
              <w:commentReference w:id="156"/>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5A13BCE5"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In drift scenario 2, the strength of drift was man</w:t>
      </w:r>
      <w:ins w:id="157" w:author="James Santangelo" w:date="2018-01-24T10:07:00Z">
        <w:r w:rsidR="00C51007">
          <w:rPr>
            <w:rFonts w:ascii="Times New Roman" w:hAnsi="Times New Roman" w:cs="Times New Roman"/>
          </w:rPr>
          <w:t>ip</w:t>
        </w:r>
      </w:ins>
      <w:r w:rsidR="001D01D3">
        <w:rPr>
          <w:rFonts w:ascii="Times New Roman" w:hAnsi="Times New Roman" w:cs="Times New Roman"/>
        </w:rPr>
        <w:t xml:space="preserve">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ins w:id="158" w:author="James Santangelo" w:date="2018-01-24T10:07:00Z">
        <w:r w:rsidR="00C51007">
          <w:rPr>
            <w:rFonts w:ascii="Times New Roman" w:hAnsi="Times New Roman" w:cs="Times New Roman"/>
            <w:i/>
          </w:rPr>
          <w:t>b</w:t>
        </w:r>
      </w:ins>
      <w:del w:id="159" w:author="James Santangelo" w:date="2018-01-24T10:07:00Z">
        <w:r w:rsidRPr="00353D38" w:rsidDel="00C51007">
          <w:rPr>
            <w:rFonts w:ascii="Times New Roman" w:hAnsi="Times New Roman" w:cs="Times New Roman"/>
          </w:rPr>
          <w:delText>B</w:delText>
        </w:r>
      </w:del>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commentRangeStart w:id="160"/>
      <w:r w:rsidRPr="00353D38">
        <w:rPr>
          <w:rFonts w:ascii="Times New Roman" w:hAnsi="Times New Roman" w:cs="Times New Roman"/>
          <w:b/>
        </w:rPr>
        <w:t xml:space="preserve">Figure </w:t>
      </w:r>
      <w:commentRangeEnd w:id="160"/>
      <w:r w:rsidR="005B3701">
        <w:rPr>
          <w:rStyle w:val="CommentReference"/>
        </w:rPr>
        <w:commentReference w:id="160"/>
      </w:r>
      <w:r w:rsidRPr="00353D38">
        <w:rPr>
          <w:rFonts w:ascii="Times New Roman" w:hAnsi="Times New Roman" w:cs="Times New Roman"/>
          <w:b/>
        </w:rPr>
        <w:t xml:space="preserve">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commentRangeStart w:id="161"/>
      <w:r w:rsidRPr="00353D38">
        <w:rPr>
          <w:rFonts w:ascii="Times New Roman" w:hAnsi="Times New Roman" w:cs="Times New Roman"/>
          <w:b/>
        </w:rPr>
        <w:lastRenderedPageBreak/>
        <w:t xml:space="preserve">Table </w:t>
      </w:r>
      <w:commentRangeEnd w:id="161"/>
      <w:r w:rsidR="00C24E6C">
        <w:rPr>
          <w:rStyle w:val="CommentReference"/>
        </w:rPr>
        <w:commentReference w:id="161"/>
      </w:r>
      <w:r w:rsidRPr="00353D38">
        <w:rPr>
          <w:rFonts w:ascii="Times New Roman" w:hAnsi="Times New Roman" w:cs="Times New Roman"/>
          <w:b/>
        </w:rPr>
        <w:t xml:space="preserve">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noProof/>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162"/>
      </w:r>
      <w:r w:rsidR="00966896">
        <w:rPr>
          <w:rStyle w:val="CommentReference"/>
        </w:rPr>
        <w:commentReference w:id="163"/>
      </w:r>
      <w:r w:rsidR="006F4CDC" w:rsidRPr="006F4CDC">
        <w:rPr>
          <w:noProof/>
        </w:rPr>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p>
    <w:p w14:paraId="32B3C0AA" w14:textId="7672ED87" w:rsidR="0044259C" w:rsidRDefault="0044259C" w:rsidP="0044259C">
      <w:pPr>
        <w:rPr>
          <w:rFonts w:ascii="Times New Roman" w:hAnsi="Times New Roman" w:cs="Times New Roman"/>
        </w:rPr>
      </w:pPr>
      <w:commentRangeStart w:id="164"/>
      <w:r>
        <w:rPr>
          <w:rFonts w:ascii="Times New Roman" w:hAnsi="Times New Roman" w:cs="Times New Roman"/>
          <w:b/>
        </w:rPr>
        <w:t>Figure 6</w:t>
      </w:r>
      <w:commentRangeEnd w:id="164"/>
      <w:r w:rsidR="00725A86">
        <w:rPr>
          <w:rStyle w:val="CommentReference"/>
        </w:rPr>
        <w:commentReference w:id="164"/>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165"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166"/>
      <w:commentRangeStart w:id="167"/>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166"/>
      <w:r w:rsidR="00F91F07">
        <w:rPr>
          <w:rStyle w:val="CommentReference"/>
        </w:rPr>
        <w:commentReference w:id="166"/>
      </w:r>
      <w:commentRangeEnd w:id="167"/>
      <w:r w:rsidR="00966896">
        <w:rPr>
          <w:rStyle w:val="CommentReference"/>
        </w:rPr>
        <w:commentReference w:id="167"/>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168"/>
      <w:commentRangeStart w:id="169"/>
      <w:r>
        <w:rPr>
          <w:rFonts w:ascii="Times New Roman" w:hAnsi="Times New Roman" w:cs="Times New Roman"/>
          <w:b/>
        </w:rPr>
        <w:t xml:space="preserve">Figure </w:t>
      </w:r>
      <w:commentRangeEnd w:id="168"/>
      <w:r w:rsidR="00F54E7B">
        <w:rPr>
          <w:rStyle w:val="CommentReference"/>
        </w:rPr>
        <w:commentReference w:id="168"/>
      </w:r>
      <w:commentRangeEnd w:id="169"/>
      <w:r w:rsidR="00CB1B0B">
        <w:rPr>
          <w:rStyle w:val="CommentReference"/>
        </w:rPr>
        <w:commentReference w:id="169"/>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170"/>
      <w:commentRangeStart w:id="171"/>
      <w:r w:rsidR="00753B7F">
        <w:rPr>
          <w:rFonts w:ascii="Times New Roman" w:hAnsi="Times New Roman" w:cs="Times New Roman"/>
        </w:rPr>
        <w:t xml:space="preserve">absence </w:t>
      </w:r>
      <w:commentRangeEnd w:id="170"/>
      <w:r w:rsidR="007F3C93">
        <w:rPr>
          <w:rStyle w:val="CommentReference"/>
        </w:rPr>
        <w:commentReference w:id="170"/>
      </w:r>
      <w:commentRangeEnd w:id="171"/>
      <w:r w:rsidR="00CB1B0B">
        <w:rPr>
          <w:rStyle w:val="CommentReference"/>
        </w:rPr>
        <w:commentReference w:id="171"/>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23T13:11:00Z" w:initials="JS">
    <w:p w14:paraId="742642BA" w14:textId="4BBEBBEA" w:rsidR="00D14AB2" w:rsidRDefault="00D14AB2">
      <w:pPr>
        <w:pStyle w:val="CommentText"/>
      </w:pPr>
      <w:r>
        <w:rPr>
          <w:rStyle w:val="CommentReference"/>
        </w:rPr>
        <w:annotationRef/>
      </w:r>
      <w:r>
        <w:t>General:</w:t>
      </w:r>
    </w:p>
    <w:p w14:paraId="6F3BEA54" w14:textId="68998F0D" w:rsidR="00D14AB2" w:rsidRDefault="00D14AB2">
      <w:pPr>
        <w:pStyle w:val="CommentText"/>
      </w:pPr>
    </w:p>
    <w:p w14:paraId="6611CD59" w14:textId="5A3CDF17" w:rsidR="00D14AB2" w:rsidRDefault="00D14AB2">
      <w:pPr>
        <w:pStyle w:val="CommentText"/>
      </w:pPr>
      <w:r>
        <w:t xml:space="preserve">Flowed well and well written. </w:t>
      </w:r>
    </w:p>
    <w:p w14:paraId="6C475676" w14:textId="0D001B85" w:rsidR="00D14AB2" w:rsidRDefault="00D14AB2">
      <w:pPr>
        <w:pStyle w:val="CommentText"/>
      </w:pPr>
      <w:r>
        <w:t xml:space="preserve">Great description of methods (lucid). </w:t>
      </w:r>
    </w:p>
    <w:p w14:paraId="582C6254" w14:textId="2E640C03" w:rsidR="00D14AB2" w:rsidRDefault="00D14AB2">
      <w:pPr>
        <w:pStyle w:val="CommentText"/>
      </w:pPr>
      <w:r>
        <w:t xml:space="preserve">Maybe strengthen urban in conclusion. </w:t>
      </w:r>
    </w:p>
    <w:p w14:paraId="4F2D8DA8" w14:textId="010CFF66" w:rsidR="00AE2E2B" w:rsidRDefault="00AE2E2B">
      <w:pPr>
        <w:pStyle w:val="CommentText"/>
      </w:pPr>
    </w:p>
    <w:p w14:paraId="6AAEAF43" w14:textId="5EEA1922" w:rsidR="00AE2E2B" w:rsidRDefault="00AE2E2B">
      <w:pPr>
        <w:pStyle w:val="CommentText"/>
      </w:pPr>
      <w:r>
        <w:t xml:space="preserve">Adam: Make sure reference to title is included somewhere in the paper. </w:t>
      </w:r>
    </w:p>
  </w:comment>
  <w:comment w:id="1" w:author="James Santangelo [2]" w:date="2018-01-16T11:24:00Z" w:initials="JS">
    <w:p w14:paraId="5F79B2AC" w14:textId="77777777" w:rsidR="00D14AB2" w:rsidRDefault="00D14AB2">
      <w:pPr>
        <w:pStyle w:val="CommentText"/>
      </w:pPr>
      <w:r>
        <w:rPr>
          <w:rStyle w:val="CommentReference"/>
        </w:rPr>
        <w:annotationRef/>
      </w:r>
      <w:r>
        <w:t xml:space="preserve">Rob—Please confirm affiliations. </w:t>
      </w:r>
    </w:p>
  </w:comment>
  <w:comment w:id="2" w:author="James Santangelo" w:date="2018-01-21T12:52:00Z" w:initials="JS">
    <w:p w14:paraId="56F63835" w14:textId="07E867D7" w:rsidR="00D14AB2" w:rsidRDefault="00D14AB2">
      <w:pPr>
        <w:pStyle w:val="CommentText"/>
      </w:pPr>
      <w:r>
        <w:rPr>
          <w:rStyle w:val="CommentReference"/>
        </w:rPr>
        <w:annotationRef/>
      </w:r>
      <w:r>
        <w:t xml:space="preserve">265 words. Max 200. Need to cut. </w:t>
      </w:r>
    </w:p>
  </w:comment>
  <w:comment w:id="13" w:author="James Santangelo" w:date="2018-01-24T10:10:00Z" w:initials="JS">
    <w:p w14:paraId="64B32943" w14:textId="1D148FF7" w:rsidR="00AE2E2B" w:rsidRDefault="00AE2E2B">
      <w:pPr>
        <w:pStyle w:val="CommentText"/>
      </w:pPr>
      <w:r>
        <w:rPr>
          <w:rStyle w:val="CommentReference"/>
        </w:rPr>
        <w:annotationRef/>
      </w:r>
      <w:r>
        <w:t xml:space="preserve">Adam: Could be made more concise. </w:t>
      </w:r>
    </w:p>
  </w:comment>
  <w:comment w:id="25" w:author="James Santangelo" w:date="2018-01-24T10:10:00Z" w:initials="JS">
    <w:p w14:paraId="24AD56D5" w14:textId="08E2ED03" w:rsidR="00AE2E2B" w:rsidRDefault="00AE2E2B">
      <w:pPr>
        <w:pStyle w:val="CommentText"/>
      </w:pPr>
      <w:r>
        <w:rPr>
          <w:rStyle w:val="CommentReference"/>
        </w:rPr>
        <w:annotationRef/>
      </w:r>
      <w:r>
        <w:t>Adam: “… prior to invoking selection as the main evolutionary process responsible for adaptive differentiation”</w:t>
      </w:r>
    </w:p>
  </w:comment>
  <w:comment w:id="26" w:author="James Santangelo [2]" w:date="2018-01-17T18:03:00Z" w:initials="JS">
    <w:p w14:paraId="2C78C22D" w14:textId="278DA6FA" w:rsidR="00D14AB2" w:rsidRDefault="00D14AB2">
      <w:pPr>
        <w:pStyle w:val="CommentText"/>
      </w:pPr>
      <w:r>
        <w:rPr>
          <w:rStyle w:val="CommentReference"/>
        </w:rPr>
        <w:annotationRef/>
      </w:r>
      <w:r>
        <w:t>Thoughts?</w:t>
      </w:r>
    </w:p>
  </w:comment>
  <w:comment w:id="27" w:author="James Santangelo" w:date="2018-01-24T10:09:00Z" w:initials="JS">
    <w:p w14:paraId="32A9E73F" w14:textId="77777777" w:rsidR="00AE2E2B" w:rsidRDefault="00AE2E2B" w:rsidP="00AE2E2B">
      <w:pPr>
        <w:pStyle w:val="CommentText"/>
      </w:pPr>
      <w:r>
        <w:rPr>
          <w:rStyle w:val="CommentReference"/>
        </w:rPr>
        <w:annotationRef/>
      </w:r>
      <w:r>
        <w:t>Adam:</w:t>
      </w:r>
    </w:p>
    <w:p w14:paraId="294B0079" w14:textId="543FE7BC" w:rsidR="00AE2E2B" w:rsidRDefault="00AE2E2B" w:rsidP="00AE2E2B">
      <w:pPr>
        <w:pStyle w:val="CommentText"/>
      </w:pPr>
      <w:r>
        <w:rPr>
          <w:rStyle w:val="CommentReference"/>
        </w:rPr>
        <w:annotationRef/>
      </w:r>
      <w:r>
        <w:t>Other suggestions:</w:t>
      </w:r>
    </w:p>
    <w:p w14:paraId="7B1CDE14" w14:textId="0931E4CA" w:rsidR="00AE2E2B" w:rsidRDefault="00AE2E2B">
      <w:pPr>
        <w:pStyle w:val="CommentText"/>
      </w:pPr>
      <w:proofErr w:type="spellStart"/>
      <w:r>
        <w:t>Cyanogenesis</w:t>
      </w:r>
      <w:proofErr w:type="spellEnd"/>
      <w:r>
        <w:t xml:space="preserve">; </w:t>
      </w:r>
      <w:proofErr w:type="spellStart"/>
      <w:r>
        <w:t>Trifolium</w:t>
      </w:r>
      <w:proofErr w:type="spellEnd"/>
      <w:r>
        <w:t xml:space="preserve"> </w:t>
      </w:r>
      <w:proofErr w:type="spellStart"/>
      <w:r>
        <w:t>repens</w:t>
      </w:r>
      <w:proofErr w:type="spellEnd"/>
      <w:r>
        <w:t xml:space="preserve">; </w:t>
      </w:r>
    </w:p>
  </w:comment>
  <w:comment w:id="31" w:author="James Santangelo" w:date="2018-01-23T13:22:00Z" w:initials="JS">
    <w:p w14:paraId="0ABACAF6" w14:textId="5986BAFF" w:rsidR="00D14AB2" w:rsidRDefault="00D14AB2">
      <w:pPr>
        <w:pStyle w:val="CommentText"/>
      </w:pPr>
      <w:r>
        <w:rPr>
          <w:rStyle w:val="CommentReference"/>
        </w:rPr>
        <w:annotationRef/>
      </w:r>
      <w:r>
        <w:t xml:space="preserve">Make sure order is consistent. </w:t>
      </w:r>
    </w:p>
  </w:comment>
  <w:comment w:id="36" w:author="James Santangelo" w:date="2018-01-24T10:13:00Z" w:initials="JS">
    <w:p w14:paraId="7682F079" w14:textId="7C9288C8" w:rsidR="00AE2E2B" w:rsidRDefault="00AE2E2B">
      <w:pPr>
        <w:pStyle w:val="CommentText"/>
      </w:pPr>
      <w:r>
        <w:rPr>
          <w:rStyle w:val="CommentReference"/>
        </w:rPr>
        <w:annotationRef/>
      </w:r>
      <w:r>
        <w:t>Adam: A rough suggestion: “If parallel single locus clines arise by neutral processes, then…”</w:t>
      </w:r>
    </w:p>
  </w:comment>
  <w:comment w:id="37" w:author="Marc Johnson" w:date="2018-01-18T09:12:00Z" w:initials="MJ">
    <w:p w14:paraId="2225C946" w14:textId="106B2D93" w:rsidR="00D14AB2" w:rsidRDefault="00D14AB2">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38" w:author="James Santangelo" w:date="2018-01-21T15:01:00Z" w:initials="JS">
    <w:p w14:paraId="1B6B34F2" w14:textId="49FDCD7F" w:rsidR="00D14AB2" w:rsidRDefault="00D14AB2">
      <w:pPr>
        <w:pStyle w:val="CommentText"/>
      </w:pPr>
      <w:r>
        <w:rPr>
          <w:rStyle w:val="CommentReference"/>
        </w:rPr>
        <w:annotationRef/>
      </w:r>
      <w:r>
        <w:t xml:space="preserve">Added an example sentence for clarification. </w:t>
      </w:r>
    </w:p>
  </w:comment>
  <w:comment w:id="48" w:author="Rob Ness" w:date="2017-12-18T19:30:00Z" w:initials="RN">
    <w:p w14:paraId="0418A158" w14:textId="77777777" w:rsidR="00D14AB2" w:rsidRDefault="00D14AB2"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D14AB2" w:rsidRDefault="00D14AB2" w:rsidP="00695730">
      <w:pPr>
        <w:pStyle w:val="CommentText"/>
      </w:pPr>
    </w:p>
    <w:p w14:paraId="4DCFE517" w14:textId="77777777" w:rsidR="00D14AB2" w:rsidRDefault="00D14AB2"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49" w:author="James Santangelo [2]" w:date="2017-12-23T11:20:00Z" w:initials="JS">
    <w:p w14:paraId="3B9479C0" w14:textId="77777777" w:rsidR="00D14AB2" w:rsidRDefault="00D14AB2"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D14AB2" w:rsidRDefault="00D14AB2" w:rsidP="00695730">
      <w:pPr>
        <w:pStyle w:val="CommentText"/>
      </w:pPr>
    </w:p>
    <w:p w14:paraId="4F7FBC29" w14:textId="77777777" w:rsidR="00D14AB2" w:rsidRDefault="00D14AB2" w:rsidP="00695730">
      <w:pPr>
        <w:pStyle w:val="CommentText"/>
      </w:pPr>
      <w:r>
        <w:t xml:space="preserve">Let me know if this makes sense. </w:t>
      </w:r>
    </w:p>
    <w:p w14:paraId="7262543F" w14:textId="77777777" w:rsidR="00D14AB2" w:rsidRDefault="00D14AB2" w:rsidP="00695730">
      <w:pPr>
        <w:pStyle w:val="CommentText"/>
      </w:pPr>
    </w:p>
    <w:p w14:paraId="4146EF8B" w14:textId="77777777" w:rsidR="00D14AB2" w:rsidRDefault="00D14AB2" w:rsidP="00695730">
      <w:pPr>
        <w:pStyle w:val="CommentText"/>
      </w:pPr>
    </w:p>
  </w:comment>
  <w:comment w:id="50" w:author="James Santangelo" w:date="2018-01-23T13:28:00Z" w:initials="JS">
    <w:p w14:paraId="3E97C65A" w14:textId="3BDCD380" w:rsidR="00D14AB2" w:rsidRDefault="00D14AB2">
      <w:pPr>
        <w:pStyle w:val="CommentText"/>
      </w:pPr>
      <w:r>
        <w:rPr>
          <w:rStyle w:val="CommentReference"/>
        </w:rPr>
        <w:annotationRef/>
      </w:r>
      <w:r>
        <w:t xml:space="preserve">Connor agrees with Rob. </w:t>
      </w:r>
    </w:p>
  </w:comment>
  <w:comment w:id="51" w:author="James Santangelo" w:date="2018-01-24T12:21:00Z" w:initials="JS">
    <w:p w14:paraId="160AA6E9" w14:textId="54A044F8" w:rsidR="00D6079A" w:rsidRDefault="00D6079A">
      <w:pPr>
        <w:pStyle w:val="CommentText"/>
      </w:pPr>
      <w:r>
        <w:rPr>
          <w:rStyle w:val="CommentReference"/>
        </w:rPr>
        <w:annotationRef/>
      </w:r>
      <w:r>
        <w:t xml:space="preserve">Connor: </w:t>
      </w:r>
      <w:r>
        <w:t>This sentence stuck out for me a bit. Maybe it doesn’t quite fit here.</w:t>
      </w:r>
    </w:p>
  </w:comment>
  <w:comment w:id="52" w:author="James Santangelo" w:date="2018-01-24T10:15:00Z" w:initials="JS">
    <w:p w14:paraId="6C012905" w14:textId="77777777" w:rsidR="00E122D6" w:rsidRDefault="00E122D6" w:rsidP="00E122D6">
      <w:pPr>
        <w:pStyle w:val="CommentText"/>
      </w:pPr>
      <w:r>
        <w:rPr>
          <w:rStyle w:val="CommentReference"/>
        </w:rPr>
        <w:annotationRef/>
      </w:r>
      <w:r>
        <w:t>Adam: It might be better to say this earlier in the paragraph. This thought is crucial, but not necessarily obvious at the onset of your sentence, and it’s a good link to the previous paragraph.”</w:t>
      </w:r>
    </w:p>
    <w:p w14:paraId="038F9FDA" w14:textId="77777777" w:rsidR="00E122D6" w:rsidRDefault="00E122D6" w:rsidP="00E122D6">
      <w:pPr>
        <w:pStyle w:val="CommentText"/>
      </w:pPr>
    </w:p>
    <w:p w14:paraId="37F42B90" w14:textId="77777777" w:rsidR="00E122D6" w:rsidRDefault="00E122D6" w:rsidP="00E122D6">
      <w:pPr>
        <w:pStyle w:val="CommentText"/>
      </w:pPr>
      <w:r>
        <w:t xml:space="preserve">“Widespread fragmentation assoc. with urbanization has resulted in strong gradients of drift and gene flow. It is one of the most widespread and highly replicated disturbance types across the world. Moreover, the conservation concerns associated with urbanization and fragmentation have stimulated much research [citations]. For </w:t>
      </w:r>
      <w:proofErr w:type="gramStart"/>
      <w:r>
        <w:t>example,  reduced</w:t>
      </w:r>
      <w:proofErr w:type="gramEnd"/>
      <w:r>
        <w:t xml:space="preserve"> gen. </w:t>
      </w:r>
      <w:proofErr w:type="spellStart"/>
      <w:r>
        <w:t>diveristy</w:t>
      </w:r>
      <w:proofErr w:type="spellEnd"/>
      <w:r>
        <w:t xml:space="preserve"> in white footed mice and salamanders....]</w:t>
      </w:r>
    </w:p>
    <w:p w14:paraId="548A9F27" w14:textId="36080052" w:rsidR="00E122D6" w:rsidRDefault="00E122D6">
      <w:pPr>
        <w:pStyle w:val="CommentText"/>
      </w:pPr>
    </w:p>
  </w:comment>
  <w:comment w:id="53" w:author="James Santangelo" w:date="2018-01-23T13:29:00Z" w:initials="JS">
    <w:p w14:paraId="29D4A4FC" w14:textId="0CDC85D4" w:rsidR="00D14AB2" w:rsidRDefault="00D14AB2">
      <w:pPr>
        <w:pStyle w:val="CommentText"/>
      </w:pPr>
      <w:r>
        <w:rPr>
          <w:rStyle w:val="CommentReference"/>
        </w:rPr>
        <w:annotationRef/>
      </w:r>
      <w:r>
        <w:t xml:space="preserve">Not true of </w:t>
      </w:r>
      <w:proofErr w:type="spellStart"/>
      <w:r>
        <w:t>Lourencou</w:t>
      </w:r>
      <w:proofErr w:type="spellEnd"/>
      <w:r>
        <w:t xml:space="preserve">. </w:t>
      </w:r>
    </w:p>
  </w:comment>
  <w:comment w:id="54" w:author="James Santangelo" w:date="2018-01-24T10:15:00Z" w:initials="JS">
    <w:p w14:paraId="39B3DC96" w14:textId="20ADF6D6" w:rsidR="00E122D6" w:rsidRDefault="00E122D6">
      <w:pPr>
        <w:pStyle w:val="CommentText"/>
      </w:pPr>
      <w:r>
        <w:rPr>
          <w:rStyle w:val="CommentReference"/>
        </w:rPr>
        <w:annotationRef/>
      </w:r>
      <w:r>
        <w:rPr>
          <w:rStyle w:val="CommentReference"/>
        </w:rPr>
        <w:t>Maybe move this after you summarize the non-</w:t>
      </w:r>
      <w:proofErr w:type="spellStart"/>
      <w:r>
        <w:rPr>
          <w:rStyle w:val="CommentReference"/>
        </w:rPr>
        <w:t>Trifolium</w:t>
      </w:r>
      <w:proofErr w:type="spellEnd"/>
      <w:r>
        <w:rPr>
          <w:rStyle w:val="CommentReference"/>
        </w:rPr>
        <w:t xml:space="preserve"> selection studies (e.g. Line 105). It feels a little choppy to have a paragraph about </w:t>
      </w:r>
      <w:proofErr w:type="spellStart"/>
      <w:r>
        <w:rPr>
          <w:rStyle w:val="CommentReference"/>
        </w:rPr>
        <w:t>nonadaptive</w:t>
      </w:r>
      <w:proofErr w:type="spellEnd"/>
      <w:r>
        <w:rPr>
          <w:rStyle w:val="CommentReference"/>
        </w:rPr>
        <w:t xml:space="preserve"> evolution, half a sentence about evidence for urban selection, a strong statement that </w:t>
      </w:r>
      <w:proofErr w:type="spellStart"/>
      <w:r>
        <w:rPr>
          <w:rStyle w:val="CommentReference"/>
        </w:rPr>
        <w:t>realy</w:t>
      </w:r>
      <w:proofErr w:type="spellEnd"/>
      <w:r>
        <w:rPr>
          <w:rStyle w:val="CommentReference"/>
        </w:rPr>
        <w:t xml:space="preserve"> we need to consider these things jointly, then starting a new paragraph that mostly talks about selection-only studies.</w:t>
      </w:r>
    </w:p>
  </w:comment>
  <w:comment w:id="58" w:author="James Santangelo" w:date="2018-01-24T10:17:00Z" w:initials="JS">
    <w:p w14:paraId="77BFB95D" w14:textId="79CE744E" w:rsidR="00E122D6" w:rsidRDefault="00E122D6">
      <w:pPr>
        <w:pStyle w:val="CommentText"/>
      </w:pPr>
      <w:r>
        <w:rPr>
          <w:rStyle w:val="CommentReference"/>
        </w:rPr>
        <w:annotationRef/>
      </w:r>
      <w:r>
        <w:rPr>
          <w:rStyle w:val="CommentReference"/>
        </w:rPr>
        <w:t xml:space="preserve">Move this paragraph to line 107, thereby introducing the system before talking about Thompson’s study (for which the context about the system would be helpful). Plus, when you introduce </w:t>
      </w:r>
      <w:proofErr w:type="spellStart"/>
      <w:r>
        <w:rPr>
          <w:rStyle w:val="CommentReference"/>
        </w:rPr>
        <w:t>yoru</w:t>
      </w:r>
      <w:proofErr w:type="spellEnd"/>
      <w:r>
        <w:rPr>
          <w:rStyle w:val="CommentReference"/>
        </w:rPr>
        <w:t xml:space="preserve"> study in </w:t>
      </w:r>
      <w:proofErr w:type="spellStart"/>
      <w:r>
        <w:rPr>
          <w:rStyle w:val="CommentReference"/>
        </w:rPr>
        <w:t>L.111</w:t>
      </w:r>
      <w:proofErr w:type="spellEnd"/>
      <w:r>
        <w:rPr>
          <w:rStyle w:val="CommentReference"/>
        </w:rPr>
        <w:t xml:space="preserve"> I was excited, wanted to learn more, and primed for more details… but they didn’t come until line 136!</w:t>
      </w:r>
    </w:p>
  </w:comment>
  <w:comment w:id="59" w:author="James Santangelo" w:date="2018-01-24T10:17:00Z" w:initials="JS">
    <w:p w14:paraId="6DABC48C" w14:textId="6AC5B3F3" w:rsidR="00E122D6" w:rsidRDefault="00E122D6">
      <w:pPr>
        <w:pStyle w:val="CommentText"/>
      </w:pPr>
      <w:r>
        <w:rPr>
          <w:rStyle w:val="CommentReference"/>
        </w:rPr>
        <w:annotationRef/>
      </w:r>
      <w:r>
        <w:rPr>
          <w:rStyle w:val="CommentReference"/>
        </w:rPr>
        <w:annotationRef/>
      </w:r>
      <w:r>
        <w:rPr>
          <w:rStyle w:val="CommentReference"/>
        </w:rPr>
        <w:t>Can this sentence be broken into two?</w:t>
      </w:r>
    </w:p>
  </w:comment>
  <w:comment w:id="60" w:author="Marc Johnson" w:date="2018-01-18T09:34:00Z" w:initials="MJ">
    <w:p w14:paraId="68C235E9" w14:textId="61ED0EF9" w:rsidR="00D14AB2" w:rsidRDefault="00D14AB2">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61" w:author="James Santangelo" w:date="2018-01-20T12:13:00Z" w:initials="JS">
    <w:p w14:paraId="02FFA7C2" w14:textId="7F6E7713" w:rsidR="00D14AB2" w:rsidRDefault="00D14AB2">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62" w:author="James Santangelo" w:date="2018-01-24T10:18:00Z" w:initials="JS">
    <w:p w14:paraId="3AD23A17" w14:textId="77777777" w:rsidR="00E122D6" w:rsidRDefault="00E122D6" w:rsidP="00E122D6">
      <w:pPr>
        <w:pStyle w:val="CommentText"/>
      </w:pPr>
      <w:r>
        <w:rPr>
          <w:rStyle w:val="CommentReference"/>
        </w:rPr>
        <w:annotationRef/>
      </w:r>
      <w:r>
        <w:t xml:space="preserve">Is this qualifier necessary? That is, it doesn’t matter what mode is causing allele frequency to change (drift or selection): both </w:t>
      </w:r>
      <w:proofErr w:type="gramStart"/>
      <w:r>
        <w:t>dominant  alleles</w:t>
      </w:r>
      <w:proofErr w:type="gramEnd"/>
      <w:r>
        <w:t xml:space="preserve"> must increase for the phenotype frequency to increase. Also see “stochastic”, L. 132.</w:t>
      </w:r>
    </w:p>
    <w:p w14:paraId="2E0B5714" w14:textId="77777777" w:rsidR="00E122D6" w:rsidRDefault="00E122D6" w:rsidP="00E122D6">
      <w:pPr>
        <w:pStyle w:val="CommentText"/>
      </w:pPr>
    </w:p>
    <w:p w14:paraId="0D33591C" w14:textId="07BAC0D7" w:rsidR="00E122D6" w:rsidRDefault="00E122D6">
      <w:pPr>
        <w:pStyle w:val="CommentText"/>
      </w:pPr>
      <w:r>
        <w:t>Maybe break that last clause on l. 136 into a new sentence: “Therefore, populations are especially susceptible to a loss of HCN via drift because…”</w:t>
      </w:r>
    </w:p>
  </w:comment>
  <w:comment w:id="63" w:author="James Santangelo" w:date="2018-01-23T13:24:00Z" w:initials="JS">
    <w:p w14:paraId="010E8367" w14:textId="10C917A9" w:rsidR="00D14AB2" w:rsidRDefault="00D14AB2">
      <w:pPr>
        <w:pStyle w:val="CommentText"/>
      </w:pPr>
      <w:r>
        <w:rPr>
          <w:rStyle w:val="CommentReference"/>
        </w:rPr>
        <w:annotationRef/>
      </w:r>
      <w:r>
        <w:t>Delete.</w:t>
      </w:r>
    </w:p>
  </w:comment>
  <w:comment w:id="64" w:author="Marc Johnson" w:date="2018-01-18T09:38:00Z" w:initials="MJ">
    <w:p w14:paraId="2CCC7AD8" w14:textId="0D128F76" w:rsidR="00D14AB2" w:rsidRDefault="00D14AB2">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65" w:author="James Santangelo" w:date="2018-01-23T13:31:00Z" w:initials="JS">
    <w:p w14:paraId="32727708" w14:textId="5509D1B9" w:rsidR="00D14AB2" w:rsidRDefault="00D14AB2">
      <w:pPr>
        <w:pStyle w:val="CommentText"/>
      </w:pPr>
      <w:r>
        <w:rPr>
          <w:rStyle w:val="CommentReference"/>
        </w:rPr>
        <w:annotationRef/>
      </w:r>
      <w:r>
        <w:t xml:space="preserve">Make about significance. </w:t>
      </w:r>
    </w:p>
  </w:comment>
  <w:comment w:id="67" w:author="James Santangelo" w:date="2018-01-24T10:19:00Z" w:initials="JS">
    <w:p w14:paraId="17986F0E" w14:textId="12848974" w:rsidR="00E122D6" w:rsidRDefault="00E122D6">
      <w:pPr>
        <w:pStyle w:val="CommentText"/>
      </w:pPr>
      <w:r>
        <w:rPr>
          <w:rStyle w:val="CommentReference"/>
        </w:rPr>
        <w:annotationRef/>
      </w:r>
      <w:r>
        <w:t xml:space="preserve">Below, you talk about the two drift scenarios before the </w:t>
      </w:r>
      <w:proofErr w:type="gramStart"/>
      <w:r>
        <w:t>six  other</w:t>
      </w:r>
      <w:proofErr w:type="gramEnd"/>
      <w:r>
        <w:t>, so maybe reorder this to reflect that? I</w:t>
      </w:r>
    </w:p>
  </w:comment>
  <w:comment w:id="68" w:author="James Santangelo" w:date="2018-01-23T13:39:00Z" w:initials="JS">
    <w:p w14:paraId="2B199178" w14:textId="5C39EDE4" w:rsidR="00D14AB2" w:rsidRDefault="00D14AB2">
      <w:pPr>
        <w:pStyle w:val="CommentText"/>
      </w:pPr>
      <w:r>
        <w:rPr>
          <w:rStyle w:val="CommentReference"/>
        </w:rPr>
        <w:annotationRef/>
      </w:r>
      <w:r>
        <w:t xml:space="preserve">Header for question 1 missing. </w:t>
      </w:r>
    </w:p>
  </w:comment>
  <w:comment w:id="70" w:author="James Santangelo" w:date="2018-01-24T10:20:00Z" w:initials="JS">
    <w:p w14:paraId="303BDB48" w14:textId="44C0CBFF" w:rsidR="001D7CF4" w:rsidRDefault="001D7CF4">
      <w:pPr>
        <w:pStyle w:val="CommentText"/>
      </w:pPr>
      <w:r>
        <w:rPr>
          <w:rStyle w:val="CommentReference"/>
        </w:rPr>
        <w:annotationRef/>
      </w:r>
      <w:r>
        <w:t xml:space="preserve">Adam: </w:t>
      </w:r>
      <w:r>
        <w:rPr>
          <w:rStyle w:val="CommentReference"/>
        </w:rPr>
        <w:annotationRef/>
      </w:r>
      <w:r>
        <w:t>Only 12 levels are listed in Table 2 (1.0 is absent).</w:t>
      </w:r>
    </w:p>
  </w:comment>
  <w:comment w:id="71" w:author="James Santangelo" w:date="2018-01-24T09:57:00Z" w:initials="JS">
    <w:p w14:paraId="157E4E97" w14:textId="45FF648D" w:rsidR="00D14AB2" w:rsidRDefault="00D14AB2">
      <w:pPr>
        <w:pStyle w:val="CommentText"/>
      </w:pPr>
      <w:r>
        <w:rPr>
          <w:rStyle w:val="CommentReference"/>
        </w:rPr>
        <w:annotationRef/>
      </w:r>
      <w:r>
        <w:t>Molly: Assuming gene flow is unidirectional?</w:t>
      </w:r>
    </w:p>
  </w:comment>
  <w:comment w:id="72" w:author="James Santangelo" w:date="2018-01-23T13:44:00Z" w:initials="JS">
    <w:p w14:paraId="4095E053" w14:textId="3A174810" w:rsidR="00D14AB2" w:rsidRDefault="00D14AB2">
      <w:pPr>
        <w:pStyle w:val="CommentText"/>
      </w:pPr>
      <w:r>
        <w:rPr>
          <w:rStyle w:val="CommentReference"/>
        </w:rPr>
        <w:annotationRef/>
      </w:r>
      <w:r>
        <w:t>Explain use of lower migration rates in subsequent simulations</w:t>
      </w:r>
    </w:p>
  </w:comment>
  <w:comment w:id="75" w:author="Marc Johnson" w:date="2018-01-18T10:47:00Z" w:initials="MJ">
    <w:p w14:paraId="71EE8235" w14:textId="7F081F72" w:rsidR="00D14AB2" w:rsidRDefault="00D14AB2">
      <w:pPr>
        <w:pStyle w:val="CommentText"/>
      </w:pPr>
      <w:r>
        <w:rPr>
          <w:rStyle w:val="CommentReference"/>
        </w:rPr>
        <w:annotationRef/>
      </w:r>
      <w:r>
        <w:t>Not the exact proportion? If it the exact proportion, then remove the word “maximum”</w:t>
      </w:r>
    </w:p>
  </w:comment>
  <w:comment w:id="76" w:author="James Santangelo" w:date="2018-01-20T12:35:00Z" w:initials="JS">
    <w:p w14:paraId="22B0CE3A" w14:textId="267A0F81" w:rsidR="00D14AB2" w:rsidRDefault="00D14AB2">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77" w:author="James Santangelo" w:date="2018-01-24T10:20:00Z" w:initials="JS">
    <w:p w14:paraId="32431360" w14:textId="2B5612BB" w:rsidR="001D7CF4" w:rsidRDefault="001D7CF4">
      <w:pPr>
        <w:pStyle w:val="CommentText"/>
      </w:pPr>
      <w:r>
        <w:rPr>
          <w:rStyle w:val="CommentReference"/>
        </w:rPr>
        <w:annotationRef/>
      </w:r>
      <w:r>
        <w:t>Adam: Per generation of the simulation?</w:t>
      </w:r>
    </w:p>
  </w:comment>
  <w:comment w:id="78" w:author="James Santangelo" w:date="2018-01-24T09:58:00Z" w:initials="JS">
    <w:p w14:paraId="754C210F" w14:textId="7D3CCAE0" w:rsidR="00D14AB2" w:rsidRPr="00D14AB2" w:rsidRDefault="00D14AB2">
      <w:pPr>
        <w:pStyle w:val="CommentText"/>
      </w:pPr>
      <w:r>
        <w:rPr>
          <w:rStyle w:val="CommentReference"/>
        </w:rPr>
        <w:annotationRef/>
      </w:r>
      <w:r>
        <w:t xml:space="preserve">Molly: Each cell has to be a </w:t>
      </w:r>
      <w:r>
        <w:rPr>
          <w:i/>
        </w:rPr>
        <w:t xml:space="preserve">K </w:t>
      </w:r>
      <w:r>
        <w:t>before colonizing?</w:t>
      </w:r>
    </w:p>
  </w:comment>
  <w:comment w:id="79" w:author="Marc Johnson" w:date="2018-01-18T10:53:00Z" w:initials="MJ">
    <w:p w14:paraId="348B508F" w14:textId="5F9E4D4C" w:rsidR="00D14AB2" w:rsidRDefault="00D14AB2">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80" w:author="James Santangelo" w:date="2018-01-20T12:37:00Z" w:initials="JS">
    <w:p w14:paraId="0D6BCCC8" w14:textId="0128DFB8" w:rsidR="00D14AB2" w:rsidRDefault="00D14AB2">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83" w:author="Marc Johnson" w:date="2018-01-18T10:57:00Z" w:initials="MJ">
    <w:p w14:paraId="07DFDEEF" w14:textId="560FC169" w:rsidR="00D14AB2" w:rsidRDefault="00D14AB2">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85" w:author="James Santangelo" w:date="2018-01-24T10:22:00Z" w:initials="JS">
    <w:p w14:paraId="652310FD" w14:textId="6E41E5B0" w:rsidR="001D7CF4" w:rsidRDefault="001D7CF4">
      <w:pPr>
        <w:pStyle w:val="CommentText"/>
      </w:pPr>
      <w:r>
        <w:rPr>
          <w:rStyle w:val="CommentReference"/>
        </w:rPr>
        <w:annotationRef/>
      </w:r>
      <w:r>
        <w:t xml:space="preserve">Adam: </w:t>
      </w:r>
      <w:r>
        <w:rPr>
          <w:rStyle w:val="CommentReference"/>
        </w:rPr>
        <w:t xml:space="preserve">That these loci are </w:t>
      </w:r>
      <w:proofErr w:type="spellStart"/>
      <w:r>
        <w:rPr>
          <w:rStyle w:val="CommentReference"/>
        </w:rPr>
        <w:t>unliked</w:t>
      </w:r>
      <w:proofErr w:type="spellEnd"/>
      <w:r>
        <w:rPr>
          <w:rStyle w:val="CommentReference"/>
        </w:rPr>
        <w:t xml:space="preserve"> would probably also be good to mention in the intro when you introduce the HCN system, even if the full details of how that informs your simulations are here</w:t>
      </w:r>
    </w:p>
  </w:comment>
  <w:comment w:id="86" w:author="James Santangelo" w:date="2018-01-21T13:05:00Z" w:initials="JS">
    <w:p w14:paraId="507A54F8" w14:textId="31E06632" w:rsidR="00D14AB2" w:rsidRDefault="00D14AB2">
      <w:pPr>
        <w:pStyle w:val="CommentText"/>
      </w:pPr>
      <w:r>
        <w:rPr>
          <w:rStyle w:val="CommentReference"/>
        </w:rPr>
        <w:annotationRef/>
      </w:r>
      <w:r>
        <w:t xml:space="preserve">Find </w:t>
      </w:r>
      <w:proofErr w:type="spellStart"/>
      <w:r>
        <w:t>Corkill</w:t>
      </w:r>
      <w:proofErr w:type="spellEnd"/>
      <w:r>
        <w:t xml:space="preserve"> 1952. Not available through RACER. </w:t>
      </w:r>
    </w:p>
  </w:comment>
  <w:comment w:id="90" w:author="James Santangelo" w:date="2018-01-23T13:35:00Z" w:initials="JS">
    <w:p w14:paraId="5F572A1B" w14:textId="6DD2924B" w:rsidR="00D14AB2" w:rsidRDefault="00D14AB2">
      <w:pPr>
        <w:pStyle w:val="CommentText"/>
      </w:pPr>
      <w:r>
        <w:rPr>
          <w:rStyle w:val="CommentReference"/>
        </w:rPr>
        <w:annotationRef/>
      </w:r>
      <w:r>
        <w:t xml:space="preserve">Make clearer that drift is in opposition and motivated by previous questions. </w:t>
      </w:r>
    </w:p>
    <w:p w14:paraId="42432B21" w14:textId="272FF45F" w:rsidR="00D14AB2" w:rsidRDefault="00D14AB2">
      <w:pPr>
        <w:pStyle w:val="CommentText"/>
      </w:pPr>
    </w:p>
    <w:p w14:paraId="75BEA179" w14:textId="257BA645" w:rsidR="00D14AB2" w:rsidRDefault="00D14AB2">
      <w:pPr>
        <w:pStyle w:val="CommentText"/>
      </w:pPr>
      <w:r>
        <w:t>Motivate biologically or downplay. Is it biologically realistic for smaller pops in rural?</w:t>
      </w:r>
    </w:p>
  </w:comment>
  <w:comment w:id="91" w:author="Marc Johnson" w:date="2018-01-18T11:37:00Z" w:initials="MJ">
    <w:p w14:paraId="1EC994B7" w14:textId="5F791C3A" w:rsidR="00D14AB2" w:rsidRDefault="00D14AB2">
      <w:pPr>
        <w:pStyle w:val="CommentText"/>
      </w:pPr>
      <w:r>
        <w:rPr>
          <w:rStyle w:val="CommentReference"/>
        </w:rPr>
        <w:t>“</w:t>
      </w:r>
      <w:r>
        <w:rPr>
          <w:rStyle w:val="CommentReference"/>
        </w:rPr>
        <w:annotationRef/>
      </w:r>
      <w:r>
        <w:rPr>
          <w:rStyle w:val="CommentReference"/>
        </w:rPr>
        <w:t>o</w:t>
      </w:r>
      <w:r>
        <w:t>r reinforce”</w:t>
      </w:r>
    </w:p>
  </w:comment>
  <w:comment w:id="92" w:author="James Santangelo" w:date="2018-01-20T13:00:00Z" w:initials="JS">
    <w:p w14:paraId="6737774D" w14:textId="69044996" w:rsidR="00D14AB2" w:rsidRDefault="00D14AB2">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93" w:author="James Santangelo" w:date="2018-01-23T13:39:00Z" w:initials="JS">
    <w:p w14:paraId="0DA2AD96" w14:textId="17B4EF69" w:rsidR="00D14AB2" w:rsidRDefault="00D14AB2">
      <w:pPr>
        <w:pStyle w:val="CommentText"/>
      </w:pPr>
      <w:r>
        <w:rPr>
          <w:rStyle w:val="CommentReference"/>
        </w:rPr>
        <w:annotationRef/>
      </w:r>
      <w:r>
        <w:t xml:space="preserve">Delete. </w:t>
      </w:r>
    </w:p>
  </w:comment>
  <w:comment w:id="94" w:author="James Santangelo" w:date="2018-01-24T12:23:00Z" w:initials="JS">
    <w:p w14:paraId="0C76C675" w14:textId="623DEE5D" w:rsidR="009A611C" w:rsidRDefault="009A611C">
      <w:pPr>
        <w:pStyle w:val="CommentText"/>
      </w:pPr>
      <w:r>
        <w:rPr>
          <w:rStyle w:val="CommentReference"/>
        </w:rPr>
        <w:annotationRef/>
      </w:r>
      <w:r>
        <w:t xml:space="preserve">Connor: </w:t>
      </w:r>
      <w:r>
        <w:t xml:space="preserve">Mostly for my own understanding, but is directionality here meant to model a natural scenario? Or is arbitrary which end </w:t>
      </w:r>
      <w:proofErr w:type="gramStart"/>
      <w:r>
        <w:t>is</w:t>
      </w:r>
      <w:proofErr w:type="gramEnd"/>
      <w:r>
        <w:t xml:space="preserve"> urban versus rural and simply opposing effects of selection versus drift? It just seems odd to model drift occurring in the direction you describe here based on the observations from </w:t>
      </w:r>
      <w:proofErr w:type="gramStart"/>
      <w:r>
        <w:t>you</w:t>
      </w:r>
      <w:proofErr w:type="gramEnd"/>
      <w:r>
        <w:t xml:space="preserve"> clover people.</w:t>
      </w:r>
    </w:p>
  </w:comment>
  <w:comment w:id="95" w:author="James Santangelo" w:date="2018-01-23T13:41:00Z" w:initials="JS">
    <w:p w14:paraId="0E33323D" w14:textId="5F84E696" w:rsidR="00D14AB2" w:rsidRDefault="00D14AB2">
      <w:pPr>
        <w:pStyle w:val="CommentText"/>
      </w:pPr>
      <w:r>
        <w:rPr>
          <w:rStyle w:val="CommentReference"/>
        </w:rPr>
        <w:annotationRef/>
      </w:r>
      <w:r>
        <w:t xml:space="preserve">Population can receive migrants from all populations. </w:t>
      </w:r>
    </w:p>
  </w:comment>
  <w:comment w:id="96" w:author="James Santangelo" w:date="2018-01-24T10:00:00Z" w:initials="JS">
    <w:p w14:paraId="4436D6DB" w14:textId="65431F97" w:rsidR="00D14AB2" w:rsidRDefault="00D14AB2">
      <w:pPr>
        <w:pStyle w:val="CommentText"/>
      </w:pPr>
      <w:r>
        <w:rPr>
          <w:rStyle w:val="CommentReference"/>
        </w:rPr>
        <w:annotationRef/>
      </w:r>
      <w:r>
        <w:t xml:space="preserve">Molly: Change wording. </w:t>
      </w:r>
    </w:p>
  </w:comment>
  <w:comment w:id="97" w:author="James Santangelo" w:date="2018-01-24T10:23:00Z" w:initials="JS">
    <w:p w14:paraId="0134C09A" w14:textId="199291B5" w:rsidR="001D7CF4" w:rsidRDefault="001D7CF4">
      <w:pPr>
        <w:pStyle w:val="CommentText"/>
      </w:pPr>
      <w:r>
        <w:rPr>
          <w:rStyle w:val="CommentReference"/>
        </w:rPr>
        <w:annotationRef/>
      </w:r>
      <w:r>
        <w:t xml:space="preserve">Adam: </w:t>
      </w:r>
      <w:proofErr w:type="spellStart"/>
      <w:r>
        <w:t>Alternatiave</w:t>
      </w:r>
      <w:proofErr w:type="spellEnd"/>
      <w:r>
        <w:t>: “…</w:t>
      </w:r>
      <w:proofErr w:type="spellStart"/>
      <w:r>
        <w:t>filld</w:t>
      </w:r>
      <w:proofErr w:type="spellEnd"/>
      <w:r>
        <w:t xml:space="preserve"> with populations, though as before running the regression in other generations yielded similar results”</w:t>
      </w:r>
    </w:p>
  </w:comment>
  <w:comment w:id="98" w:author="James Santangelo" w:date="2018-01-24T10:23:00Z" w:initials="JS">
    <w:p w14:paraId="618B5D90" w14:textId="77777777" w:rsidR="001D7CF4" w:rsidRDefault="001D7CF4" w:rsidP="001D7CF4">
      <w:pPr>
        <w:pStyle w:val="CommentText"/>
      </w:pPr>
      <w:r>
        <w:rPr>
          <w:rStyle w:val="CommentReference"/>
        </w:rPr>
        <w:annotationRef/>
      </w:r>
      <w:r>
        <w:rPr>
          <w:rStyle w:val="CommentReference"/>
        </w:rPr>
        <w:annotationRef/>
      </w:r>
      <w:r>
        <w:t xml:space="preserve">Maybe I’m </w:t>
      </w:r>
      <w:proofErr w:type="spellStart"/>
      <w:r>
        <w:t>miseadin</w:t>
      </w:r>
      <w:proofErr w:type="spellEnd"/>
      <w:r>
        <w:t>, but this seems more like a study objective than a method, and could be deleted</w:t>
      </w:r>
    </w:p>
    <w:p w14:paraId="62A6F974" w14:textId="3ABCD552" w:rsidR="001D7CF4" w:rsidRDefault="001D7CF4">
      <w:pPr>
        <w:pStyle w:val="CommentText"/>
      </w:pPr>
    </w:p>
  </w:comment>
  <w:comment w:id="99" w:author="James Santangelo" w:date="2018-01-24T10:24:00Z" w:initials="JS">
    <w:p w14:paraId="1B694D55" w14:textId="45E6FA08" w:rsidR="001D7CF4" w:rsidRDefault="001D7CF4">
      <w:pPr>
        <w:pStyle w:val="CommentText"/>
      </w:pPr>
      <w:r>
        <w:rPr>
          <w:rStyle w:val="CommentReference"/>
        </w:rPr>
        <w:annotationRef/>
      </w:r>
      <w:r>
        <w:t xml:space="preserve">Adam: </w:t>
      </w:r>
      <w:r>
        <w:rPr>
          <w:rStyle w:val="CommentReference"/>
        </w:rPr>
        <w:t>A gradient in which direction? (what would happen with a higher cc in the city</w:t>
      </w:r>
      <w:proofErr w:type="gramStart"/>
      <w:r>
        <w:rPr>
          <w:rStyle w:val="CommentReference"/>
        </w:rPr>
        <w:t>?)s</w:t>
      </w:r>
      <w:proofErr w:type="gramEnd"/>
    </w:p>
  </w:comment>
  <w:comment w:id="100" w:author="Marc Johnson" w:date="2018-01-18T14:14:00Z" w:initials="MJ">
    <w:p w14:paraId="39B7CB89" w14:textId="74DF704F" w:rsidR="00D14AB2" w:rsidRDefault="00D14AB2">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101" w:author="James Santangelo" w:date="2018-01-20T14:27:00Z" w:initials="JS">
    <w:p w14:paraId="445B5DB0" w14:textId="46827A94" w:rsidR="00D14AB2" w:rsidRDefault="00D14AB2">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102" w:author="James Santangelo" w:date="2018-01-24T12:24:00Z" w:initials="JS">
    <w:p w14:paraId="57D8D486" w14:textId="0CD7F7FE" w:rsidR="009A611C" w:rsidRDefault="009A611C">
      <w:pPr>
        <w:pStyle w:val="CommentText"/>
      </w:pPr>
      <w:r>
        <w:rPr>
          <w:rStyle w:val="CommentReference"/>
        </w:rPr>
        <w:annotationRef/>
      </w:r>
      <w:r>
        <w:t xml:space="preserve">Connor: </w:t>
      </w:r>
      <w:r>
        <w:t xml:space="preserve">This includes sig. and </w:t>
      </w:r>
      <w:proofErr w:type="gramStart"/>
      <w:r>
        <w:t>non sig.</w:t>
      </w:r>
      <w:proofErr w:type="gramEnd"/>
      <w:r>
        <w:t xml:space="preserve"> slopes? What about just sig. slopes?</w:t>
      </w:r>
    </w:p>
  </w:comment>
  <w:comment w:id="103" w:author="James Santangelo" w:date="2018-01-23T13:45:00Z" w:initials="JS">
    <w:p w14:paraId="1E469DB0" w14:textId="3D03FF53" w:rsidR="00D14AB2" w:rsidRDefault="00D14AB2">
      <w:pPr>
        <w:pStyle w:val="CommentText"/>
      </w:pPr>
      <w:r>
        <w:rPr>
          <w:rStyle w:val="CommentReference"/>
        </w:rPr>
        <w:annotationRef/>
      </w:r>
      <w:r>
        <w:t xml:space="preserve">Make clear that this is the slope. </w:t>
      </w:r>
    </w:p>
  </w:comment>
  <w:comment w:id="108" w:author="James Santangelo" w:date="2018-01-24T10:25:00Z" w:initials="JS">
    <w:p w14:paraId="50D908AF" w14:textId="07DA36E8" w:rsidR="00277F5A" w:rsidRDefault="00277F5A">
      <w:pPr>
        <w:pStyle w:val="CommentText"/>
      </w:pPr>
      <w:r>
        <w:rPr>
          <w:rStyle w:val="CommentReference"/>
        </w:rPr>
        <w:annotationRef/>
      </w:r>
      <w:r>
        <w:t xml:space="preserve">Adam: A similar numbering </w:t>
      </w:r>
      <w:proofErr w:type="gramStart"/>
      <w:r>
        <w:t>scheme  for</w:t>
      </w:r>
      <w:proofErr w:type="gramEnd"/>
      <w:r>
        <w:t xml:space="preserve"> the other six simulations here and in the Methods. would be nice to help me keep track as I am switching back and forth between figures, tables, and the body text.</w:t>
      </w:r>
    </w:p>
  </w:comment>
  <w:comment w:id="121" w:author="James Santangelo" w:date="2018-01-24T10:27:00Z" w:initials="JS">
    <w:p w14:paraId="4B9B72AD" w14:textId="65780082" w:rsidR="00277F5A" w:rsidRDefault="00277F5A">
      <w:pPr>
        <w:pStyle w:val="CommentText"/>
      </w:pPr>
      <w:r>
        <w:rPr>
          <w:rStyle w:val="CommentReference"/>
        </w:rPr>
        <w:annotationRef/>
      </w:r>
      <w:r>
        <w:t xml:space="preserve">Adam: Strictly speaking, you are only talking about one species of </w:t>
      </w:r>
      <w:proofErr w:type="spellStart"/>
      <w:r>
        <w:t>Trifolium</w:t>
      </w:r>
      <w:proofErr w:type="spellEnd"/>
      <w:r>
        <w:t xml:space="preserve"> (</w:t>
      </w:r>
      <w:proofErr w:type="spellStart"/>
      <w:r>
        <w:t>repens</w:t>
      </w:r>
      <w:proofErr w:type="spellEnd"/>
      <w:r>
        <w:t>). But since you use the common name everywhere else, why not just be consistent?</w:t>
      </w:r>
    </w:p>
  </w:comment>
  <w:comment w:id="124" w:author="James Santangelo" w:date="2018-01-24T10:28:00Z" w:initials="JS">
    <w:p w14:paraId="4CD02458" w14:textId="2BC7EB54" w:rsidR="00277F5A" w:rsidRDefault="00277F5A">
      <w:pPr>
        <w:pStyle w:val="CommentText"/>
      </w:pPr>
      <w:r>
        <w:rPr>
          <w:rStyle w:val="CommentReference"/>
        </w:rPr>
        <w:annotationRef/>
      </w:r>
      <w:r>
        <w:t xml:space="preserve">Adam: This </w:t>
      </w:r>
      <w:proofErr w:type="spellStart"/>
      <w:r>
        <w:t>sorta</w:t>
      </w:r>
      <w:proofErr w:type="spellEnd"/>
      <w:r>
        <w:t xml:space="preserve"> makes it sounds like you did some empirical study of the strength of drift in rural vs. urban settings</w:t>
      </w:r>
    </w:p>
  </w:comment>
  <w:comment w:id="125" w:author="James Santangelo" w:date="2018-01-24T11:46:00Z" w:initials="JS">
    <w:p w14:paraId="3773A896" w14:textId="6050D27F" w:rsidR="0007354B" w:rsidRDefault="0007354B">
      <w:pPr>
        <w:pStyle w:val="CommentText"/>
      </w:pPr>
      <w:r>
        <w:rPr>
          <w:rStyle w:val="CommentReference"/>
        </w:rPr>
        <w:annotationRef/>
      </w:r>
      <w:r>
        <w:t xml:space="preserve">Adam: </w:t>
      </w:r>
      <w:r>
        <w:t xml:space="preserve">Are you talking about your own simulations, or an </w:t>
      </w:r>
      <w:proofErr w:type="spellStart"/>
      <w:r>
        <w:t>empircle</w:t>
      </w:r>
      <w:proofErr w:type="spellEnd"/>
      <w:r>
        <w:t xml:space="preserve"> study. Citing your figures and/or other papers would help clarify</w:t>
      </w:r>
    </w:p>
  </w:comment>
  <w:comment w:id="126" w:author="James Santangelo" w:date="2018-01-24T11:46:00Z" w:initials="JS">
    <w:p w14:paraId="724FCE6F" w14:textId="5180C84C" w:rsidR="0007354B" w:rsidRDefault="0007354B">
      <w:pPr>
        <w:pStyle w:val="CommentText"/>
      </w:pPr>
      <w:r>
        <w:rPr>
          <w:rStyle w:val="CommentReference"/>
        </w:rPr>
        <w:annotationRef/>
      </w:r>
      <w:r>
        <w:t xml:space="preserve">Adam: </w:t>
      </w:r>
      <w:r>
        <w:t xml:space="preserve">I had to reread this a couple of times to realize what you meant, though the next couple </w:t>
      </w:r>
      <w:proofErr w:type="spellStart"/>
      <w:r>
        <w:t>sntences</w:t>
      </w:r>
      <w:proofErr w:type="spellEnd"/>
      <w:r>
        <w:t xml:space="preserve"> makes it clear that you’re talking about genetic diversity of neutral markers/sites</w:t>
      </w:r>
    </w:p>
  </w:comment>
  <w:comment w:id="127" w:author="James Santangelo" w:date="2018-01-24T11:47:00Z" w:initials="JS">
    <w:p w14:paraId="06D4461D" w14:textId="77777777" w:rsidR="00F06F22" w:rsidRDefault="00F06F22" w:rsidP="00F06F22">
      <w:pPr>
        <w:pStyle w:val="CommentText"/>
      </w:pPr>
      <w:r>
        <w:rPr>
          <w:rStyle w:val="CommentReference"/>
        </w:rPr>
        <w:annotationRef/>
      </w:r>
      <w:r>
        <w:t xml:space="preserve">Adam: </w:t>
      </w:r>
      <w:r>
        <w:t xml:space="preserve">If you are looking for material to cut, I think this section should be way reduced. I understand </w:t>
      </w:r>
      <w:proofErr w:type="spellStart"/>
      <w:r>
        <w:t>its</w:t>
      </w:r>
      <w:proofErr w:type="spellEnd"/>
      <w:r>
        <w:t xml:space="preserve"> for an urban </w:t>
      </w:r>
      <w:proofErr w:type="gramStart"/>
      <w:r>
        <w:t>evolution  special</w:t>
      </w:r>
      <w:proofErr w:type="gramEnd"/>
      <w:r>
        <w:t xml:space="preserve"> issue, but without that context, </w:t>
      </w:r>
      <w:proofErr w:type="spellStart"/>
      <w:r>
        <w:t>its</w:t>
      </w:r>
      <w:proofErr w:type="spellEnd"/>
      <w:r>
        <w:t xml:space="preserve">  a pretty big tangent. Within the context of the special issue, I expect there will be other contributions that will make these same points (e.g. a review paper, or introduction to the issue).</w:t>
      </w:r>
    </w:p>
    <w:p w14:paraId="18928268" w14:textId="77777777" w:rsidR="00F06F22" w:rsidRDefault="00F06F22" w:rsidP="00F06F22">
      <w:pPr>
        <w:pStyle w:val="CommentText"/>
      </w:pPr>
    </w:p>
    <w:p w14:paraId="2142A8FF" w14:textId="47A18847" w:rsidR="00F06F22" w:rsidRDefault="00F06F22" w:rsidP="00F06F22">
      <w:pPr>
        <w:pStyle w:val="CommentText"/>
      </w:pPr>
      <w:r>
        <w:t xml:space="preserve">I’d suggest sticking more closely to your study. You could talk about how replicated urban environments may directly be used to test some of the predictions/expectations you make from your simulations.  If there are more general points that you really </w:t>
      </w:r>
      <w:proofErr w:type="gramStart"/>
      <w:r>
        <w:t>like</w:t>
      </w:r>
      <w:proofErr w:type="gramEnd"/>
      <w:r>
        <w:t xml:space="preserve"> or think are important, you can also move them to the intro.</w:t>
      </w:r>
    </w:p>
  </w:comment>
  <w:comment w:id="128" w:author="James Santangelo" w:date="2018-01-24T12:24:00Z" w:initials="JS">
    <w:p w14:paraId="4A1F403E" w14:textId="638555F2" w:rsidR="009A611C" w:rsidRDefault="009A611C">
      <w:pPr>
        <w:pStyle w:val="CommentText"/>
      </w:pPr>
      <w:r>
        <w:rPr>
          <w:rStyle w:val="CommentReference"/>
        </w:rPr>
        <w:annotationRef/>
      </w:r>
      <w:r>
        <w:t xml:space="preserve">Connor: </w:t>
      </w:r>
      <w:r>
        <w:rPr>
          <w:rStyle w:val="CommentReference"/>
        </w:rPr>
        <w:annotationRef/>
      </w:r>
      <w:r>
        <w:t>Some overlap in content between this section and the intro</w:t>
      </w:r>
    </w:p>
  </w:comment>
  <w:comment w:id="129" w:author="James Santangelo" w:date="2018-01-23T13:25:00Z" w:initials="JS">
    <w:p w14:paraId="5AE11349" w14:textId="188B34C4" w:rsidR="00D14AB2" w:rsidRDefault="00D14AB2">
      <w:pPr>
        <w:pStyle w:val="CommentText"/>
      </w:pPr>
      <w:r>
        <w:rPr>
          <w:rStyle w:val="CommentReference"/>
        </w:rPr>
        <w:annotationRef/>
      </w:r>
      <w:r>
        <w:t xml:space="preserve">Make clearer. </w:t>
      </w:r>
    </w:p>
  </w:comment>
  <w:comment w:id="130" w:author="James Santangelo" w:date="2018-01-24T10:03:00Z" w:initials="JS">
    <w:p w14:paraId="094EBC36" w14:textId="13F7117C" w:rsidR="00D14AB2" w:rsidRDefault="00D14AB2">
      <w:pPr>
        <w:pStyle w:val="CommentText"/>
      </w:pPr>
      <w:r>
        <w:rPr>
          <w:rStyle w:val="CommentReference"/>
        </w:rPr>
        <w:annotationRef/>
      </w:r>
      <w:r>
        <w:t xml:space="preserve">Molly: Hard sentence to follow. </w:t>
      </w:r>
    </w:p>
  </w:comment>
  <w:comment w:id="133" w:author="James Santangelo" w:date="2018-01-24T11:48:00Z" w:initials="JS">
    <w:p w14:paraId="0B8A3D00" w14:textId="2D09ECB4" w:rsidR="00F06F22" w:rsidRDefault="00F06F22">
      <w:pPr>
        <w:pStyle w:val="CommentText"/>
      </w:pPr>
      <w:r>
        <w:rPr>
          <w:rStyle w:val="CommentReference"/>
        </w:rPr>
        <w:annotationRef/>
      </w:r>
      <w:r>
        <w:t xml:space="preserve">Adam: </w:t>
      </w:r>
      <w:r>
        <w:t>If you are going to talk about natural history as being important, it may also be worth explicitly mentioning the number of factors that could affect effective population size, and therefore drift. E.g.</w:t>
      </w:r>
      <w:proofErr w:type="gramStart"/>
      <w:r>
        <w:t xml:space="preserve">,  </w:t>
      </w:r>
      <w:proofErr w:type="spellStart"/>
      <w:r>
        <w:t>vagility</w:t>
      </w:r>
      <w:proofErr w:type="spellEnd"/>
      <w:proofErr w:type="gramEnd"/>
      <w:r>
        <w:t>, mating/breeding system (for plants), generation time/ do they overlap, …</w:t>
      </w:r>
    </w:p>
  </w:comment>
  <w:comment w:id="134" w:author="James Santangelo" w:date="2018-01-24T11:48:00Z" w:initials="JS">
    <w:p w14:paraId="6CD6667E" w14:textId="77777777" w:rsidR="00F06F22" w:rsidRDefault="00F06F22" w:rsidP="00F06F22">
      <w:pPr>
        <w:pStyle w:val="CommentText"/>
      </w:pPr>
      <w:r>
        <w:rPr>
          <w:rStyle w:val="CommentReference"/>
        </w:rPr>
        <w:annotationRef/>
      </w:r>
      <w:r>
        <w:t xml:space="preserve">Adam: </w:t>
      </w:r>
      <w:r>
        <w:t>IMHO this section is the most important and most directly related to the main contributions of your paper. Why not lead off with it?</w:t>
      </w:r>
    </w:p>
    <w:p w14:paraId="7826E88E" w14:textId="77777777" w:rsidR="00F06F22" w:rsidRDefault="00F06F22" w:rsidP="00F06F22">
      <w:pPr>
        <w:pStyle w:val="CommentText"/>
      </w:pPr>
    </w:p>
    <w:p w14:paraId="16D772E3" w14:textId="07B4884D" w:rsidR="00F06F22" w:rsidRDefault="00F06F22" w:rsidP="00F06F22">
      <w:pPr>
        <w:pStyle w:val="CommentText"/>
      </w:pPr>
      <w:r>
        <w:t>Increasing the number of citations here, will also help strengthen your claims</w:t>
      </w:r>
    </w:p>
  </w:comment>
  <w:comment w:id="135" w:author="James Santangelo" w:date="2018-01-24T10:04:00Z" w:initials="JS">
    <w:p w14:paraId="21E10701" w14:textId="1194F47A" w:rsidR="00C51007" w:rsidRDefault="00C51007">
      <w:pPr>
        <w:pStyle w:val="CommentText"/>
      </w:pPr>
      <w:r>
        <w:rPr>
          <w:rStyle w:val="CommentReference"/>
        </w:rPr>
        <w:annotationRef/>
      </w:r>
      <w:r>
        <w:t>Molly: Weird sentence</w:t>
      </w:r>
    </w:p>
  </w:comment>
  <w:comment w:id="136" w:author="James Santangelo" w:date="2018-01-24T10:04:00Z" w:initials="JS">
    <w:p w14:paraId="013EF321" w14:textId="66BB472E" w:rsidR="00C51007" w:rsidRDefault="00C51007">
      <w:pPr>
        <w:pStyle w:val="CommentText"/>
      </w:pPr>
      <w:r>
        <w:rPr>
          <w:rStyle w:val="CommentReference"/>
        </w:rPr>
        <w:annotationRef/>
      </w:r>
      <w:r>
        <w:t xml:space="preserve">Strengthen paragraph with references. </w:t>
      </w:r>
    </w:p>
  </w:comment>
  <w:comment w:id="137" w:author="James Santangelo" w:date="2018-01-24T11:49:00Z" w:initials="JS">
    <w:p w14:paraId="4CB93BA1" w14:textId="506A6B25" w:rsidR="00F06F22" w:rsidRDefault="00F06F22">
      <w:pPr>
        <w:pStyle w:val="CommentText"/>
      </w:pPr>
      <w:r>
        <w:rPr>
          <w:rStyle w:val="CommentReference"/>
        </w:rPr>
        <w:annotationRef/>
      </w:r>
      <w:r>
        <w:t xml:space="preserve">Adam: </w:t>
      </w:r>
      <w:r>
        <w:t>Citation?</w:t>
      </w:r>
    </w:p>
  </w:comment>
  <w:comment w:id="138" w:author="James Santangelo" w:date="2018-01-24T12:25:00Z" w:initials="JS">
    <w:p w14:paraId="087CE996" w14:textId="3E1C8877" w:rsidR="00615F0A" w:rsidRDefault="00615F0A">
      <w:pPr>
        <w:pStyle w:val="CommentText"/>
      </w:pPr>
      <w:r>
        <w:rPr>
          <w:rStyle w:val="CommentReference"/>
        </w:rPr>
        <w:annotationRef/>
      </w:r>
      <w:r>
        <w:t xml:space="preserve">Connor: </w:t>
      </w:r>
      <w:r>
        <w:t>Are these theoretical predictions? Are there empirical results to back these statements up? Or simulation results?</w:t>
      </w:r>
    </w:p>
  </w:comment>
  <w:comment w:id="139" w:author="James Santangelo" w:date="2018-01-24T10:05:00Z" w:initials="JS">
    <w:p w14:paraId="4E42AFF7" w14:textId="622FE9E2" w:rsidR="00C51007" w:rsidRDefault="00C51007">
      <w:pPr>
        <w:pStyle w:val="CommentText"/>
      </w:pPr>
      <w:r>
        <w:rPr>
          <w:rStyle w:val="CommentReference"/>
        </w:rPr>
        <w:annotationRef/>
      </w:r>
      <w:r>
        <w:t>Molly: Why?</w:t>
      </w:r>
    </w:p>
  </w:comment>
  <w:comment w:id="140" w:author="James Santangelo" w:date="2018-01-24T10:04:00Z" w:initials="JS">
    <w:p w14:paraId="798D8D22" w14:textId="365FCB14" w:rsidR="00C51007" w:rsidRDefault="00C51007">
      <w:pPr>
        <w:pStyle w:val="CommentText"/>
      </w:pPr>
      <w:r>
        <w:rPr>
          <w:rStyle w:val="CommentReference"/>
        </w:rPr>
        <w:annotationRef/>
      </w:r>
      <w:r>
        <w:t>Molly: Re-word</w:t>
      </w:r>
    </w:p>
  </w:comment>
  <w:comment w:id="141" w:author="James Santangelo" w:date="2018-01-24T12:25:00Z" w:initials="JS">
    <w:p w14:paraId="1C39DE81" w14:textId="320F70EF" w:rsidR="00615F0A" w:rsidRDefault="00615F0A">
      <w:pPr>
        <w:pStyle w:val="CommentText"/>
      </w:pPr>
      <w:r>
        <w:rPr>
          <w:rStyle w:val="CommentReference"/>
        </w:rPr>
        <w:annotationRef/>
      </w:r>
      <w:r>
        <w:t>From my interpretation it sounds like a cline in HCN frequency should not evolve under the above scenario?</w:t>
      </w:r>
    </w:p>
  </w:comment>
  <w:comment w:id="143" w:author="James Santangelo [2]" w:date="2018-01-15T11:45:00Z" w:initials="JS">
    <w:p w14:paraId="7CCA85EE" w14:textId="77777777" w:rsidR="00D14AB2" w:rsidRDefault="00D14AB2"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149" w:author="James Santangelo" w:date="2018-01-24T12:02:00Z" w:initials="JS">
    <w:p w14:paraId="05461905" w14:textId="6A7A2EFF" w:rsidR="0079212B" w:rsidRDefault="0079212B">
      <w:pPr>
        <w:pStyle w:val="CommentText"/>
      </w:pPr>
      <w:r>
        <w:rPr>
          <w:rStyle w:val="CommentReference"/>
        </w:rPr>
        <w:annotationRef/>
      </w:r>
      <w:r w:rsidR="00E82F92">
        <w:rPr>
          <w:rStyle w:val="CommentReference"/>
        </w:rPr>
        <w:t xml:space="preserve">Adam: </w:t>
      </w:r>
      <w:r>
        <w:rPr>
          <w:rStyle w:val="CommentReference"/>
        </w:rPr>
        <w:t>Probably better to do this after the paper is returned with revisions so you can report the Dryad URL or repository ID number.</w:t>
      </w:r>
    </w:p>
  </w:comment>
  <w:comment w:id="150" w:author="James Santangelo [2]" w:date="2018-01-17T17:26:00Z" w:initials="JS">
    <w:p w14:paraId="3644FF56" w14:textId="11AAA588" w:rsidR="00D14AB2" w:rsidRDefault="00D14AB2">
      <w:pPr>
        <w:pStyle w:val="CommentText"/>
      </w:pPr>
      <w:r>
        <w:rPr>
          <w:rStyle w:val="CommentReference"/>
        </w:rPr>
        <w:annotationRef/>
      </w:r>
      <w:r>
        <w:t xml:space="preserve">Please complete. </w:t>
      </w:r>
    </w:p>
  </w:comment>
  <w:comment w:id="151" w:author="James Santangelo [2]" w:date="2018-01-17T17:35:00Z" w:initials="JS">
    <w:p w14:paraId="378F51D8" w14:textId="0F37CD38" w:rsidR="00D14AB2" w:rsidRDefault="00D14AB2">
      <w:pPr>
        <w:pStyle w:val="CommentText"/>
      </w:pPr>
      <w:r>
        <w:rPr>
          <w:rStyle w:val="CommentReference"/>
        </w:rPr>
        <w:annotationRef/>
      </w:r>
      <w:r>
        <w:t xml:space="preserve">To be completed when comments are in. </w:t>
      </w:r>
    </w:p>
  </w:comment>
  <w:comment w:id="152" w:author="James Santangelo" w:date="2018-01-23T13:16:00Z" w:initials="JS">
    <w:p w14:paraId="208B0864" w14:textId="023B0C50" w:rsidR="00D14AB2" w:rsidRDefault="00D14AB2">
      <w:pPr>
        <w:pStyle w:val="CommentText"/>
      </w:pPr>
      <w:r>
        <w:t>HCN in table</w:t>
      </w:r>
      <w:r>
        <w:rPr>
          <w:rStyle w:val="CommentReference"/>
        </w:rPr>
        <w:annotationRef/>
      </w:r>
    </w:p>
  </w:comment>
  <w:comment w:id="153" w:author="James Santangelo" w:date="2018-01-20T13:20:00Z" w:initials="JS">
    <w:p w14:paraId="4AD66B59" w14:textId="45B503FB" w:rsidR="00D14AB2" w:rsidRDefault="00D14AB2">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154" w:author="Marc Johnson" w:date="2018-01-18T12:04:00Z" w:initials="MJ">
    <w:p w14:paraId="3AE00E6C" w14:textId="3FF613D8" w:rsidR="00D14AB2" w:rsidRDefault="00D14AB2">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155" w:author="Marc Johnson" w:date="2018-01-18T12:09:00Z" w:initials="MJ">
    <w:p w14:paraId="35F6E5A9" w14:textId="2FE8B76E" w:rsidR="00D14AB2" w:rsidRDefault="00D14AB2">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156" w:author="James Santangelo" w:date="2018-01-20T13:23:00Z" w:initials="JS">
    <w:p w14:paraId="72A9AFC0" w14:textId="06B67DD7" w:rsidR="00D14AB2" w:rsidRDefault="00D14AB2">
      <w:pPr>
        <w:pStyle w:val="CommentText"/>
      </w:pPr>
      <w:r>
        <w:rPr>
          <w:rStyle w:val="CommentReference"/>
        </w:rPr>
        <w:annotationRef/>
      </w:r>
      <w:r>
        <w:t xml:space="preserve">Strictly speaking </w:t>
      </w:r>
      <w:proofErr w:type="gramStart"/>
      <w:r>
        <w:t>it’s</w:t>
      </w:r>
      <w:proofErr w:type="gramEnd"/>
      <w:r>
        <w:t xml:space="preserve"> alleles that are sampled rather than individuals. Each population is essentially a bag of alleles (</w:t>
      </w:r>
      <w:proofErr w:type="spellStart"/>
      <w:r>
        <w:t>domiant</w:t>
      </w:r>
      <w:proofErr w:type="spellEnd"/>
      <w:r>
        <w:t xml:space="preserve"> and recessive) that are sampled each generation. I have added a sentence here, in the methods text and the </w:t>
      </w:r>
      <w:proofErr w:type="spellStart"/>
      <w:r>
        <w:t>relavent</w:t>
      </w:r>
      <w:proofErr w:type="spellEnd"/>
      <w:r>
        <w:t xml:space="preserve"> figure legend to clarify. </w:t>
      </w:r>
    </w:p>
  </w:comment>
  <w:comment w:id="160" w:author="James Santangelo" w:date="2018-01-23T13:17:00Z" w:initials="JS">
    <w:p w14:paraId="2E541CA6" w14:textId="06177442" w:rsidR="00D14AB2" w:rsidRDefault="00D14AB2">
      <w:pPr>
        <w:pStyle w:val="CommentText"/>
      </w:pPr>
      <w:r>
        <w:rPr>
          <w:rStyle w:val="CommentReference"/>
        </w:rPr>
        <w:annotationRef/>
      </w:r>
      <w:r>
        <w:t xml:space="preserve">Supplemental or add to figure 2. </w:t>
      </w:r>
    </w:p>
  </w:comment>
  <w:comment w:id="161" w:author="James Santangelo" w:date="2018-01-23T13:18:00Z" w:initials="JS">
    <w:p w14:paraId="6FE39F32" w14:textId="12293D81" w:rsidR="00D14AB2" w:rsidRDefault="00D14AB2">
      <w:pPr>
        <w:pStyle w:val="CommentText"/>
      </w:pPr>
      <w:r>
        <w:rPr>
          <w:rStyle w:val="CommentReference"/>
        </w:rPr>
        <w:annotationRef/>
      </w:r>
      <w:r>
        <w:t xml:space="preserve">Add simulation number and incorporate into figure and text. </w:t>
      </w:r>
    </w:p>
  </w:comment>
  <w:comment w:id="162" w:author="Marc Johnson" w:date="2018-01-18T13:58:00Z" w:initials="MJ">
    <w:p w14:paraId="51AE214F" w14:textId="0B2FE9F9" w:rsidR="00D14AB2" w:rsidRDefault="00D14AB2">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D14AB2" w:rsidRDefault="00D14AB2">
      <w:pPr>
        <w:pStyle w:val="CommentText"/>
      </w:pPr>
    </w:p>
    <w:p w14:paraId="152F8B20" w14:textId="75E3746C" w:rsidR="00D14AB2" w:rsidRDefault="00D14AB2">
      <w:pPr>
        <w:pStyle w:val="CommentText"/>
      </w:pPr>
      <w:r>
        <w:t>Based on the regression slopes being positive I’m guessing you must have run the regressions with urban set to 0 and rural set to 40</w:t>
      </w:r>
    </w:p>
    <w:p w14:paraId="0CE2DAC9" w14:textId="77777777" w:rsidR="00D14AB2" w:rsidRDefault="00D14AB2">
      <w:pPr>
        <w:pStyle w:val="CommentText"/>
      </w:pPr>
    </w:p>
    <w:p w14:paraId="75EFFFD9" w14:textId="1782EA82" w:rsidR="00D14AB2" w:rsidRDefault="00D14AB2">
      <w:pPr>
        <w:pStyle w:val="CommentText"/>
      </w:pPr>
      <w:r>
        <w:t>Alternatively, you could switch the orientations of figs 2 and 3.</w:t>
      </w:r>
    </w:p>
  </w:comment>
  <w:comment w:id="163" w:author="James Santangelo" w:date="2018-01-20T16:05:00Z" w:initials="JS">
    <w:p w14:paraId="320F5AC4" w14:textId="1A78C326" w:rsidR="00D14AB2" w:rsidRDefault="00D14AB2">
      <w:pPr>
        <w:pStyle w:val="CommentText"/>
      </w:pPr>
      <w:r>
        <w:rPr>
          <w:rStyle w:val="CommentReference"/>
        </w:rPr>
        <w:annotationRef/>
      </w:r>
      <w:r>
        <w:t xml:space="preserve">I switched the orientation of figures 2 and 3 since re-running the analyses would take too much time. </w:t>
      </w:r>
    </w:p>
  </w:comment>
  <w:comment w:id="164" w:author="James Santangelo" w:date="2018-01-23T13:53:00Z" w:initials="JS">
    <w:p w14:paraId="7F038D40" w14:textId="72E89C45" w:rsidR="00D14AB2" w:rsidRDefault="00D14AB2">
      <w:pPr>
        <w:pStyle w:val="CommentText"/>
      </w:pPr>
      <w:r>
        <w:rPr>
          <w:rStyle w:val="CommentReference"/>
        </w:rPr>
        <w:annotationRef/>
      </w:r>
      <w:proofErr w:type="spellStart"/>
      <w:r>
        <w:t>Disntance</w:t>
      </w:r>
      <w:proofErr w:type="spellEnd"/>
      <w:r>
        <w:t xml:space="preserve"> for x-axis. </w:t>
      </w:r>
    </w:p>
    <w:p w14:paraId="60BFFACD" w14:textId="40056E81" w:rsidR="00D14AB2" w:rsidRDefault="00D14AB2">
      <w:pPr>
        <w:pStyle w:val="CommentText"/>
      </w:pPr>
    </w:p>
    <w:p w14:paraId="2B6D1126" w14:textId="18CBD096" w:rsidR="00D14AB2" w:rsidRDefault="00D14AB2">
      <w:pPr>
        <w:pStyle w:val="CommentText"/>
      </w:pPr>
      <w:proofErr w:type="spellStart"/>
      <w:r>
        <w:t>Colonizarion</w:t>
      </w:r>
      <w:proofErr w:type="spellEnd"/>
      <w:r>
        <w:t xml:space="preserve"> below x-axis. </w:t>
      </w:r>
    </w:p>
  </w:comment>
  <w:comment w:id="166" w:author="Marc Johnson" w:date="2018-01-18T14:01:00Z" w:initials="MJ">
    <w:p w14:paraId="7F690532" w14:textId="6EDF1F12" w:rsidR="00D14AB2" w:rsidRDefault="00D14AB2">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167" w:author="James Santangelo" w:date="2018-01-20T16:06:00Z" w:initials="JS">
    <w:p w14:paraId="25E33CF5" w14:textId="42EEAB86" w:rsidR="00D14AB2" w:rsidRDefault="00D14AB2">
      <w:pPr>
        <w:pStyle w:val="CommentText"/>
      </w:pPr>
      <w:r>
        <w:rPr>
          <w:rStyle w:val="CommentReference"/>
        </w:rPr>
        <w:annotationRef/>
      </w:r>
      <w:r>
        <w:t xml:space="preserve">My solution was to combine the three figures into one. It looked terrible just changing the y-axes to the same scale. </w:t>
      </w:r>
    </w:p>
  </w:comment>
  <w:comment w:id="168" w:author="Marc Johnson" w:date="2018-01-18T14:06:00Z" w:initials="MJ">
    <w:p w14:paraId="5B0B5595" w14:textId="51231D46" w:rsidR="00D14AB2" w:rsidRDefault="00D14AB2">
      <w:pPr>
        <w:pStyle w:val="CommentText"/>
      </w:pPr>
      <w:r>
        <w:rPr>
          <w:rStyle w:val="CommentReference"/>
        </w:rPr>
        <w:annotationRef/>
      </w:r>
      <w:r>
        <w:t>I don’t think we’ll be allowed 7 figures and 2 tables</w:t>
      </w:r>
    </w:p>
  </w:comment>
  <w:comment w:id="169" w:author="James Santangelo" w:date="2018-01-20T13:27:00Z" w:initials="JS">
    <w:p w14:paraId="21FB82EB" w14:textId="214B4DB5" w:rsidR="00D14AB2" w:rsidRDefault="00D14AB2">
      <w:pPr>
        <w:pStyle w:val="CommentText"/>
      </w:pPr>
      <w:r>
        <w:rPr>
          <w:rStyle w:val="CommentReference"/>
        </w:rPr>
        <w:annotationRef/>
      </w:r>
      <w:proofErr w:type="gramStart"/>
      <w:r>
        <w:t>Yeah</w:t>
      </w:r>
      <w:proofErr w:type="gramEnd"/>
      <w:r>
        <w:t xml:space="preserve"> I was worried about that. </w:t>
      </w:r>
    </w:p>
  </w:comment>
  <w:comment w:id="170" w:author="Marc Johnson" w:date="2018-01-18T14:10:00Z" w:initials="MJ">
    <w:p w14:paraId="6570260F" w14:textId="78D66B38" w:rsidR="00D14AB2" w:rsidRDefault="00D14AB2">
      <w:pPr>
        <w:pStyle w:val="CommentText"/>
      </w:pPr>
      <w:r>
        <w:rPr>
          <w:rStyle w:val="CommentReference"/>
        </w:rPr>
        <w:annotationRef/>
      </w:r>
      <w:r>
        <w:t xml:space="preserve">Is there no gradient here, or is it going in the same </w:t>
      </w:r>
      <w:proofErr w:type="gramStart"/>
      <w:r>
        <w:t>direction</w:t>
      </w:r>
      <w:proofErr w:type="gramEnd"/>
    </w:p>
  </w:comment>
  <w:comment w:id="171" w:author="James Santangelo" w:date="2018-01-20T13:27:00Z" w:initials="JS">
    <w:p w14:paraId="5A769EE8" w14:textId="7EF3BD9A" w:rsidR="00D14AB2" w:rsidRDefault="00D14AB2">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AEAF43" w15:done="0"/>
  <w15:commentEx w15:paraId="5F79B2AC" w15:done="0"/>
  <w15:commentEx w15:paraId="56F63835" w15:done="0"/>
  <w15:commentEx w15:paraId="64B32943" w15:done="0"/>
  <w15:commentEx w15:paraId="24AD56D5" w15:done="0"/>
  <w15:commentEx w15:paraId="2C78C22D" w15:done="0"/>
  <w15:commentEx w15:paraId="7B1CDE14" w15:paraIdParent="2C78C22D" w15:done="0"/>
  <w15:commentEx w15:paraId="0ABACAF6" w15:done="0"/>
  <w15:commentEx w15:paraId="7682F079" w15:done="0"/>
  <w15:commentEx w15:paraId="2225C946" w15:done="0"/>
  <w15:commentEx w15:paraId="1B6B34F2" w15:paraIdParent="2225C946" w15:done="0"/>
  <w15:commentEx w15:paraId="4DCFE517" w15:done="0"/>
  <w15:commentEx w15:paraId="4146EF8B" w15:paraIdParent="4DCFE517" w15:done="0"/>
  <w15:commentEx w15:paraId="3E97C65A" w15:paraIdParent="4DCFE517" w15:done="0"/>
  <w15:commentEx w15:paraId="160AA6E9" w15:done="0"/>
  <w15:commentEx w15:paraId="548A9F27" w15:done="0"/>
  <w15:commentEx w15:paraId="29D4A4FC" w15:done="0"/>
  <w15:commentEx w15:paraId="39B3DC96" w15:done="0"/>
  <w15:commentEx w15:paraId="77BFB95D" w15:done="0"/>
  <w15:commentEx w15:paraId="6DABC48C" w15:done="0"/>
  <w15:commentEx w15:paraId="68C235E9" w15:done="0"/>
  <w15:commentEx w15:paraId="02FFA7C2" w15:paraIdParent="68C235E9" w15:done="0"/>
  <w15:commentEx w15:paraId="0D33591C" w15:done="0"/>
  <w15:commentEx w15:paraId="010E8367" w15:done="0"/>
  <w15:commentEx w15:paraId="2CCC7AD8" w15:done="0"/>
  <w15:commentEx w15:paraId="32727708" w15:paraIdParent="2CCC7AD8" w15:done="0"/>
  <w15:commentEx w15:paraId="17986F0E" w15:done="0"/>
  <w15:commentEx w15:paraId="2B199178" w15:done="0"/>
  <w15:commentEx w15:paraId="303BDB48" w15:done="0"/>
  <w15:commentEx w15:paraId="157E4E97" w15:done="0"/>
  <w15:commentEx w15:paraId="4095E053" w15:done="0"/>
  <w15:commentEx w15:paraId="71EE8235" w15:done="0"/>
  <w15:commentEx w15:paraId="22B0CE3A" w15:paraIdParent="71EE8235" w15:done="0"/>
  <w15:commentEx w15:paraId="32431360" w15:done="0"/>
  <w15:commentEx w15:paraId="754C210F" w15:done="0"/>
  <w15:commentEx w15:paraId="348B508F" w15:done="0"/>
  <w15:commentEx w15:paraId="0D6BCCC8" w15:paraIdParent="348B508F" w15:done="0"/>
  <w15:commentEx w15:paraId="07DFDEEF" w15:done="0"/>
  <w15:commentEx w15:paraId="652310FD" w15:done="0"/>
  <w15:commentEx w15:paraId="507A54F8" w15:done="0"/>
  <w15:commentEx w15:paraId="75BEA179" w15:done="0"/>
  <w15:commentEx w15:paraId="1EC994B7" w15:done="0"/>
  <w15:commentEx w15:paraId="6737774D" w15:paraIdParent="1EC994B7" w15:done="0"/>
  <w15:commentEx w15:paraId="0DA2AD96" w15:done="0"/>
  <w15:commentEx w15:paraId="0C76C675" w15:done="0"/>
  <w15:commentEx w15:paraId="0E33323D" w15:done="0"/>
  <w15:commentEx w15:paraId="4436D6DB" w15:done="0"/>
  <w15:commentEx w15:paraId="0134C09A" w15:done="0"/>
  <w15:commentEx w15:paraId="62A6F974" w15:done="0"/>
  <w15:commentEx w15:paraId="1B694D55" w15:done="0"/>
  <w15:commentEx w15:paraId="39B7CB89" w15:done="0"/>
  <w15:commentEx w15:paraId="445B5DB0" w15:paraIdParent="39B7CB89" w15:done="0"/>
  <w15:commentEx w15:paraId="57D8D486" w15:done="0"/>
  <w15:commentEx w15:paraId="1E469DB0" w15:done="0"/>
  <w15:commentEx w15:paraId="50D908AF" w15:done="0"/>
  <w15:commentEx w15:paraId="4B9B72AD" w15:done="0"/>
  <w15:commentEx w15:paraId="4CD02458" w15:done="0"/>
  <w15:commentEx w15:paraId="3773A896" w15:done="0"/>
  <w15:commentEx w15:paraId="724FCE6F" w15:done="0"/>
  <w15:commentEx w15:paraId="2142A8FF" w15:done="0"/>
  <w15:commentEx w15:paraId="4A1F403E" w15:done="0"/>
  <w15:commentEx w15:paraId="5AE11349" w15:done="0"/>
  <w15:commentEx w15:paraId="094EBC36" w15:done="0"/>
  <w15:commentEx w15:paraId="0B8A3D00" w15:done="0"/>
  <w15:commentEx w15:paraId="16D772E3" w15:done="0"/>
  <w15:commentEx w15:paraId="21E10701" w15:done="0"/>
  <w15:commentEx w15:paraId="013EF321" w15:done="0"/>
  <w15:commentEx w15:paraId="4CB93BA1" w15:done="0"/>
  <w15:commentEx w15:paraId="087CE996" w15:done="0"/>
  <w15:commentEx w15:paraId="4E42AFF7" w15:done="0"/>
  <w15:commentEx w15:paraId="798D8D22" w15:done="0"/>
  <w15:commentEx w15:paraId="1C39DE81" w15:done="0"/>
  <w15:commentEx w15:paraId="7CCA85EE" w15:done="0"/>
  <w15:commentEx w15:paraId="05461905" w15:done="0"/>
  <w15:commentEx w15:paraId="3644FF56" w15:done="0"/>
  <w15:commentEx w15:paraId="378F51D8" w15:done="0"/>
  <w15:commentEx w15:paraId="208B0864" w15:done="0"/>
  <w15:commentEx w15:paraId="4AD66B59" w15:done="0"/>
  <w15:commentEx w15:paraId="3AE00E6C" w15:done="0"/>
  <w15:commentEx w15:paraId="35F6E5A9" w15:done="0"/>
  <w15:commentEx w15:paraId="72A9AFC0" w15:paraIdParent="35F6E5A9" w15:done="0"/>
  <w15:commentEx w15:paraId="2E541CA6" w15:done="0"/>
  <w15:commentEx w15:paraId="6FE39F32" w15:done="0"/>
  <w15:commentEx w15:paraId="75EFFFD9" w15:done="0"/>
  <w15:commentEx w15:paraId="320F5AC4" w15:paraIdParent="75EFFFD9" w15:done="0"/>
  <w15:commentEx w15:paraId="2B6D1126"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AEAF43" w16cid:durableId="1E11B30C"/>
  <w16cid:commentId w16cid:paraId="5F79B2AC" w16cid:durableId="1E0DACBB"/>
  <w16cid:commentId w16cid:paraId="56F63835" w16cid:durableId="1E0F0B95"/>
  <w16cid:commentId w16cid:paraId="64B32943" w16cid:durableId="1E12DA25"/>
  <w16cid:commentId w16cid:paraId="24AD56D5" w16cid:durableId="1E12DA08"/>
  <w16cid:commentId w16cid:paraId="2C78C22D" w16cid:durableId="1E0DACBF"/>
  <w16cid:commentId w16cid:paraId="7B1CDE14" w16cid:durableId="1E12D9FA"/>
  <w16cid:commentId w16cid:paraId="0ABACAF6" w16cid:durableId="1E11B595"/>
  <w16cid:commentId w16cid:paraId="7682F079" w16cid:durableId="1E12DAAE"/>
  <w16cid:commentId w16cid:paraId="2225C946" w16cid:durableId="1E0DACC6"/>
  <w16cid:commentId w16cid:paraId="1B6B34F2" w16cid:durableId="1E0F29C9"/>
  <w16cid:commentId w16cid:paraId="4DCFE517" w16cid:durableId="1E0DACC8"/>
  <w16cid:commentId w16cid:paraId="4146EF8B" w16cid:durableId="1E0DACC9"/>
  <w16cid:commentId w16cid:paraId="3E97C65A" w16cid:durableId="1E11B705"/>
  <w16cid:commentId w16cid:paraId="160AA6E9" w16cid:durableId="1E12F8BD"/>
  <w16cid:commentId w16cid:paraId="548A9F27" w16cid:durableId="1E12DB26"/>
  <w16cid:commentId w16cid:paraId="29D4A4FC" w16cid:durableId="1E11B744"/>
  <w16cid:commentId w16cid:paraId="39B3DC96" w16cid:durableId="1E12DB5F"/>
  <w16cid:commentId w16cid:paraId="77BFB95D" w16cid:durableId="1E12DBC3"/>
  <w16cid:commentId w16cid:paraId="6DABC48C" w16cid:durableId="1E12DBCE"/>
  <w16cid:commentId w16cid:paraId="68C235E9" w16cid:durableId="1E0DACCA"/>
  <w16cid:commentId w16cid:paraId="02FFA7C2" w16cid:durableId="1E0DB0F4"/>
  <w16cid:commentId w16cid:paraId="0D33591C" w16cid:durableId="1E12DBF1"/>
  <w16cid:commentId w16cid:paraId="010E8367" w16cid:durableId="1E11B5F6"/>
  <w16cid:commentId w16cid:paraId="2CCC7AD8" w16cid:durableId="1E0DACCD"/>
  <w16cid:commentId w16cid:paraId="32727708" w16cid:durableId="1E11B7A1"/>
  <w16cid:commentId w16cid:paraId="17986F0E" w16cid:durableId="1E12DC4E"/>
  <w16cid:commentId w16cid:paraId="2B199178" w16cid:durableId="1E11B996"/>
  <w16cid:commentId w16cid:paraId="303BDB48" w16cid:durableId="1E12DC73"/>
  <w16cid:commentId w16cid:paraId="157E4E97" w16cid:durableId="1E12D71A"/>
  <w16cid:commentId w16cid:paraId="4095E053" w16cid:durableId="1E11BAC8"/>
  <w16cid:commentId w16cid:paraId="71EE8235" w16cid:durableId="1E0DACD2"/>
  <w16cid:commentId w16cid:paraId="22B0CE3A" w16cid:durableId="1E0DB609"/>
  <w16cid:commentId w16cid:paraId="32431360" w16cid:durableId="1E12DC88"/>
  <w16cid:commentId w16cid:paraId="754C210F" w16cid:durableId="1E12D755"/>
  <w16cid:commentId w16cid:paraId="348B508F" w16cid:durableId="1E0DACD5"/>
  <w16cid:commentId w16cid:paraId="0D6BCCC8" w16cid:durableId="1E0DB66D"/>
  <w16cid:commentId w16cid:paraId="07DFDEEF" w16cid:durableId="1E0DACD6"/>
  <w16cid:commentId w16cid:paraId="652310FD" w16cid:durableId="1E12DCD4"/>
  <w16cid:commentId w16cid:paraId="507A54F8" w16cid:durableId="1E0F0E82"/>
  <w16cid:commentId w16cid:paraId="75BEA179" w16cid:durableId="1E11B8BC"/>
  <w16cid:commentId w16cid:paraId="1EC994B7" w16cid:durableId="1E0DACDA"/>
  <w16cid:commentId w16cid:paraId="6737774D" w16cid:durableId="1E0DBBF2"/>
  <w16cid:commentId w16cid:paraId="0DA2AD96" w16cid:durableId="1E11B97A"/>
  <w16cid:commentId w16cid:paraId="0C76C675" w16cid:durableId="1E12F939"/>
  <w16cid:commentId w16cid:paraId="0E33323D" w16cid:durableId="1E11BA12"/>
  <w16cid:commentId w16cid:paraId="4436D6DB" w16cid:durableId="1E12D7C3"/>
  <w16cid:commentId w16cid:paraId="0134C09A" w16cid:durableId="1E12DD1E"/>
  <w16cid:commentId w16cid:paraId="62A6F974" w16cid:durableId="1E12DD38"/>
  <w16cid:commentId w16cid:paraId="1B694D55" w16cid:durableId="1E12DD4B"/>
  <w16cid:commentId w16cid:paraId="39B7CB89" w16cid:durableId="1E0DACE0"/>
  <w16cid:commentId w16cid:paraId="445B5DB0" w16cid:durableId="1E0DD057"/>
  <w16cid:commentId w16cid:paraId="57D8D486" w16cid:durableId="1E12F962"/>
  <w16cid:commentId w16cid:paraId="1E469DB0" w16cid:durableId="1E11BAF3"/>
  <w16cid:commentId w16cid:paraId="50D908AF" w16cid:durableId="1E12DD93"/>
  <w16cid:commentId w16cid:paraId="4B9B72AD" w16cid:durableId="1E12DE14"/>
  <w16cid:commentId w16cid:paraId="4CD02458" w16cid:durableId="1E12DE38"/>
  <w16cid:commentId w16cid:paraId="3773A896" w16cid:durableId="1E12F083"/>
  <w16cid:commentId w16cid:paraId="724FCE6F" w16cid:durableId="1E12F0A4"/>
  <w16cid:commentId w16cid:paraId="2142A8FF" w16cid:durableId="1E12F0D2"/>
  <w16cid:commentId w16cid:paraId="4A1F403E" w16cid:durableId="1E12F97E"/>
  <w16cid:commentId w16cid:paraId="5AE11349" w16cid:durableId="1E11B655"/>
  <w16cid:commentId w16cid:paraId="094EBC36" w16cid:durableId="1E12D862"/>
  <w16cid:commentId w16cid:paraId="0B8A3D00" w16cid:durableId="1E12F109"/>
  <w16cid:commentId w16cid:paraId="16D772E3" w16cid:durableId="1E12F118"/>
  <w16cid:commentId w16cid:paraId="21E10701" w16cid:durableId="1E12D8A1"/>
  <w16cid:commentId w16cid:paraId="013EF321" w16cid:durableId="1E12D8B8"/>
  <w16cid:commentId w16cid:paraId="4CB93BA1" w16cid:durableId="1E12F145"/>
  <w16cid:commentId w16cid:paraId="087CE996" w16cid:durableId="1E12F9A2"/>
  <w16cid:commentId w16cid:paraId="4E42AFF7" w16cid:durableId="1E12D8DC"/>
  <w16cid:commentId w16cid:paraId="798D8D22" w16cid:durableId="1E12D8CA"/>
  <w16cid:commentId w16cid:paraId="1C39DE81" w16cid:durableId="1E12F9BD"/>
  <w16cid:commentId w16cid:paraId="7CCA85EE" w16cid:durableId="1E0DACED"/>
  <w16cid:commentId w16cid:paraId="05461905" w16cid:durableId="1E12F472"/>
  <w16cid:commentId w16cid:paraId="3644FF56" w16cid:durableId="1E0DACF0"/>
  <w16cid:commentId w16cid:paraId="378F51D8" w16cid:durableId="1E0DACF1"/>
  <w16cid:commentId w16cid:paraId="208B0864" w16cid:durableId="1E11B445"/>
  <w16cid:commentId w16cid:paraId="4AD66B59" w16cid:durableId="1E0DC08C"/>
  <w16cid:commentId w16cid:paraId="3AE00E6C" w16cid:durableId="1E0DACF4"/>
  <w16cid:commentId w16cid:paraId="35F6E5A9" w16cid:durableId="1E0DACF6"/>
  <w16cid:commentId w16cid:paraId="72A9AFC0" w16cid:durableId="1E0DC142"/>
  <w16cid:commentId w16cid:paraId="2E541CA6" w16cid:durableId="1E11B478"/>
  <w16cid:commentId w16cid:paraId="6FE39F32" w16cid:durableId="1E11B4B6"/>
  <w16cid:commentId w16cid:paraId="2B6D1126" w16cid:durableId="1E11BCE0"/>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A3D1F" w14:textId="77777777" w:rsidR="00E47A5F" w:rsidRDefault="00E47A5F">
      <w:r>
        <w:separator/>
      </w:r>
    </w:p>
  </w:endnote>
  <w:endnote w:type="continuationSeparator" w:id="0">
    <w:p w14:paraId="40E5C44A" w14:textId="77777777" w:rsidR="00E47A5F" w:rsidRDefault="00E47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D14AB2" w:rsidRDefault="00D14AB2"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D14AB2" w:rsidRDefault="00D14A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D14AB2" w:rsidRDefault="00D14AB2"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D14AB2" w:rsidRDefault="00D14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03F2A" w14:textId="77777777" w:rsidR="00E47A5F" w:rsidRDefault="00E47A5F">
      <w:r>
        <w:separator/>
      </w:r>
    </w:p>
  </w:footnote>
  <w:footnote w:type="continuationSeparator" w:id="0">
    <w:p w14:paraId="03F8EDE5" w14:textId="77777777" w:rsidR="00E47A5F" w:rsidRDefault="00E47A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Windows Live" w15:userId="e638a063-8c92-4fd8-845b-aa0f44b11a7c"/>
  </w15:person>
  <w15:person w15:author="James Santangelo [2]">
    <w15:presenceInfo w15:providerId="None" w15:userId="James Santangelo"/>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7354B"/>
    <w:rsid w:val="000A63E6"/>
    <w:rsid w:val="000B2C50"/>
    <w:rsid w:val="000C6745"/>
    <w:rsid w:val="000F0387"/>
    <w:rsid w:val="00110B09"/>
    <w:rsid w:val="00116984"/>
    <w:rsid w:val="00173A47"/>
    <w:rsid w:val="001A52DA"/>
    <w:rsid w:val="001D01D3"/>
    <w:rsid w:val="001D70A4"/>
    <w:rsid w:val="001D7CF4"/>
    <w:rsid w:val="00212AC5"/>
    <w:rsid w:val="00216540"/>
    <w:rsid w:val="002371A8"/>
    <w:rsid w:val="00242F52"/>
    <w:rsid w:val="00245592"/>
    <w:rsid w:val="002506BF"/>
    <w:rsid w:val="00267FD9"/>
    <w:rsid w:val="00277F5A"/>
    <w:rsid w:val="002943C3"/>
    <w:rsid w:val="002B358D"/>
    <w:rsid w:val="002C78BF"/>
    <w:rsid w:val="002D3E46"/>
    <w:rsid w:val="002F5234"/>
    <w:rsid w:val="002F6284"/>
    <w:rsid w:val="00303AF0"/>
    <w:rsid w:val="00306ADE"/>
    <w:rsid w:val="00321401"/>
    <w:rsid w:val="003308BA"/>
    <w:rsid w:val="00332A41"/>
    <w:rsid w:val="00346BF9"/>
    <w:rsid w:val="003512CD"/>
    <w:rsid w:val="003534C8"/>
    <w:rsid w:val="00353D38"/>
    <w:rsid w:val="003558F2"/>
    <w:rsid w:val="00377791"/>
    <w:rsid w:val="0038674C"/>
    <w:rsid w:val="0039649B"/>
    <w:rsid w:val="003970AC"/>
    <w:rsid w:val="003B5EBE"/>
    <w:rsid w:val="003D41DE"/>
    <w:rsid w:val="00405055"/>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B3701"/>
    <w:rsid w:val="005C3CCD"/>
    <w:rsid w:val="005F31D4"/>
    <w:rsid w:val="005F6992"/>
    <w:rsid w:val="00615F0A"/>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25A86"/>
    <w:rsid w:val="00752A5E"/>
    <w:rsid w:val="00753B7F"/>
    <w:rsid w:val="007873F0"/>
    <w:rsid w:val="0079212B"/>
    <w:rsid w:val="007D228D"/>
    <w:rsid w:val="007D4EEA"/>
    <w:rsid w:val="007F05FF"/>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D0A"/>
    <w:rsid w:val="008E3E1C"/>
    <w:rsid w:val="008F3750"/>
    <w:rsid w:val="0090389D"/>
    <w:rsid w:val="009130DF"/>
    <w:rsid w:val="00966896"/>
    <w:rsid w:val="00971DAE"/>
    <w:rsid w:val="00993BF2"/>
    <w:rsid w:val="00993D47"/>
    <w:rsid w:val="009A063B"/>
    <w:rsid w:val="009A2CD2"/>
    <w:rsid w:val="009A611C"/>
    <w:rsid w:val="009A6339"/>
    <w:rsid w:val="009B7797"/>
    <w:rsid w:val="009C0825"/>
    <w:rsid w:val="009E7701"/>
    <w:rsid w:val="00A155B1"/>
    <w:rsid w:val="00A156A2"/>
    <w:rsid w:val="00A21108"/>
    <w:rsid w:val="00A26F5F"/>
    <w:rsid w:val="00A33512"/>
    <w:rsid w:val="00A43250"/>
    <w:rsid w:val="00A53CDE"/>
    <w:rsid w:val="00A71B8F"/>
    <w:rsid w:val="00A9094C"/>
    <w:rsid w:val="00A9689E"/>
    <w:rsid w:val="00AA4F85"/>
    <w:rsid w:val="00AB3D7F"/>
    <w:rsid w:val="00AD3965"/>
    <w:rsid w:val="00AD564B"/>
    <w:rsid w:val="00AD63B7"/>
    <w:rsid w:val="00AE2E2B"/>
    <w:rsid w:val="00AE4232"/>
    <w:rsid w:val="00B00A07"/>
    <w:rsid w:val="00B01856"/>
    <w:rsid w:val="00B12248"/>
    <w:rsid w:val="00B2487C"/>
    <w:rsid w:val="00B42BA8"/>
    <w:rsid w:val="00B72990"/>
    <w:rsid w:val="00B86225"/>
    <w:rsid w:val="00BA1ECA"/>
    <w:rsid w:val="00BB34F6"/>
    <w:rsid w:val="00BB3566"/>
    <w:rsid w:val="00BC447E"/>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B1B0B"/>
    <w:rsid w:val="00CB2BAD"/>
    <w:rsid w:val="00CB6EA9"/>
    <w:rsid w:val="00CD2BA7"/>
    <w:rsid w:val="00CD5C48"/>
    <w:rsid w:val="00CD68EA"/>
    <w:rsid w:val="00CE561F"/>
    <w:rsid w:val="00D030A9"/>
    <w:rsid w:val="00D14AB2"/>
    <w:rsid w:val="00D17B26"/>
    <w:rsid w:val="00D27A78"/>
    <w:rsid w:val="00D33208"/>
    <w:rsid w:val="00D46EF9"/>
    <w:rsid w:val="00D51BE9"/>
    <w:rsid w:val="00D6079A"/>
    <w:rsid w:val="00DB51FE"/>
    <w:rsid w:val="00DC14BA"/>
    <w:rsid w:val="00DC5993"/>
    <w:rsid w:val="00DC6D5C"/>
    <w:rsid w:val="00DD1F6F"/>
    <w:rsid w:val="00DD240B"/>
    <w:rsid w:val="00DD5AC2"/>
    <w:rsid w:val="00DE7539"/>
    <w:rsid w:val="00DF2266"/>
    <w:rsid w:val="00E03818"/>
    <w:rsid w:val="00E122D6"/>
    <w:rsid w:val="00E12846"/>
    <w:rsid w:val="00E27AE2"/>
    <w:rsid w:val="00E34B0F"/>
    <w:rsid w:val="00E40FE9"/>
    <w:rsid w:val="00E46181"/>
    <w:rsid w:val="00E47A5F"/>
    <w:rsid w:val="00E54A87"/>
    <w:rsid w:val="00E63DB1"/>
    <w:rsid w:val="00E63F48"/>
    <w:rsid w:val="00E71AFF"/>
    <w:rsid w:val="00E73CF0"/>
    <w:rsid w:val="00E761AE"/>
    <w:rsid w:val="00E81DD0"/>
    <w:rsid w:val="00E82F92"/>
    <w:rsid w:val="00E97E1C"/>
    <w:rsid w:val="00EA01BB"/>
    <w:rsid w:val="00EA584F"/>
    <w:rsid w:val="00EC4594"/>
    <w:rsid w:val="00ED0BF7"/>
    <w:rsid w:val="00ED1B9F"/>
    <w:rsid w:val="00ED2EDA"/>
    <w:rsid w:val="00ED5C27"/>
    <w:rsid w:val="00EE0034"/>
    <w:rsid w:val="00EF1820"/>
    <w:rsid w:val="00EF7216"/>
    <w:rsid w:val="00F06F22"/>
    <w:rsid w:val="00F104D9"/>
    <w:rsid w:val="00F47CA8"/>
    <w:rsid w:val="00F53E83"/>
    <w:rsid w:val="00F54E7B"/>
    <w:rsid w:val="00F663CD"/>
    <w:rsid w:val="00F756B4"/>
    <w:rsid w:val="00F864A1"/>
    <w:rsid w:val="00F91F07"/>
    <w:rsid w:val="00F96AA1"/>
    <w:rsid w:val="00FB2818"/>
    <w:rsid w:val="00FC1F6A"/>
    <w:rsid w:val="00FE002C"/>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11FA4D-C881-4E49-8A3D-FBC179C9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41</Pages>
  <Words>43731</Words>
  <Characters>249271</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292418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35</cp:revision>
  <dcterms:created xsi:type="dcterms:W3CDTF">2018-01-20T16:56:00Z</dcterms:created>
  <dcterms:modified xsi:type="dcterms:W3CDTF">2018-01-24T17:26:00Z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