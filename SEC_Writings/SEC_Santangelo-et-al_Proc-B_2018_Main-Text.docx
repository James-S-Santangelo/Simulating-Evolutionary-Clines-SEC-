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6EC3887B" w:rsidR="002F5234" w:rsidRPr="00F47CA8" w:rsidRDefault="00695730" w:rsidP="004D755B">
      <w:pPr>
        <w:spacing w:line="480" w:lineRule="auto"/>
        <w:rPr>
          <w:rFonts w:ascii="Times New Roman" w:hAnsi="Times New Roman" w:cs="Times New Roman"/>
          <w:b/>
          <w:sz w:val="32"/>
          <w:szCs w:val="32"/>
        </w:rPr>
      </w:pPr>
      <w:commentRangeStart w:id="0"/>
      <w:del w:id="1" w:author="James Santangelo" w:date="2018-03-13T08:25:00Z">
        <w:r w:rsidRPr="00F47CA8" w:rsidDel="00A95C65">
          <w:rPr>
            <w:rFonts w:ascii="Times New Roman" w:hAnsi="Times New Roman" w:cs="Times New Roman"/>
            <w:b/>
            <w:sz w:val="32"/>
            <w:szCs w:val="32"/>
          </w:rPr>
          <w:delText xml:space="preserve">Urban </w:delText>
        </w:r>
      </w:del>
      <w:ins w:id="2" w:author="James Santangelo" w:date="2018-03-13T08:25:00Z">
        <w:r w:rsidR="00A95C65">
          <w:rPr>
            <w:rFonts w:ascii="Times New Roman" w:hAnsi="Times New Roman" w:cs="Times New Roman"/>
            <w:b/>
            <w:sz w:val="32"/>
            <w:szCs w:val="32"/>
          </w:rPr>
          <w:t>Modern</w:t>
        </w:r>
        <w:r w:rsidR="00A95C65" w:rsidRPr="00F47CA8">
          <w:rPr>
            <w:rFonts w:ascii="Times New Roman" w:hAnsi="Times New Roman" w:cs="Times New Roman"/>
            <w:b/>
            <w:sz w:val="32"/>
            <w:szCs w:val="32"/>
          </w:rPr>
          <w:t xml:space="preserve"> </w:t>
        </w:r>
        <w:commentRangeEnd w:id="0"/>
        <w:r w:rsidR="00A95C65">
          <w:rPr>
            <w:rStyle w:val="CommentReference"/>
          </w:rPr>
          <w:commentReference w:id="0"/>
        </w:r>
      </w:ins>
      <w:r w:rsidRPr="00F47CA8">
        <w:rPr>
          <w:rFonts w:ascii="Times New Roman" w:hAnsi="Times New Roman" w:cs="Times New Roman"/>
          <w:b/>
          <w:sz w:val="32"/>
          <w:szCs w:val="32"/>
        </w:rPr>
        <w:t>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James S. 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Marc T. J. 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r w:rsidRPr="00353D38">
        <w:rPr>
          <w:rFonts w:ascii="Times New Roman" w:hAnsi="Times New Roman" w:cs="Times New Roman"/>
        </w:rPr>
        <w:t xml:space="preserve"> and Rob W. 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1</w:t>
      </w:r>
      <w:r w:rsidR="00695730" w:rsidRPr="00F47CA8">
        <w:rPr>
          <w:rFonts w:ascii="Times New Roman" w:hAnsi="Times New Roman" w:cs="Times New Roman"/>
        </w:rPr>
        <w:t>Department of Biology, University of Toronto Mississauga, Mississauga, Ontario, Canada, L5L 1C6</w:t>
      </w:r>
    </w:p>
    <w:p w14:paraId="3E553862" w14:textId="2877329C" w:rsidR="00695730"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2</w:t>
      </w:r>
      <w:r w:rsidR="00695730" w:rsidRPr="00F47CA8">
        <w:rPr>
          <w:rFonts w:ascii="Times New Roman" w:hAnsi="Times New Roman" w:cs="Times New Roman"/>
        </w:rPr>
        <w:t xml:space="preserve">Department of </w:t>
      </w:r>
      <w:r w:rsidR="007078B1" w:rsidRPr="00F47CA8">
        <w:rPr>
          <w:rFonts w:ascii="Times New Roman" w:hAnsi="Times New Roman" w:cs="Times New Roman"/>
        </w:rPr>
        <w:t xml:space="preserve">Ecology </w:t>
      </w:r>
      <w:r w:rsidR="00695730" w:rsidRPr="00F47CA8">
        <w:rPr>
          <w:rFonts w:ascii="Times New Roman" w:hAnsi="Times New Roman" w:cs="Times New Roman"/>
        </w:rPr>
        <w:t>and Evolutionary Biology, University of Toronto, Toronto, Ontario, Canada, M5S 3B2</w:t>
      </w:r>
    </w:p>
    <w:p w14:paraId="233775B9" w14:textId="57ADD655" w:rsidR="00C46889" w:rsidRPr="00F47CA8" w:rsidRDefault="00C46889" w:rsidP="00F47CA8">
      <w:pPr>
        <w:spacing w:line="480" w:lineRule="auto"/>
        <w:rPr>
          <w:rFonts w:ascii="Times New Roman" w:hAnsi="Times New Roman" w:cs="Times New Roman"/>
        </w:rPr>
      </w:pPr>
      <w:r w:rsidRPr="00F47CA8">
        <w:rPr>
          <w:rFonts w:ascii="Times New Roman" w:hAnsi="Times New Roman" w:cs="Times New Roman"/>
          <w:vertAlign w:val="superscript"/>
        </w:rPr>
        <w:t>3</w:t>
      </w:r>
      <w:r w:rsidRPr="00F47CA8">
        <w:rPr>
          <w:rFonts w:ascii="Times New Roman" w:hAnsi="Times New Roman" w:cs="Times New Roman"/>
        </w:rPr>
        <w:t>Centre for Urban Environments, University of Toronto Mississauga, Mississauga, Ontario, Canada L5L 1C6</w:t>
      </w:r>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11"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1D6AB491"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cyanogenesis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w:t>
      </w:r>
      <w:r w:rsidR="006351F8" w:rsidRPr="006C5BE3">
        <w:rPr>
          <w:rFonts w:ascii="Times New Roman" w:eastAsia="Times New Roman" w:hAnsi="Times New Roman" w:cs="Times New Roman"/>
          <w:color w:val="000000" w:themeColor="text1"/>
        </w:rPr>
        <w:t xml:space="preserve">deterministic adaptive changes in the phenotype. </w:t>
      </w:r>
      <w:r w:rsidR="006351F8" w:rsidRPr="00DD20C5">
        <w:rPr>
          <w:rFonts w:ascii="Times New Roman" w:eastAsia="Times New Roman" w:hAnsi="Times New Roman" w:cs="Times New Roman"/>
          <w:color w:val="000000" w:themeColor="text1"/>
        </w:rPr>
        <w:t xml:space="preserve">Studies of heritable phenotypic change in urban populations </w:t>
      </w:r>
      <w:ins w:id="3" w:author="James Santangelo" w:date="2018-03-21T12:29:00Z">
        <w:r w:rsidR="006C5BE3" w:rsidRPr="006C5BE3">
          <w:rPr>
            <w:rFonts w:ascii="Times New Roman" w:hAnsi="Times New Roman" w:cs="Times New Roman"/>
            <w:rPrChange w:id="4" w:author="James Santangelo" w:date="2018-03-21T12:29:00Z">
              <w:rPr/>
            </w:rPrChange>
          </w:rPr>
          <w:t>should generate null models of phenotypic change based on the genetic architecture underlying focal traits</w:t>
        </w:r>
      </w:ins>
      <w:del w:id="5" w:author="James Santangelo" w:date="2018-03-21T12:29:00Z">
        <w:r w:rsidR="006351F8" w:rsidRPr="006C5BE3" w:rsidDel="006C5BE3">
          <w:rPr>
            <w:rFonts w:ascii="Times New Roman" w:eastAsia="Times New Roman" w:hAnsi="Times New Roman" w:cs="Times New Roman"/>
            <w:color w:val="000000" w:themeColor="text1"/>
          </w:rPr>
          <w:delText>should take explicit consideration of the genetic architecture underlying focal traits</w:delText>
        </w:r>
      </w:del>
      <w:ins w:id="6" w:author="James Santangelo" w:date="2018-03-16T09:14:00Z">
        <w:r w:rsidR="00352E2B" w:rsidRPr="006C5BE3">
          <w:rPr>
            <w:rFonts w:ascii="Times New Roman" w:eastAsia="Times New Roman" w:hAnsi="Times New Roman" w:cs="Times New Roman"/>
            <w:color w:val="000000" w:themeColor="text1"/>
          </w:rPr>
          <w:t xml:space="preserve"> </w:t>
        </w:r>
      </w:ins>
      <w:del w:id="7" w:author="James Santangelo" w:date="2018-03-21T12:31:00Z">
        <w:r w:rsidR="006351F8" w:rsidDel="00DD20C5">
          <w:rPr>
            <w:rFonts w:ascii="Times New Roman" w:eastAsia="Times New Roman" w:hAnsi="Times New Roman" w:cs="Times New Roman"/>
            <w:color w:val="000000" w:themeColor="text1"/>
          </w:rPr>
          <w:delText xml:space="preserve"> </w:delText>
        </w:r>
      </w:del>
      <w:r w:rsidR="006351F8">
        <w:rPr>
          <w:rFonts w:ascii="Times New Roman" w:eastAsia="Times New Roman" w:hAnsi="Times New Roman" w:cs="Times New Roman"/>
          <w:color w:val="000000" w:themeColor="text1"/>
        </w:rPr>
        <w:t>prior to invoking selection’s role in generating adaptive differentiation</w:t>
      </w:r>
      <w:commentRangeStart w:id="8"/>
      <w:commentRangeStart w:id="9"/>
      <w:commentRangeStart w:id="10"/>
      <w:r w:rsidR="006351F8">
        <w:rPr>
          <w:rFonts w:ascii="Times New Roman" w:eastAsia="Times New Roman" w:hAnsi="Times New Roman" w:cs="Times New Roman"/>
          <w:color w:val="000000" w:themeColor="text1"/>
        </w:rPr>
        <w:t>.</w:t>
      </w:r>
      <w:commentRangeEnd w:id="8"/>
      <w:r w:rsidR="00DD20C5">
        <w:rPr>
          <w:rStyle w:val="CommentReference"/>
        </w:rPr>
        <w:commentReference w:id="8"/>
      </w:r>
      <w:commentRangeEnd w:id="9"/>
      <w:r w:rsidR="00DD20C5">
        <w:rPr>
          <w:rStyle w:val="CommentReference"/>
        </w:rPr>
        <w:commentReference w:id="9"/>
      </w:r>
      <w:commentRangeEnd w:id="10"/>
      <w:r w:rsidR="00DD20C5">
        <w:rPr>
          <w:rStyle w:val="CommentReference"/>
        </w:rPr>
        <w:commentReference w:id="10"/>
      </w:r>
      <w:r w:rsidR="006351F8">
        <w:rPr>
          <w:rFonts w:ascii="Times New Roman" w:eastAsia="Times New Roman" w:hAnsi="Times New Roman" w:cs="Times New Roman"/>
          <w:color w:val="000000" w:themeColor="text1"/>
        </w:rPr>
        <w:t xml:space="preserve">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17E0B102"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 xml:space="preserve">If </w:t>
      </w:r>
      <w:del w:id="11" w:author="Rob Ness" w:date="2018-03-21T11:11:00Z">
        <w:r w:rsidRPr="007C21D0" w:rsidDel="009D1711">
          <w:rPr>
            <w:rFonts w:ascii="Times New Roman" w:hAnsi="Times New Roman" w:cs="Times New Roman"/>
          </w:rPr>
          <w:delText>parallel</w:delText>
        </w:r>
        <w:r w:rsidR="006351F8" w:rsidDel="009D1711">
          <w:rPr>
            <w:rFonts w:ascii="Times New Roman" w:hAnsi="Times New Roman" w:cs="Times New Roman"/>
          </w:rPr>
          <w:delText xml:space="preserve"> clines</w:delText>
        </w:r>
        <w:r w:rsidRPr="007C21D0" w:rsidDel="009D1711">
          <w:rPr>
            <w:rFonts w:ascii="Times New Roman" w:hAnsi="Times New Roman" w:cs="Times New Roman"/>
          </w:rPr>
          <w:delText xml:space="preserve"> </w:delText>
        </w:r>
      </w:del>
      <w:ins w:id="12" w:author="James Santangelo" w:date="2018-03-13T09:21:00Z">
        <w:del w:id="13" w:author="Rob Ness" w:date="2018-03-21T11:11:00Z">
          <w:r w:rsidR="006F371D" w:rsidDel="009D1711">
            <w:rPr>
              <w:rFonts w:ascii="Times New Roman" w:hAnsi="Times New Roman" w:cs="Times New Roman"/>
            </w:rPr>
            <w:delText xml:space="preserve">(i.e. </w:delText>
          </w:r>
        </w:del>
        <w:r w:rsidR="006F371D" w:rsidRPr="00353D38">
          <w:rPr>
            <w:rFonts w:ascii="Times New Roman" w:hAnsi="Times New Roman" w:cs="Times New Roman"/>
          </w:rPr>
          <w:t>multiple independent clines in the same direction</w:t>
        </w:r>
      </w:ins>
      <w:ins w:id="14" w:author="Rob Ness" w:date="2018-03-21T11:11:00Z">
        <w:r w:rsidR="009D1711">
          <w:rPr>
            <w:rFonts w:ascii="Times New Roman" w:hAnsi="Times New Roman" w:cs="Times New Roman"/>
          </w:rPr>
          <w:t xml:space="preserve">. (i.e. </w:t>
        </w:r>
        <w:r w:rsidR="009D1711" w:rsidRPr="007C21D0">
          <w:rPr>
            <w:rFonts w:ascii="Times New Roman" w:hAnsi="Times New Roman" w:cs="Times New Roman"/>
          </w:rPr>
          <w:t>parallel</w:t>
        </w:r>
        <w:r w:rsidR="009D1711">
          <w:rPr>
            <w:rFonts w:ascii="Times New Roman" w:hAnsi="Times New Roman" w:cs="Times New Roman"/>
          </w:rPr>
          <w:t xml:space="preserve"> clines</w:t>
        </w:r>
      </w:ins>
      <w:ins w:id="15" w:author="James Santangelo" w:date="2018-03-13T09:21:00Z">
        <w:r w:rsidR="006F371D">
          <w:rPr>
            <w:rFonts w:ascii="Times New Roman" w:hAnsi="Times New Roman" w:cs="Times New Roman"/>
          </w:rPr>
          <w:t>)</w:t>
        </w:r>
        <w:r w:rsidR="006F371D" w:rsidRPr="007C21D0">
          <w:rPr>
            <w:rFonts w:ascii="Times New Roman" w:hAnsi="Times New Roman" w:cs="Times New Roman"/>
          </w:rPr>
          <w:t xml:space="preserve"> </w:t>
        </w:r>
      </w:ins>
      <w:r w:rsidRPr="007C21D0">
        <w:rPr>
          <w:rFonts w:ascii="Times New Roman" w:hAnsi="Times New Roman" w:cs="Times New Roman"/>
        </w:rPr>
        <w:t>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w:t>
      </w:r>
      <w:del w:id="16" w:author="James Santangelo" w:date="2018-03-13T09:21:00Z">
        <w:r w:rsidR="00695730" w:rsidRPr="00353D38" w:rsidDel="006F371D">
          <w:rPr>
            <w:rFonts w:ascii="Times New Roman" w:hAnsi="Times New Roman" w:cs="Times New Roman"/>
          </w:rPr>
          <w:delText xml:space="preserve">multiple independent clines in the same direction </w:delText>
        </w:r>
      </w:del>
      <w:del w:id="17" w:author="James Santangelo" w:date="2018-03-13T09:22:00Z">
        <w:r w:rsidR="00695730" w:rsidRPr="00353D38" w:rsidDel="006F371D">
          <w:rPr>
            <w:rFonts w:ascii="Times New Roman" w:hAnsi="Times New Roman" w:cs="Times New Roman"/>
          </w:rPr>
          <w:delText xml:space="preserve">(i.e. </w:delText>
        </w:r>
      </w:del>
      <w:r w:rsidR="00695730" w:rsidRPr="00353D38">
        <w:rPr>
          <w:rFonts w:ascii="Times New Roman" w:hAnsi="Times New Roman" w:cs="Times New Roman"/>
        </w:rPr>
        <w:t>parallel clines</w:t>
      </w:r>
      <w:del w:id="18" w:author="James Santangelo" w:date="2018-03-13T09:22:00Z">
        <w:r w:rsidR="00695730" w:rsidRPr="00353D38" w:rsidDel="006F371D">
          <w:rPr>
            <w:rFonts w:ascii="Times New Roman" w:hAnsi="Times New Roman" w:cs="Times New Roman"/>
          </w:rPr>
          <w:delText>)</w:delText>
        </w:r>
      </w:del>
      <w:r w:rsidR="00695730" w:rsidRPr="00353D38">
        <w:rPr>
          <w:rFonts w:ascii="Times New Roman" w:hAnsi="Times New Roman" w:cs="Times New Roman"/>
        </w:rPr>
        <w:t xml:space="preserve">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epistatically </w:t>
      </w:r>
      <w:r w:rsidR="00695730" w:rsidRPr="00353D38">
        <w:rPr>
          <w:rFonts w:ascii="Times New Roman" w:hAnsi="Times New Roman" w:cs="Times New Roman"/>
        </w:rPr>
        <w:t xml:space="preserve">determined short-style (S) morph from tristylous populations of </w:t>
      </w:r>
      <w:r w:rsidR="00695730" w:rsidRPr="00353D38">
        <w:rPr>
          <w:rFonts w:ascii="Times New Roman" w:hAnsi="Times New Roman" w:cs="Times New Roman"/>
          <w:i/>
        </w:rPr>
        <w:t>Eichhornia paniculata</w:t>
      </w:r>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093687F"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he authors identified lower winter surface temperatures in urban populations as a putative selective agent structuring urban-rural cyanogenesis clines</w:t>
      </w:r>
      <w:r w:rsidR="00E122D6">
        <w:rPr>
          <w:rFonts w:ascii="Times New Roman" w:hAnsi="Times New Roman" w:cs="Times New Roman"/>
        </w:rPr>
        <w:t>. However,</w:t>
      </w:r>
      <w:r w:rsidRPr="00353D38">
        <w:rPr>
          <w:rFonts w:ascii="Times New Roman" w:hAnsi="Times New Roman" w:cs="Times New Roman"/>
        </w:rPr>
        <w:t xml:space="preserve"> they did not </w:t>
      </w:r>
      <w:del w:id="19" w:author="James Santangelo" w:date="2018-03-13T08:34:00Z">
        <w:r w:rsidRPr="00353D38" w:rsidDel="00A95C65">
          <w:rPr>
            <w:rFonts w:ascii="Times New Roman" w:hAnsi="Times New Roman" w:cs="Times New Roman"/>
          </w:rPr>
          <w:delText xml:space="preserve">consider </w:delText>
        </w:r>
      </w:del>
      <w:ins w:id="20" w:author="James Santangelo" w:date="2018-03-13T08:34:00Z">
        <w:r w:rsidR="00A95C65">
          <w:rPr>
            <w:rFonts w:ascii="Times New Roman" w:hAnsi="Times New Roman" w:cs="Times New Roman"/>
          </w:rPr>
          <w:t>investigate</w:t>
        </w:r>
        <w:r w:rsidR="00A95C65" w:rsidRPr="00353D38">
          <w:rPr>
            <w:rFonts w:ascii="Times New Roman" w:hAnsi="Times New Roman" w:cs="Times New Roman"/>
          </w:rPr>
          <w:t xml:space="preserve"> </w:t>
        </w:r>
      </w:ins>
      <w:r w:rsidRPr="00353D38">
        <w:rPr>
          <w:rFonts w:ascii="Times New Roman" w:hAnsi="Times New Roman" w:cs="Times New Roman"/>
        </w:rPr>
        <w:t>the alternative hypothesis that these clines could be caused by genetic drift</w:t>
      </w:r>
      <w:r w:rsidR="00435BB8">
        <w:rPr>
          <w:rFonts w:ascii="Times New Roman" w:hAnsi="Times New Roman" w:cs="Times New Roman"/>
        </w:rPr>
        <w:t>, which is especially likely given the epistatic genetic architecture underlying cyanogenesis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w:t>
      </w:r>
      <w:del w:id="21" w:author="James Santangelo" w:date="2018-03-21T12:35:00Z">
        <w:r w:rsidR="00AA400F" w:rsidDel="00DD20C5">
          <w:rPr>
            <w:rFonts w:ascii="Times New Roman" w:hAnsi="Times New Roman" w:cs="Times New Roman"/>
          </w:rPr>
          <w:delText>our results in the context of the</w:delText>
        </w:r>
      </w:del>
      <w:ins w:id="22" w:author="James Santangelo" w:date="2018-03-21T12:35:00Z">
        <w:r w:rsidR="00DD20C5">
          <w:rPr>
            <w:rFonts w:ascii="Times New Roman" w:hAnsi="Times New Roman" w:cs="Times New Roman"/>
          </w:rPr>
          <w:t>the role of adaptive and non-adaptive evolutionary processes in the</w:t>
        </w:r>
      </w:ins>
      <w:r w:rsidR="00AA400F">
        <w:rPr>
          <w:rFonts w:ascii="Times New Roman" w:hAnsi="Times New Roman" w:cs="Times New Roman"/>
        </w:rPr>
        <w:t xml:space="preserv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lastRenderedPageBreak/>
        <w:t xml:space="preserve">along urbanization gradients and other 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FCCB3F4"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w:t>
      </w:r>
      <w:del w:id="23" w:author="James Santangelo" w:date="2018-03-13T11:56:00Z">
        <w:r w:rsidRPr="00353D38" w:rsidDel="00E246AC">
          <w:rPr>
            <w:rFonts w:ascii="Times New Roman" w:hAnsi="Times New Roman" w:cs="Times New Roman"/>
          </w:rPr>
          <w:delText xml:space="preserve">HCN </w:delText>
        </w:r>
      </w:del>
      <w:ins w:id="24" w:author="James Santangelo" w:date="2018-03-13T11:56:00Z">
        <w:r w:rsidR="00E246AC">
          <w:rPr>
            <w:rFonts w:ascii="Times New Roman" w:hAnsi="Times New Roman" w:cs="Times New Roman"/>
          </w:rPr>
          <w:t>alleles at loci underlying cyanogenesis (i.</w:t>
        </w:r>
      </w:ins>
      <w:ins w:id="25" w:author="James Santangelo" w:date="2018-03-13T11:57:00Z">
        <w:r w:rsidR="00E246AC">
          <w:rPr>
            <w:rFonts w:ascii="Times New Roman" w:hAnsi="Times New Roman" w:cs="Times New Roman"/>
          </w:rPr>
          <w:t>e</w:t>
        </w:r>
        <w:r w:rsidR="009152C4">
          <w:rPr>
            <w:rFonts w:ascii="Times New Roman" w:hAnsi="Times New Roman" w:cs="Times New Roman"/>
          </w:rPr>
          <w:t xml:space="preserve">. </w:t>
        </w:r>
        <w:r w:rsidR="009152C4">
          <w:rPr>
            <w:rFonts w:ascii="Times New Roman" w:hAnsi="Times New Roman" w:cs="Times New Roman"/>
            <w:i/>
          </w:rPr>
          <w:t xml:space="preserve">CYP79D15 </w:t>
        </w:r>
        <w:r w:rsidR="009152C4">
          <w:rPr>
            <w:rFonts w:ascii="Times New Roman" w:hAnsi="Times New Roman" w:cs="Times New Roman"/>
          </w:rPr>
          <w:t xml:space="preserve">and </w:t>
        </w:r>
        <w:r w:rsidR="009152C4">
          <w:rPr>
            <w:rFonts w:ascii="Times New Roman" w:hAnsi="Times New Roman" w:cs="Times New Roman"/>
            <w:i/>
          </w:rPr>
          <w:t xml:space="preserve">Li, </w:t>
        </w:r>
        <w:r w:rsidR="009152C4">
          <w:rPr>
            <w:rFonts w:ascii="Times New Roman" w:hAnsi="Times New Roman" w:cs="Times New Roman"/>
          </w:rPr>
          <w:t>figure 1)</w:t>
        </w:r>
      </w:ins>
      <w:ins w:id="26" w:author="James Santangelo" w:date="2018-03-13T11:56:00Z">
        <w:r w:rsidR="00E246AC" w:rsidRPr="00353D38">
          <w:rPr>
            <w:rFonts w:ascii="Times New Roman" w:hAnsi="Times New Roman" w:cs="Times New Roman"/>
          </w:rPr>
          <w:t xml:space="preserve"> </w:t>
        </w:r>
      </w:ins>
      <w:r w:rsidRPr="00353D38">
        <w:rPr>
          <w:rFonts w:ascii="Times New Roman" w:hAnsi="Times New Roman" w:cs="Times New Roman"/>
        </w:rPr>
        <w:t xml:space="preserve">within populations through time and across space. </w:t>
      </w:r>
      <w:ins w:id="27" w:author="James Santangelo" w:date="2018-03-13T12:31:00Z">
        <w:r w:rsidR="00E5254F">
          <w:rPr>
            <w:rFonts w:ascii="Times New Roman" w:hAnsi="Times New Roman" w:cs="Times New Roman"/>
          </w:rPr>
          <w:t xml:space="preserve">The frequency of HCN </w:t>
        </w:r>
      </w:ins>
      <w:ins w:id="28" w:author="James Santangelo" w:date="2018-03-16T09:10:00Z">
        <w:r w:rsidR="00997DCC">
          <w:rPr>
            <w:rFonts w:ascii="Times New Roman" w:hAnsi="Times New Roman" w:cs="Times New Roman"/>
          </w:rPr>
          <w:t>within each population is</w:t>
        </w:r>
      </w:ins>
      <w:ins w:id="29" w:author="James Santangelo" w:date="2018-03-13T12:33:00Z">
        <w:r w:rsidR="00E5254F">
          <w:rPr>
            <w:rFonts w:ascii="Times New Roman" w:hAnsi="Times New Roman" w:cs="Times New Roman"/>
          </w:rPr>
          <w:t xml:space="preserve"> </w:t>
        </w:r>
      </w:ins>
      <w:ins w:id="30" w:author="James Santangelo" w:date="2018-03-16T09:10:00Z">
        <w:r w:rsidR="00997DCC">
          <w:rPr>
            <w:rFonts w:ascii="Times New Roman" w:hAnsi="Times New Roman" w:cs="Times New Roman"/>
          </w:rPr>
          <w:t>easily</w:t>
        </w:r>
      </w:ins>
      <w:ins w:id="31" w:author="James Santangelo" w:date="2018-03-13T12:31:00Z">
        <w:r w:rsidR="00E5254F">
          <w:rPr>
            <w:rFonts w:ascii="Times New Roman" w:hAnsi="Times New Roman" w:cs="Times New Roman"/>
          </w:rPr>
          <w:t xml:space="preserve"> calculated from the frequency of recessive alleles at underlying loci as: 1 </w:t>
        </w:r>
      </w:ins>
      <w:ins w:id="32" w:author="James Santangelo" w:date="2018-03-13T12:33:00Z">
        <w:r w:rsidR="00E5254F">
          <w:rPr>
            <w:rFonts w:ascii="Times New Roman" w:hAnsi="Times New Roman" w:cs="Times New Roman"/>
          </w:rPr>
          <w:t>–</w:t>
        </w:r>
      </w:ins>
      <w:ins w:id="33" w:author="James Santangelo" w:date="2018-03-13T12:31:00Z">
        <w:r w:rsidR="00E5254F">
          <w:rPr>
            <w:rFonts w:ascii="Times New Roman" w:hAnsi="Times New Roman" w:cs="Times New Roman"/>
          </w:rPr>
          <w:t xml:space="preserve"> </w:t>
        </w:r>
      </w:ins>
      <w:ins w:id="34" w:author="James Santangelo" w:date="2018-03-13T12:34:00Z">
        <w:r w:rsidR="00E5254F">
          <w:rPr>
            <w:rFonts w:ascii="Times New Roman" w:hAnsi="Times New Roman" w:cs="Times New Roman"/>
          </w:rPr>
          <w:t>[</w:t>
        </w:r>
      </w:ins>
      <w:proofErr w:type="spellStart"/>
      <w:ins w:id="35" w:author="James Santangelo" w:date="2018-03-13T12:32:00Z">
        <w:r w:rsidR="00E5254F">
          <w:rPr>
            <w:rFonts w:ascii="Times New Roman" w:hAnsi="Times New Roman" w:cs="Times New Roman"/>
          </w:rPr>
          <w:t>q</w:t>
        </w:r>
      </w:ins>
      <w:ins w:id="36" w:author="James Santangelo" w:date="2018-03-13T12:33:00Z">
        <w:r w:rsidR="00E5254F">
          <w:rPr>
            <w:rFonts w:ascii="Times New Roman" w:hAnsi="Times New Roman" w:cs="Times New Roman"/>
            <w:vertAlign w:val="subscript"/>
          </w:rPr>
          <w:t>CYP</w:t>
        </w:r>
      </w:ins>
      <w:ins w:id="37" w:author="James Santangelo" w:date="2018-03-13T12:32:00Z">
        <w:r w:rsidR="00E5254F" w:rsidRPr="00E5254F">
          <w:rPr>
            <w:rFonts w:ascii="Times New Roman" w:hAnsi="Times New Roman" w:cs="Times New Roman"/>
            <w:vertAlign w:val="superscript"/>
            <w:rPrChange w:id="38" w:author="James Santangelo" w:date="2018-03-13T12:32:00Z">
              <w:rPr>
                <w:rFonts w:ascii="Times New Roman" w:hAnsi="Times New Roman" w:cs="Times New Roman"/>
              </w:rPr>
            </w:rPrChange>
          </w:rPr>
          <w:t>2</w:t>
        </w:r>
        <w:proofErr w:type="spellEnd"/>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ins>
      <w:ins w:id="39" w:author="James Santangelo" w:date="2018-03-13T12:33:00Z">
        <w:r w:rsidR="00E5254F">
          <w:rPr>
            <w:rFonts w:ascii="Times New Roman" w:hAnsi="Times New Roman" w:cs="Times New Roman"/>
            <w:vertAlign w:val="subscript"/>
          </w:rPr>
          <w:t>Li</w:t>
        </w:r>
      </w:ins>
      <w:proofErr w:type="spellEnd"/>
      <w:ins w:id="40" w:author="James Santangelo" w:date="2018-03-13T12:32:00Z">
        <w:r w:rsidR="00E5254F" w:rsidRPr="00E5254F">
          <w:rPr>
            <w:rFonts w:ascii="Times New Roman" w:hAnsi="Times New Roman" w:cs="Times New Roman"/>
          </w:rPr>
          <w:t xml:space="preserve"> </w:t>
        </w:r>
        <w:r w:rsidR="00E5254F" w:rsidRPr="00E5254F">
          <w:rPr>
            <w:rFonts w:ascii="Times New Roman" w:hAnsi="Times New Roman" w:cs="Times New Roman"/>
            <w:vertAlign w:val="superscript"/>
            <w:rPrChange w:id="41" w:author="James Santangelo" w:date="2018-03-13T12:32:00Z">
              <w:rPr>
                <w:rFonts w:ascii="Times New Roman" w:hAnsi="Times New Roman" w:cs="Times New Roman"/>
              </w:rPr>
            </w:rPrChange>
          </w:rPr>
          <w:t>2</w:t>
        </w:r>
        <w:r w:rsidR="00E5254F" w:rsidRPr="00E5254F">
          <w:rPr>
            <w:rFonts w:ascii="Times New Roman" w:hAnsi="Times New Roman" w:cs="Times New Roman"/>
          </w:rPr>
          <w:t xml:space="preserve"> - (</w:t>
        </w:r>
        <w:proofErr w:type="spellStart"/>
        <w:r w:rsidR="00E5254F" w:rsidRPr="00E5254F">
          <w:rPr>
            <w:rFonts w:ascii="Times New Roman" w:hAnsi="Times New Roman" w:cs="Times New Roman"/>
          </w:rPr>
          <w:t>q</w:t>
        </w:r>
      </w:ins>
      <w:ins w:id="42" w:author="James Santangelo" w:date="2018-03-13T12:33:00Z">
        <w:r w:rsidR="00E5254F">
          <w:rPr>
            <w:rFonts w:ascii="Times New Roman" w:hAnsi="Times New Roman" w:cs="Times New Roman"/>
            <w:vertAlign w:val="subscript"/>
          </w:rPr>
          <w:t>CYP</w:t>
        </w:r>
      </w:ins>
      <w:ins w:id="43" w:author="James Santangelo" w:date="2018-03-13T12:32:00Z">
        <w:r w:rsidR="00E5254F" w:rsidRPr="00E5254F">
          <w:rPr>
            <w:rFonts w:ascii="Times New Roman" w:hAnsi="Times New Roman" w:cs="Times New Roman"/>
            <w:vertAlign w:val="superscript"/>
            <w:rPrChange w:id="44" w:author="James Santangelo" w:date="2018-03-13T12:33:00Z">
              <w:rPr>
                <w:rFonts w:ascii="Times New Roman" w:hAnsi="Times New Roman" w:cs="Times New Roman"/>
              </w:rPr>
            </w:rPrChange>
          </w:rPr>
          <w:t>2</w:t>
        </w:r>
        <w:proofErr w:type="spellEnd"/>
        <w:r w:rsidR="00997DCC">
          <w:rPr>
            <w:rFonts w:ascii="Times New Roman" w:hAnsi="Times New Roman" w:cs="Times New Roman"/>
          </w:rPr>
          <w:t xml:space="preserve"> </w:t>
        </w:r>
      </w:ins>
      <w:ins w:id="45" w:author="James Santangelo" w:date="2018-03-16T09:11:00Z">
        <w:r w:rsidR="00997DCC">
          <w:rPr>
            <w:rFonts w:ascii="Times New Roman" w:hAnsi="Times New Roman" w:cs="Times New Roman"/>
          </w:rPr>
          <w:t>×</w:t>
        </w:r>
      </w:ins>
      <w:ins w:id="46" w:author="James Santangelo" w:date="2018-03-13T12:32:00Z">
        <w:r w:rsidR="00E5254F" w:rsidRPr="00E5254F">
          <w:rPr>
            <w:rFonts w:ascii="Times New Roman" w:hAnsi="Times New Roman" w:cs="Times New Roman"/>
          </w:rPr>
          <w:t xml:space="preserve"> </w:t>
        </w:r>
        <w:proofErr w:type="spellStart"/>
        <w:r w:rsidR="00E5254F" w:rsidRPr="00E5254F">
          <w:rPr>
            <w:rFonts w:ascii="Times New Roman" w:hAnsi="Times New Roman" w:cs="Times New Roman"/>
          </w:rPr>
          <w:t>q</w:t>
        </w:r>
      </w:ins>
      <w:ins w:id="47" w:author="James Santangelo" w:date="2018-03-13T12:33:00Z">
        <w:r w:rsidR="00E5254F">
          <w:rPr>
            <w:rFonts w:ascii="Times New Roman" w:hAnsi="Times New Roman" w:cs="Times New Roman"/>
            <w:vertAlign w:val="subscript"/>
          </w:rPr>
          <w:t>Li</w:t>
        </w:r>
      </w:ins>
      <w:ins w:id="48" w:author="James Santangelo" w:date="2018-03-13T12:32:00Z">
        <w:r w:rsidR="00E5254F" w:rsidRPr="00E5254F">
          <w:rPr>
            <w:rFonts w:ascii="Times New Roman" w:hAnsi="Times New Roman" w:cs="Times New Roman"/>
            <w:vertAlign w:val="superscript"/>
            <w:rPrChange w:id="49" w:author="James Santangelo" w:date="2018-03-13T12:33:00Z">
              <w:rPr>
                <w:rFonts w:ascii="Times New Roman" w:hAnsi="Times New Roman" w:cs="Times New Roman"/>
              </w:rPr>
            </w:rPrChange>
          </w:rPr>
          <w:t>2</w:t>
        </w:r>
        <w:proofErr w:type="spellEnd"/>
        <w:r w:rsidR="00E5254F" w:rsidRPr="00E5254F">
          <w:rPr>
            <w:rFonts w:ascii="Times New Roman" w:hAnsi="Times New Roman" w:cs="Times New Roman"/>
          </w:rPr>
          <w:t>)</w:t>
        </w:r>
      </w:ins>
      <w:ins w:id="50" w:author="James Santangelo" w:date="2018-03-13T12:34:00Z">
        <w:r w:rsidR="00E5254F">
          <w:rPr>
            <w:rFonts w:ascii="Times New Roman" w:hAnsi="Times New Roman" w:cs="Times New Roman"/>
          </w:rPr>
          <w:t xml:space="preserve">], where </w:t>
        </w:r>
        <w:proofErr w:type="spellStart"/>
        <w:r w:rsidR="00E5254F">
          <w:rPr>
            <w:rFonts w:ascii="Times New Roman" w:hAnsi="Times New Roman" w:cs="Times New Roman"/>
          </w:rPr>
          <w:t>q</w:t>
        </w:r>
        <w:r w:rsidR="00E5254F">
          <w:rPr>
            <w:rFonts w:ascii="Times New Roman" w:hAnsi="Times New Roman" w:cs="Times New Roman"/>
            <w:vertAlign w:val="subscript"/>
          </w:rPr>
          <w:t>CYP</w:t>
        </w:r>
      </w:ins>
      <w:proofErr w:type="spellEnd"/>
      <w:ins w:id="51" w:author="James Santangelo" w:date="2018-03-13T11:57:00Z">
        <w:r w:rsidR="009152C4">
          <w:rPr>
            <w:rFonts w:ascii="Times New Roman" w:hAnsi="Times New Roman" w:cs="Times New Roman"/>
          </w:rPr>
          <w:t xml:space="preserve"> </w:t>
        </w:r>
      </w:ins>
      <w:ins w:id="52" w:author="James Santangelo" w:date="2018-03-13T12:34:00Z">
        <w:r w:rsidR="00E5254F">
          <w:rPr>
            <w:rFonts w:ascii="Times New Roman" w:hAnsi="Times New Roman" w:cs="Times New Roman"/>
          </w:rPr>
          <w:t xml:space="preserve">and </w:t>
        </w:r>
        <w:proofErr w:type="spellStart"/>
        <w:r w:rsidR="00E5254F" w:rsidRPr="00E5254F">
          <w:rPr>
            <w:rFonts w:ascii="Times New Roman" w:hAnsi="Times New Roman" w:cs="Times New Roman"/>
          </w:rPr>
          <w:t>q</w:t>
        </w:r>
        <w:r w:rsidR="00E5254F">
          <w:rPr>
            <w:rFonts w:ascii="Times New Roman" w:hAnsi="Times New Roman" w:cs="Times New Roman"/>
            <w:vertAlign w:val="subscript"/>
          </w:rPr>
          <w:t>Li</w:t>
        </w:r>
        <w:proofErr w:type="spellEnd"/>
        <w:r w:rsidR="00E5254F" w:rsidRPr="00353D38">
          <w:rPr>
            <w:rFonts w:ascii="Times New Roman" w:hAnsi="Times New Roman" w:cs="Times New Roman"/>
          </w:rPr>
          <w:t xml:space="preserve"> </w:t>
        </w:r>
        <w:r w:rsidR="00E5254F">
          <w:rPr>
            <w:rFonts w:ascii="Times New Roman" w:hAnsi="Times New Roman" w:cs="Times New Roman"/>
          </w:rPr>
          <w:t xml:space="preserve">represent the frequency of the recessive alleles at </w:t>
        </w:r>
        <w:r w:rsidR="00E5254F" w:rsidRPr="00E5254F">
          <w:rPr>
            <w:rFonts w:ascii="Times New Roman" w:hAnsi="Times New Roman" w:cs="Times New Roman"/>
            <w:i/>
            <w:rPrChange w:id="53" w:author="James Santangelo" w:date="2018-03-13T12:34:00Z">
              <w:rPr>
                <w:rFonts w:ascii="Times New Roman" w:hAnsi="Times New Roman" w:cs="Times New Roman"/>
              </w:rPr>
            </w:rPrChange>
          </w:rPr>
          <w:t>CYP79D15</w:t>
        </w:r>
        <w:r w:rsidR="00E5254F">
          <w:rPr>
            <w:rFonts w:ascii="Times New Roman" w:hAnsi="Times New Roman" w:cs="Times New Roman"/>
          </w:rPr>
          <w:t xml:space="preserve"> and </w:t>
        </w:r>
        <w:r w:rsidR="00E5254F" w:rsidRPr="00E5254F">
          <w:rPr>
            <w:rFonts w:ascii="Times New Roman" w:hAnsi="Times New Roman" w:cs="Times New Roman"/>
            <w:i/>
            <w:rPrChange w:id="54" w:author="James Santangelo" w:date="2018-03-13T12:34:00Z">
              <w:rPr>
                <w:rFonts w:ascii="Times New Roman" w:hAnsi="Times New Roman" w:cs="Times New Roman"/>
              </w:rPr>
            </w:rPrChange>
          </w:rPr>
          <w:t>Li</w:t>
        </w:r>
        <w:r w:rsidR="00E5254F">
          <w:rPr>
            <w:rFonts w:ascii="Times New Roman" w:hAnsi="Times New Roman" w:cs="Times New Roman"/>
          </w:rPr>
          <w:t xml:space="preserve">, respectively. </w:t>
        </w:r>
      </w:ins>
      <w:r w:rsidRPr="00353D38">
        <w:rPr>
          <w:rFonts w:ascii="Times New Roman" w:hAnsi="Times New Roman" w:cs="Times New Roman"/>
        </w:rPr>
        <w:t xml:space="preserve">We represented a transect from urban to rural habitats as a one-dimensional, linear matrix with 40 cells, consistent with the number of populations sampled across cities </w:t>
      </w:r>
      <w:del w:id="55" w:author="James Santangelo" w:date="2018-03-13T17:33: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56" w:author="James Santangelo" w:date="2018-03-13T17:33:00Z">
        <w:r w:rsidR="00AD03D5">
          <w:rPr>
            <w:rFonts w:ascii="Times New Roman" w:hAnsi="Times New Roman" w:cs="Times New Roman"/>
          </w:rPr>
          <w:t xml:space="preserve">by Thompson </w:t>
        </w:r>
        <w:r w:rsidR="00AD03D5" w:rsidRPr="00AD03D5">
          <w:rPr>
            <w:rFonts w:ascii="Times New Roman" w:hAnsi="Times New Roman" w:cs="Times New Roman"/>
            <w:i/>
            <w:rPrChange w:id="57" w:author="James Santangelo" w:date="2018-03-13T17:34:00Z">
              <w:rPr>
                <w:rFonts w:ascii="Times New Roman" w:hAnsi="Times New Roman" w:cs="Times New Roman"/>
              </w:rPr>
            </w:rPrChange>
          </w:rPr>
          <w:t>et al.</w:t>
        </w:r>
        <w:r w:rsidR="00AD03D5">
          <w:rPr>
            <w:rFonts w:ascii="Times New Roman" w:hAnsi="Times New Roman" w:cs="Times New Roman"/>
          </w:rPr>
          <w:t xml:space="preserve"> (2016)</w:t>
        </w:r>
      </w:ins>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r w:rsidR="00D23EF8">
        <w:rPr>
          <w:rFonts w:ascii="Times New Roman" w:hAnsi="Times New Roman" w:cs="Times New Roman"/>
        </w:rPr>
        <w:t>S</w:t>
      </w:r>
      <w:r w:rsidR="00DF2266" w:rsidRPr="00353D38">
        <w:rPr>
          <w:rFonts w:ascii="Times New Roman" w:hAnsi="Times New Roman" w:cs="Times New Roman"/>
        </w:rPr>
        <w:t>1</w:t>
      </w:r>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0BCF7FDE"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able S2</w:t>
      </w:r>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clines in cyanogenesis</w:t>
      </w:r>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cyanogenesis clines in the absence of selection. </w:t>
      </w:r>
      <w:r w:rsidR="003970AC">
        <w:rPr>
          <w:rFonts w:ascii="Times New Roman" w:hAnsi="Times New Roman" w:cs="Times New Roman"/>
        </w:rPr>
        <w:t xml:space="preserve">We manipulated drift in two ways: (1) </w:t>
      </w:r>
      <w:ins w:id="58" w:author="James Santangelo" w:date="2018-03-13T08:37:00Z">
        <w:r w:rsidR="00A95C65">
          <w:rPr>
            <w:rFonts w:ascii="Times New Roman" w:hAnsi="Times New Roman" w:cs="Times New Roman"/>
          </w:rPr>
          <w:t>b</w:t>
        </w:r>
      </w:ins>
      <w:del w:id="59" w:author="James Santangelo" w:date="2018-03-13T08:37:00Z">
        <w:r w:rsidR="003970AC" w:rsidDel="00A95C65">
          <w:rPr>
            <w:rFonts w:ascii="Times New Roman" w:hAnsi="Times New Roman" w:cs="Times New Roman"/>
          </w:rPr>
          <w:delText>B</w:delText>
        </w:r>
      </w:del>
      <w:r w:rsidR="003970AC">
        <w:rPr>
          <w:rFonts w:ascii="Times New Roman" w:hAnsi="Times New Roman" w:cs="Times New Roman"/>
        </w:rPr>
        <w:t xml:space="preserve">y imposing a gradient in the </w:t>
      </w:r>
      <w:r w:rsidR="003970AC">
        <w:rPr>
          <w:rFonts w:ascii="Times New Roman" w:hAnsi="Times New Roman" w:cs="Times New Roman"/>
        </w:rPr>
        <w:lastRenderedPageBreak/>
        <w:t>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w:t>
      </w:r>
      <w:ins w:id="60" w:author="James Santangelo" w:date="2018-03-14T15:35:00Z">
        <w:r w:rsidR="00103111">
          <w:rPr>
            <w:rFonts w:ascii="Times New Roman" w:hAnsi="Times New Roman" w:cs="Times New Roman"/>
          </w:rPr>
          <w:t xml:space="preserve"> (figure S1)</w:t>
        </w:r>
      </w:ins>
      <w:r w:rsidR="004529BF">
        <w:rPr>
          <w:rFonts w:ascii="Times New Roman" w:hAnsi="Times New Roman" w:cs="Times New Roman"/>
        </w:rPr>
        <w:t xml:space="preserve">. </w:t>
      </w:r>
      <w:ins w:id="61" w:author="James Santangelo" w:date="2018-03-16T09:09:00Z">
        <w:r w:rsidR="00997DCC">
          <w:rPr>
            <w:rFonts w:ascii="Times New Roman" w:hAnsi="Times New Roman" w:cs="Times New Roman"/>
          </w:rPr>
          <w:t>W</w:t>
        </w:r>
      </w:ins>
      <w:del w:id="62" w:author="James Santangelo" w:date="2018-03-14T16:09:00Z">
        <w:r w:rsidR="004529BF" w:rsidDel="003A35C7">
          <w:rPr>
            <w:rFonts w:ascii="Times New Roman" w:hAnsi="Times New Roman" w:cs="Times New Roman"/>
          </w:rPr>
          <w:delText>W</w:delText>
        </w:r>
      </w:del>
      <w:r w:rsidR="004529BF">
        <w:rPr>
          <w:rFonts w:ascii="Times New Roman" w:hAnsi="Times New Roman" w:cs="Times New Roman"/>
        </w:rPr>
        <w:t xml:space="preserve">e thus </w:t>
      </w:r>
      <w:proofErr w:type="gramStart"/>
      <w:r w:rsidR="004529BF">
        <w:rPr>
          <w:rFonts w:ascii="Times New Roman" w:hAnsi="Times New Roman" w:cs="Times New Roman"/>
        </w:rPr>
        <w:t>focus</w:t>
      </w:r>
      <w:proofErr w:type="gramEnd"/>
      <w:r w:rsidR="004529BF">
        <w:rPr>
          <w:rFonts w:ascii="Times New Roman" w:hAnsi="Times New Roman" w:cs="Times New Roman"/>
        </w:rPr>
        <w:t xml:space="preserve">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w:t>
      </w:r>
      <w:ins w:id="63" w:author="James Santangelo" w:date="2018-03-13T16:50:00Z">
        <w:r w:rsidR="007F2757">
          <w:rPr>
            <w:rFonts w:ascii="Times New Roman" w:hAnsi="Times New Roman" w:cs="Times New Roman"/>
          </w:rPr>
          <w:t xml:space="preserve">methods: </w:t>
        </w:r>
      </w:ins>
      <w:r w:rsidR="00DE412A">
        <w:rPr>
          <w:rFonts w:ascii="Times New Roman" w:hAnsi="Times New Roman" w:cs="Times New Roman"/>
        </w:rPr>
        <w:t>text S1</w:t>
      </w:r>
      <w:ins w:id="64" w:author="James Santangelo" w:date="2018-03-13T16:50:00Z">
        <w:r w:rsidR="007F2757">
          <w:rPr>
            <w:rFonts w:ascii="Times New Roman" w:hAnsi="Times New Roman" w:cs="Times New Roman"/>
          </w:rPr>
          <w:t xml:space="preserve">; results: text </w:t>
        </w:r>
      </w:ins>
      <w:del w:id="65" w:author="James Santangelo" w:date="2018-03-13T16:50:00Z">
        <w:r w:rsidR="00DE412A" w:rsidDel="007F2757">
          <w:rPr>
            <w:rFonts w:ascii="Times New Roman" w:hAnsi="Times New Roman" w:cs="Times New Roman"/>
          </w:rPr>
          <w:delText xml:space="preserve"> and </w:delText>
        </w:r>
      </w:del>
      <w:r w:rsidR="00DE412A">
        <w:rPr>
          <w:rFonts w:ascii="Times New Roman" w:hAnsi="Times New Roman" w:cs="Times New Roman"/>
        </w:rPr>
        <w:t>S2</w:t>
      </w:r>
      <w:del w:id="66" w:author="James Santangelo" w:date="2018-03-13T16:50:00Z">
        <w:r w:rsidR="00DE412A" w:rsidDel="007F2757">
          <w:rPr>
            <w:rFonts w:ascii="Times New Roman" w:hAnsi="Times New Roman" w:cs="Times New Roman"/>
          </w:rPr>
          <w:delText>,</w:delText>
        </w:r>
      </w:del>
      <w:ins w:id="67" w:author="James Santangelo" w:date="2018-03-13T16:50:00Z">
        <w:r w:rsidR="007F2757">
          <w:rPr>
            <w:rFonts w:ascii="Times New Roman" w:hAnsi="Times New Roman" w:cs="Times New Roman"/>
          </w:rPr>
          <w:t>,</w:t>
        </w:r>
      </w:ins>
      <w:r w:rsidR="00DE412A">
        <w:rPr>
          <w:rFonts w:ascii="Times New Roman" w:hAnsi="Times New Roman" w:cs="Times New Roman"/>
        </w:rPr>
        <w:t xml:space="preserve"> figures S1</w:t>
      </w:r>
      <w:r w:rsidR="00EE30A8">
        <w:rPr>
          <w:rFonts w:ascii="Times New Roman" w:hAnsi="Times New Roman" w:cs="Times New Roman"/>
        </w:rPr>
        <w:t xml:space="preserve"> to </w:t>
      </w:r>
      <w:r w:rsidR="00DE412A">
        <w:rPr>
          <w:rFonts w:ascii="Times New Roman" w:hAnsi="Times New Roman" w:cs="Times New Roman"/>
        </w:rPr>
        <w:t>S</w:t>
      </w:r>
      <w:ins w:id="68" w:author="James Santangelo" w:date="2018-03-14T16:09:00Z">
        <w:r w:rsidR="003A35C7">
          <w:rPr>
            <w:rFonts w:ascii="Times New Roman" w:hAnsi="Times New Roman" w:cs="Times New Roman"/>
          </w:rPr>
          <w:t>5, figure S7</w:t>
        </w:r>
      </w:ins>
      <w:del w:id="69" w:author="James Santangelo" w:date="2018-03-14T16:09:00Z">
        <w:r w:rsidR="00DE412A" w:rsidDel="003A35C7">
          <w:rPr>
            <w:rFonts w:ascii="Times New Roman" w:hAnsi="Times New Roman" w:cs="Times New Roman"/>
          </w:rPr>
          <w:delText>3</w:delText>
        </w:r>
      </w:del>
      <w:r w:rsidR="00312922">
        <w:rPr>
          <w:rFonts w:ascii="Times New Roman" w:hAnsi="Times New Roman" w:cs="Times New Roman"/>
        </w:rPr>
        <w:t>). In addition, we focus our results on cases where the initial frequency of dominant alleles was 0.5, which resulted in the strongest clines, and consider the effects of initial allele frequency in the electronic supplementary material (text S3, figure S</w:t>
      </w:r>
      <w:ins w:id="70" w:author="James Santangelo" w:date="2018-03-14T16:10:00Z">
        <w:r w:rsidR="003A35C7">
          <w:rPr>
            <w:rFonts w:ascii="Times New Roman" w:hAnsi="Times New Roman" w:cs="Times New Roman"/>
          </w:rPr>
          <w:t>6</w:t>
        </w:r>
      </w:ins>
      <w:del w:id="71" w:author="James Santangelo" w:date="2018-03-14T16:10:00Z">
        <w:r w:rsidR="00DE412A" w:rsidDel="003A35C7">
          <w:rPr>
            <w:rFonts w:ascii="Times New Roman" w:hAnsi="Times New Roman" w:cs="Times New Roman"/>
          </w:rPr>
          <w:delText>4</w:delText>
        </w:r>
      </w:del>
      <w:r w:rsidR="00312922">
        <w:rPr>
          <w:rFonts w:ascii="Times New Roman" w:hAnsi="Times New Roman" w:cs="Times New Roman"/>
        </w:rPr>
        <w:t xml:space="preserve"> and S</w:t>
      </w:r>
      <w:ins w:id="72" w:author="James Santangelo" w:date="2018-03-14T16:10:00Z">
        <w:r w:rsidR="003A35C7">
          <w:rPr>
            <w:rFonts w:ascii="Times New Roman" w:hAnsi="Times New Roman" w:cs="Times New Roman"/>
          </w:rPr>
          <w:t>7</w:t>
        </w:r>
      </w:ins>
      <w:del w:id="73" w:author="James Santangelo" w:date="2018-03-14T16:10:00Z">
        <w:r w:rsidR="00DE412A" w:rsidDel="003A35C7">
          <w:rPr>
            <w:rFonts w:ascii="Times New Roman" w:hAnsi="Times New Roman" w:cs="Times New Roman"/>
          </w:rPr>
          <w:delText>5</w:delText>
        </w:r>
      </w:del>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16506E61" w:rsidR="00695730" w:rsidRPr="00AD564B" w:rsidDel="007F2757" w:rsidRDefault="00695730" w:rsidP="00000BA7">
      <w:pPr>
        <w:spacing w:line="360" w:lineRule="auto"/>
        <w:outlineLvl w:val="0"/>
        <w:rPr>
          <w:del w:id="74" w:author="James Santangelo" w:date="2018-03-13T16:47:00Z"/>
          <w:rFonts w:ascii="Times New Roman" w:hAnsi="Times New Roman" w:cs="Times New Roman"/>
          <w:u w:val="single"/>
        </w:rPr>
      </w:pPr>
      <w:del w:id="75" w:author="James Santangelo" w:date="2018-03-13T16:47:00Z">
        <w:r w:rsidRPr="00AD564B" w:rsidDel="007F2757">
          <w:rPr>
            <w:rFonts w:ascii="Times New Roman" w:hAnsi="Times New Roman" w:cs="Times New Roman"/>
            <w:u w:val="single"/>
          </w:rPr>
          <w:delText xml:space="preserve">Drift scenario 1: Gradient in </w:delText>
        </w:r>
        <w:r w:rsidR="00245592" w:rsidDel="007F2757">
          <w:rPr>
            <w:rFonts w:ascii="Times New Roman" w:hAnsi="Times New Roman" w:cs="Times New Roman"/>
            <w:u w:val="single"/>
          </w:rPr>
          <w:delText>carrying capacity</w:delText>
        </w:r>
        <w:r w:rsidR="00C2777D" w:rsidRPr="00AD564B" w:rsidDel="007F2757">
          <w:rPr>
            <w:rFonts w:ascii="Times New Roman" w:hAnsi="Times New Roman" w:cs="Times New Roman"/>
            <w:u w:val="single"/>
          </w:rPr>
          <w:delText xml:space="preserve"> across the landscape</w:delText>
        </w:r>
      </w:del>
    </w:p>
    <w:p w14:paraId="1D3D3862" w14:textId="66B416BE" w:rsidR="00695730"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The first scenario </w:t>
      </w:r>
      <w:ins w:id="76" w:author="James Santangelo" w:date="2018-03-13T16:48:00Z">
        <w:r w:rsidR="007F2757">
          <w:rPr>
            <w:rFonts w:ascii="Times New Roman" w:hAnsi="Times New Roman" w:cs="Times New Roman"/>
          </w:rPr>
          <w:t xml:space="preserve">(i.e. gradient in carrying capacity) </w:t>
        </w:r>
      </w:ins>
      <w:r w:rsidRPr="00353D38">
        <w:rPr>
          <w:rFonts w:ascii="Times New Roman" w:hAnsi="Times New Roman" w:cs="Times New Roman"/>
        </w:rPr>
        <w:t>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r w:rsidR="00D23EF8">
        <w:rPr>
          <w:rFonts w:ascii="Times New Roman" w:hAnsi="Times New Roman" w:cs="Times New Roman"/>
        </w:rPr>
        <w:t>S</w:t>
      </w:r>
      <w:ins w:id="77" w:author="James Santangelo" w:date="2018-03-14T16:10:00Z">
        <w:r w:rsidR="003A35C7">
          <w:rPr>
            <w:rFonts w:ascii="Times New Roman" w:hAnsi="Times New Roman" w:cs="Times New Roman"/>
          </w:rPr>
          <w:t>8</w:t>
        </w:r>
      </w:ins>
      <w:del w:id="78" w:author="James Santangelo" w:date="2018-03-14T16:10:00Z">
        <w:r w:rsidR="00EE30A8" w:rsidDel="003A35C7">
          <w:rPr>
            <w:rFonts w:ascii="Times New Roman" w:hAnsi="Times New Roman" w:cs="Times New Roman"/>
          </w:rPr>
          <w:delText>6</w:delText>
        </w:r>
      </w:del>
      <w:r w:rsidR="00EE0034" w:rsidRPr="00EE0034">
        <w:rPr>
          <w:rFonts w:ascii="Times New Roman" w:hAnsi="Times New Roman" w:cs="Times New Roman"/>
          <w:i/>
        </w:rPr>
        <w:t>a</w:t>
      </w:r>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w:t>
      </w:r>
      <w:ins w:id="79" w:author="James Santangelo" w:date="2018-03-13T08:43:00Z">
        <w:r w:rsidR="00A520EB">
          <w:rPr>
            <w:rFonts w:ascii="Times New Roman" w:hAnsi="Times New Roman" w:cs="Times New Roman"/>
          </w:rPr>
          <w:t>, for simplicity,</w:t>
        </w:r>
      </w:ins>
      <w:r w:rsidRPr="00FC1F6A">
        <w:rPr>
          <w:rFonts w:ascii="Times New Roman" w:hAnsi="Times New Roman" w:cs="Times New Roman"/>
        </w:rPr>
        <w:t xml:space="preserve">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r w:rsidR="00D23EF8">
        <w:rPr>
          <w:rFonts w:ascii="Times New Roman" w:hAnsi="Times New Roman" w:cs="Times New Roman"/>
        </w:rPr>
        <w:t>S</w:t>
      </w:r>
      <w:ins w:id="80" w:author="James Santangelo" w:date="2018-03-14T16:10:00Z">
        <w:r w:rsidR="003A35C7">
          <w:rPr>
            <w:rFonts w:ascii="Times New Roman" w:hAnsi="Times New Roman" w:cs="Times New Roman"/>
          </w:rPr>
          <w:t>8</w:t>
        </w:r>
      </w:ins>
      <w:del w:id="81" w:author="James Santangelo" w:date="2018-03-14T16:10:00Z">
        <w:r w:rsidR="00EE30A8" w:rsidDel="003A35C7">
          <w:rPr>
            <w:rFonts w:ascii="Times New Roman" w:hAnsi="Times New Roman" w:cs="Times New Roman"/>
          </w:rPr>
          <w:delText>6</w:delText>
        </w:r>
      </w:del>
      <w:r w:rsidR="00EE0034" w:rsidRPr="00FC1F6A">
        <w:rPr>
          <w:rFonts w:ascii="Times New Roman" w:hAnsi="Times New Roman" w:cs="Times New Roman"/>
          <w:i/>
        </w:rPr>
        <w:t>a</w:t>
      </w:r>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43E06CB6" w:rsidR="00306ADE" w:rsidRPr="00242F52" w:rsidRDefault="00306ADE" w:rsidP="00353D38">
      <w:pPr>
        <w:spacing w:line="480" w:lineRule="auto"/>
        <w:rPr>
          <w:rFonts w:ascii="Times New Roman" w:hAnsi="Times New Roman" w:cs="Times New Roman"/>
        </w:rPr>
      </w:pPr>
      <w:r>
        <w:rPr>
          <w:rFonts w:ascii="Times New Roman" w:hAnsi="Times New Roman" w:cs="Times New Roman"/>
        </w:rPr>
        <w:lastRenderedPageBreak/>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which we expected to generate the strongest 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.1; 0.2; 0.35; 0.5, 1.0, table S2</w:t>
      </w:r>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S4</w:t>
      </w:r>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del w:id="82" w:author="James Santangelo" w:date="2018-03-13T08:40:00Z">
        <w:r w:rsidR="002E5AF7" w:rsidDel="00A95C65">
          <w:rPr>
            <w:rFonts w:ascii="Times New Roman" w:hAnsi="Times New Roman" w:cs="Times New Roman"/>
          </w:rPr>
          <w:delText xml:space="preserve">drift in </w:delText>
        </w:r>
      </w:del>
      <w:r w:rsidR="002E5AF7">
        <w:rPr>
          <w:rFonts w:ascii="Times New Roman" w:hAnsi="Times New Roman" w:cs="Times New Roman"/>
        </w:rPr>
        <w:t xml:space="preserve">the </w:t>
      </w:r>
      <w:ins w:id="83" w:author="James Santangelo" w:date="2018-03-13T08:40:00Z">
        <w:r w:rsidR="00A95C65">
          <w:rPr>
            <w:rFonts w:ascii="Times New Roman" w:hAnsi="Times New Roman" w:cs="Times New Roman"/>
          </w:rPr>
          <w:t xml:space="preserve">drift </w:t>
        </w:r>
      </w:ins>
      <w:r w:rsidR="002E5AF7">
        <w:rPr>
          <w:rFonts w:ascii="Times New Roman" w:hAnsi="Times New Roman" w:cs="Times New Roman"/>
        </w:rPr>
        <w:t xml:space="preserve">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supplementary materials (text S4</w:t>
      </w:r>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6902DF0F"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cyanogenesis clines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 xml:space="preserve">Thompson </w:t>
      </w:r>
      <w:r w:rsidR="003F6316" w:rsidRPr="00AD03D5">
        <w:rPr>
          <w:rFonts w:ascii="Times New Roman" w:hAnsi="Times New Roman" w:cs="Times New Roman"/>
          <w:i/>
          <w:rPrChange w:id="84" w:author="James Santangelo" w:date="2018-03-13T17:34:00Z">
            <w:rPr>
              <w:rFonts w:ascii="Times New Roman" w:hAnsi="Times New Roman" w:cs="Times New Roman"/>
            </w:rPr>
          </w:rPrChange>
        </w:rPr>
        <w:t>et al.</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w:t>
      </w:r>
      <w:r w:rsidRPr="00353D38">
        <w:rPr>
          <w:rFonts w:ascii="Times New Roman" w:hAnsi="Times New Roman" w:cs="Times New Roman"/>
        </w:rPr>
        <w:lastRenderedPageBreak/>
        <w:t xml:space="preserve">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figure S</w:t>
      </w:r>
      <w:ins w:id="85" w:author="James Santangelo" w:date="2018-03-14T16:11:00Z">
        <w:r w:rsidR="003A35C7">
          <w:rPr>
            <w:rFonts w:ascii="Times New Roman" w:hAnsi="Times New Roman" w:cs="Times New Roman"/>
          </w:rPr>
          <w:t>9</w:t>
        </w:r>
      </w:ins>
      <w:del w:id="86" w:author="James Santangelo" w:date="2018-03-14T16:11:00Z">
        <w:r w:rsidR="00EE30A8" w:rsidDel="003A35C7">
          <w:rPr>
            <w:rFonts w:ascii="Times New Roman" w:hAnsi="Times New Roman" w:cs="Times New Roman"/>
          </w:rPr>
          <w:delText>7</w:delText>
        </w:r>
      </w:del>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e simulated 10 different maximum selection coefficients (</w:t>
      </w:r>
      <w:ins w:id="87" w:author="James Santangelo" w:date="2018-03-13T12:43:00Z">
        <w:r w:rsidR="00954EB0" w:rsidRPr="00954EB0">
          <w:rPr>
            <w:rFonts w:ascii="Times New Roman" w:hAnsi="Times New Roman" w:cs="Times New Roman"/>
            <w:i/>
          </w:rPr>
          <w:t>s</w:t>
        </w:r>
        <w:r w:rsidR="00954EB0">
          <w:rPr>
            <w:rFonts w:ascii="Times New Roman" w:hAnsi="Times New Roman" w:cs="Times New Roman"/>
          </w:rPr>
          <w:t xml:space="preserve"> = </w:t>
        </w:r>
      </w:ins>
      <w:r w:rsidRPr="00954EB0">
        <w:rPr>
          <w:rFonts w:ascii="Times New Roman" w:hAnsi="Times New Roman" w:cs="Times New Roman"/>
        </w:rPr>
        <w:t>0</w:t>
      </w:r>
      <w:r w:rsidRPr="00353D38">
        <w:rPr>
          <w:rFonts w:ascii="Times New Roman" w:hAnsi="Times New Roman" w:cs="Times New Roman"/>
        </w:rPr>
        <w:t xml:space="preserve">; 0.001; 0.0025; 0.005; 0.0075; 0.01; 0.025; 0.05; 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2FFDB7C2"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AD03D5" w:rsidRPr="00AD03D5">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AD03D5" w:rsidRPr="00AD03D5">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AD03D5" w:rsidRPr="00AD03D5">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cyanogenesis </w:t>
      </w:r>
      <w:r w:rsidRPr="00353D38">
        <w:rPr>
          <w:rFonts w:ascii="Times New Roman" w:hAnsi="Times New Roman" w:cs="Times New Roman"/>
        </w:rPr>
        <w:t>(</w:t>
      </w:r>
      <w:r w:rsidR="00A71B8F">
        <w:rPr>
          <w:rFonts w:ascii="Times New Roman" w:hAnsi="Times New Roman" w:cs="Times New Roman"/>
        </w:rPr>
        <w:t>text S</w:t>
      </w:r>
      <w:r w:rsidR="00FD6465">
        <w:rPr>
          <w:rFonts w:ascii="Times New Roman" w:hAnsi="Times New Roman" w:cs="Times New Roman"/>
        </w:rPr>
        <w:t>5, figure S</w:t>
      </w:r>
      <w:ins w:id="88" w:author="James Santangelo" w:date="2018-03-14T16:11:00Z">
        <w:r w:rsidR="003A35C7">
          <w:rPr>
            <w:rFonts w:ascii="Times New Roman" w:hAnsi="Times New Roman" w:cs="Times New Roman"/>
          </w:rPr>
          <w:t>10</w:t>
        </w:r>
      </w:ins>
      <w:del w:id="89" w:author="James Santangelo" w:date="2018-03-14T16:11:00Z">
        <w:r w:rsidR="00EE30A8" w:rsidDel="003A35C7">
          <w:rPr>
            <w:rFonts w:ascii="Times New Roman" w:hAnsi="Times New Roman" w:cs="Times New Roman"/>
          </w:rPr>
          <w:delText>8</w:delText>
        </w:r>
      </w:del>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w:t>
      </w:r>
      <w:r w:rsidRPr="00353D38">
        <w:rPr>
          <w:rFonts w:ascii="Times New Roman" w:hAnsi="Times New Roman" w:cs="Times New Roman"/>
        </w:rPr>
        <w:lastRenderedPageBreak/>
        <w:t xml:space="preserve">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04FCE1E8" w:rsidR="006B2E94" w:rsidRDefault="006B2E94" w:rsidP="006B2E94">
      <w:pPr>
        <w:spacing w:line="480" w:lineRule="auto"/>
        <w:rPr>
          <w:rFonts w:ascii="Times New Roman" w:hAnsi="Times New Roman" w:cs="Times New Roman"/>
        </w:rPr>
      </w:pPr>
      <w:r>
        <w:rPr>
          <w:rFonts w:ascii="Times New Roman" w:hAnsi="Times New Roman" w:cs="Times New Roman"/>
        </w:rPr>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Again, we focus on drift scenario 1 because the results from drift scenario 2 were qualitatively similar and are presented in the online supplementary materials (</w:t>
      </w:r>
      <w:ins w:id="90" w:author="James Santangelo" w:date="2018-03-13T16:52:00Z">
        <w:r w:rsidR="007F2757">
          <w:rPr>
            <w:rFonts w:ascii="Times New Roman" w:hAnsi="Times New Roman" w:cs="Times New Roman"/>
          </w:rPr>
          <w:t xml:space="preserve">methods: </w:t>
        </w:r>
      </w:ins>
      <w:r w:rsidR="00FD6091">
        <w:rPr>
          <w:rFonts w:ascii="Times New Roman" w:hAnsi="Times New Roman" w:cs="Times New Roman"/>
        </w:rPr>
        <w:t>text S</w:t>
      </w:r>
      <w:r w:rsidR="00FD6465">
        <w:rPr>
          <w:rFonts w:ascii="Times New Roman" w:hAnsi="Times New Roman" w:cs="Times New Roman"/>
        </w:rPr>
        <w:t>1</w:t>
      </w:r>
      <w:r w:rsidR="00FD6465">
        <w:rPr>
          <w:rFonts w:ascii="Times New Roman" w:hAnsi="Times New Roman" w:cs="Times New Roman"/>
          <w:i/>
        </w:rPr>
        <w:t>b</w:t>
      </w:r>
      <w:ins w:id="91" w:author="James Santangelo" w:date="2018-03-13T16:52:00Z">
        <w:r w:rsidR="007F2757" w:rsidRPr="007F2757">
          <w:rPr>
            <w:rFonts w:ascii="Times New Roman" w:hAnsi="Times New Roman" w:cs="Times New Roman"/>
            <w:rPrChange w:id="92" w:author="James Santangelo" w:date="2018-03-13T16:52:00Z">
              <w:rPr>
                <w:rFonts w:ascii="Times New Roman" w:hAnsi="Times New Roman" w:cs="Times New Roman"/>
                <w:i/>
              </w:rPr>
            </w:rPrChange>
          </w:rPr>
          <w:t>; results:</w:t>
        </w:r>
      </w:ins>
      <w:del w:id="93" w:author="James Santangelo" w:date="2018-03-13T16:52:00Z">
        <w:r w:rsidR="00FD6465" w:rsidDel="007F2757">
          <w:rPr>
            <w:rFonts w:ascii="Times New Roman" w:hAnsi="Times New Roman" w:cs="Times New Roman"/>
            <w:i/>
          </w:rPr>
          <w:delText xml:space="preserve"> </w:delText>
        </w:r>
        <w:r w:rsidR="00FD6465" w:rsidDel="007F2757">
          <w:rPr>
            <w:rFonts w:ascii="Times New Roman" w:hAnsi="Times New Roman" w:cs="Times New Roman"/>
          </w:rPr>
          <w:delText>and</w:delText>
        </w:r>
      </w:del>
      <w:r w:rsidR="00FD6465">
        <w:rPr>
          <w:rFonts w:ascii="Times New Roman" w:hAnsi="Times New Roman" w:cs="Times New Roman"/>
        </w:rPr>
        <w:t xml:space="preserve"> </w:t>
      </w:r>
      <w:ins w:id="94" w:author="James Santangelo" w:date="2018-03-14T16:13:00Z">
        <w:r w:rsidR="003A35C7">
          <w:rPr>
            <w:rFonts w:ascii="Times New Roman" w:hAnsi="Times New Roman" w:cs="Times New Roman"/>
          </w:rPr>
          <w:t xml:space="preserve">text </w:t>
        </w:r>
      </w:ins>
      <w:r w:rsidR="00FD6465">
        <w:rPr>
          <w:rFonts w:ascii="Times New Roman" w:hAnsi="Times New Roman" w:cs="Times New Roman"/>
        </w:rPr>
        <w:t>S2</w:t>
      </w:r>
      <w:r w:rsidR="00FD6465">
        <w:rPr>
          <w:rFonts w:ascii="Times New Roman" w:hAnsi="Times New Roman" w:cs="Times New Roman"/>
          <w:i/>
        </w:rPr>
        <w:t>b</w:t>
      </w:r>
      <w:r w:rsidR="00FD6091">
        <w:rPr>
          <w:rFonts w:ascii="Times New Roman" w:hAnsi="Times New Roman" w:cs="Times New Roman"/>
        </w:rPr>
        <w:t>, figure S</w:t>
      </w:r>
      <w:ins w:id="95" w:author="James Santangelo" w:date="2018-03-14T16:13:00Z">
        <w:r w:rsidR="003A35C7">
          <w:rPr>
            <w:rFonts w:ascii="Times New Roman" w:hAnsi="Times New Roman" w:cs="Times New Roman"/>
          </w:rPr>
          <w:t>5</w:t>
        </w:r>
      </w:ins>
      <w:del w:id="96" w:author="James Santangelo" w:date="2018-03-14T16:13:00Z">
        <w:r w:rsidR="00FD6091" w:rsidDel="003A35C7">
          <w:rPr>
            <w:rFonts w:ascii="Times New Roman" w:hAnsi="Times New Roman" w:cs="Times New Roman"/>
          </w:rPr>
          <w:delText>3</w:delText>
        </w:r>
      </w:del>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3EBED7E9"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r w:rsidR="00A21D7B">
        <w:rPr>
          <w:rFonts w:ascii="Times New Roman" w:hAnsi="Times New Roman" w:cs="Times New Roman"/>
        </w:rPr>
        <w:t>S2</w:t>
      </w:r>
      <w:r w:rsidRPr="00353D38">
        <w:rPr>
          <w:rFonts w:ascii="Times New Roman" w:hAnsi="Times New Roman" w:cs="Times New Roman"/>
        </w:rPr>
        <w:t xml:space="preserve">. For each iteration, we ran a linear regression using within-population HCN frequency as the response variable and distance from the urban-most population (i.e. patch 40) as the predictor. For simulations involving complete colonization of the landscape (i.e. drift scenario 1 above), this </w:t>
      </w:r>
      <w:r w:rsidRPr="00353D38">
        <w:rPr>
          <w:rFonts w:ascii="Times New Roman" w:hAnsi="Times New Roman" w:cs="Times New Roman"/>
        </w:rPr>
        <w:lastRenderedPageBreak/>
        <w:t>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S6, figure S</w:t>
      </w:r>
      <w:ins w:id="97" w:author="James Santangelo" w:date="2018-03-14T16:13:00Z">
        <w:r w:rsidR="003A35C7">
          <w:rPr>
            <w:rFonts w:ascii="Times New Roman" w:hAnsi="Times New Roman" w:cs="Times New Roman"/>
          </w:rPr>
          <w:t>11</w:t>
        </w:r>
      </w:ins>
      <w:del w:id="98" w:author="James Santangelo" w:date="2018-03-14T16:13:00Z">
        <w:r w:rsidR="00EE30A8" w:rsidDel="003A35C7">
          <w:rPr>
            <w:rFonts w:ascii="Times New Roman" w:hAnsi="Times New Roman" w:cs="Times New Roman"/>
          </w:rPr>
          <w:delText>9</w:delText>
        </w:r>
      </w:del>
      <w:r w:rsidR="00303AF0">
        <w:rPr>
          <w:rFonts w:ascii="Times New Roman" w:hAnsi="Times New Roman" w:cs="Times New Roman"/>
        </w:rPr>
        <w:t>)</w:t>
      </w:r>
      <w:r w:rsidRPr="00353D38">
        <w:rPr>
          <w:rFonts w:ascii="Times New Roman" w:hAnsi="Times New Roman" w:cs="Times New Roman"/>
        </w:rPr>
        <w:t xml:space="preserve">. For simulations 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del w:id="99" w:author="James Santangelo" w:date="2018-03-14T16:14:00Z">
        <w:r w:rsidR="002404D6" w:rsidDel="003A35C7">
          <w:rPr>
            <w:rFonts w:ascii="Times New Roman" w:hAnsi="Times New Roman" w:cs="Times New Roman"/>
          </w:rPr>
          <w:delText xml:space="preserve">, </w:delText>
        </w:r>
        <w:r w:rsidR="00EE30A8" w:rsidDel="003A35C7">
          <w:rPr>
            <w:rFonts w:ascii="Times New Roman" w:hAnsi="Times New Roman" w:cs="Times New Roman"/>
          </w:rPr>
          <w:delText>text S1 and S2, figures S1 to S3</w:delText>
        </w:r>
      </w:del>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cyanogenesis clines reported </w:t>
      </w:r>
      <w:del w:id="100" w:author="James Santangelo" w:date="2018-03-13T17:34:00Z">
        <w:r w:rsidRPr="00353D38" w:rsidDel="00AD03D5">
          <w:rPr>
            <w:rFonts w:ascii="Times New Roman" w:hAnsi="Times New Roman" w:cs="Times New Roman"/>
          </w:rPr>
          <w:delText xml:space="preserve">by </w:delText>
        </w:r>
        <w:r w:rsidRPr="00353D38" w:rsidDel="00AD03D5">
          <w:rPr>
            <w:rFonts w:ascii="Times New Roman" w:hAnsi="Times New Roman" w:cs="Times New Roman"/>
          </w:rPr>
          <w:fldChar w:fldCharType="begin" w:fldLock="1"/>
        </w:r>
        <w:r w:rsidR="00AD03D5" w:rsidRPr="00AD03D5" w:rsidDel="00AD03D5">
          <w:rPr>
            <w:rFonts w:ascii="Times New Roman" w:hAnsi="Times New Roman" w:cs="Times New Roman"/>
          </w:rPr>
          <w:del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"[24]", "manualFormatting" : "Thompson et al. (2016)", "plainTextFormattedCitation" : "[24]", "previouslyFormattedCitation" : "[24]" }, "properties" : {  }, "schema" : "https://github.com/citation-style-language/schema/raw/master/csl-citation.json" }</w:delInstrText>
        </w:r>
        <w:r w:rsidRPr="00353D38" w:rsidDel="00AD03D5">
          <w:rPr>
            <w:rFonts w:ascii="Times New Roman" w:hAnsi="Times New Roman" w:cs="Times New Roman"/>
          </w:rPr>
          <w:fldChar w:fldCharType="separate"/>
        </w:r>
        <w:r w:rsidRPr="00AD03D5" w:rsidDel="00AD03D5">
          <w:rPr>
            <w:rFonts w:ascii="Times New Roman" w:hAnsi="Times New Roman" w:cs="Times New Roman"/>
            <w:noProof/>
          </w:rPr>
          <w:delText>Thompson et al. (2016)</w:delText>
        </w:r>
        <w:r w:rsidRPr="00353D38" w:rsidDel="00AD03D5">
          <w:rPr>
            <w:rFonts w:ascii="Times New Roman" w:hAnsi="Times New Roman" w:cs="Times New Roman"/>
          </w:rPr>
          <w:fldChar w:fldCharType="end"/>
        </w:r>
      </w:del>
      <w:ins w:id="101" w:author="James Santangelo" w:date="2018-03-13T17:34:00Z">
        <w:r w:rsidR="00AD03D5">
          <w:rPr>
            <w:rFonts w:ascii="Times New Roman" w:hAnsi="Times New Roman" w:cs="Times New Roman"/>
          </w:rPr>
          <w:t>by Thompson et al. (2016)</w:t>
        </w:r>
      </w:ins>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AD03D5" w:rsidRPr="00AD03D5">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1984EA99" w:rsidR="0044259C" w:rsidRPr="00245592" w:rsidDel="007F2757" w:rsidRDefault="0044259C" w:rsidP="00E03818">
      <w:pPr>
        <w:spacing w:line="480" w:lineRule="auto"/>
        <w:outlineLvl w:val="0"/>
        <w:rPr>
          <w:del w:id="102" w:author="James Santangelo" w:date="2018-03-13T16:53:00Z"/>
          <w:rFonts w:ascii="Times New Roman" w:hAnsi="Times New Roman" w:cs="Times New Roman"/>
          <w:u w:val="single"/>
        </w:rPr>
      </w:pPr>
      <w:del w:id="103" w:author="James Santangelo" w:date="2018-03-13T16:53:00Z">
        <w:r w:rsidRPr="00245592" w:rsidDel="007F2757">
          <w:rPr>
            <w:rFonts w:ascii="Times New Roman" w:hAnsi="Times New Roman" w:cs="Times New Roman"/>
            <w:u w:val="single"/>
          </w:rPr>
          <w:delText xml:space="preserve">Drift scenario 1: </w:delText>
        </w:r>
        <w:r w:rsidRPr="00245592" w:rsidDel="007F2757">
          <w:rPr>
            <w:rFonts w:ascii="Times New Roman" w:hAnsi="Times New Roman" w:cs="Times New Roman"/>
            <w:u w:val="single"/>
            <w:lang w:val="en-US"/>
          </w:rPr>
          <w:delText>Gradient in carrying capacity</w:delText>
        </w:r>
        <w:r w:rsidRPr="00245592" w:rsidDel="007F2757">
          <w:rPr>
            <w:rFonts w:ascii="Times New Roman" w:hAnsi="Times New Roman" w:cs="Times New Roman"/>
            <w:u w:val="single"/>
          </w:rPr>
          <w:delText xml:space="preserve"> </w:delText>
        </w:r>
        <w:r w:rsidR="00245592" w:rsidDel="007F2757">
          <w:rPr>
            <w:rFonts w:ascii="Times New Roman" w:hAnsi="Times New Roman" w:cs="Times New Roman"/>
            <w:u w:val="single"/>
          </w:rPr>
          <w:delText>across the landscape</w:delText>
        </w:r>
      </w:del>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w:t>
      </w:r>
      <w:r>
        <w:rPr>
          <w:rFonts w:ascii="Times New Roman" w:hAnsi="Times New Roman" w:cs="Times New Roman"/>
        </w:rPr>
        <w:lastRenderedPageBreak/>
        <w:t xml:space="preserve">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c</w:t>
      </w:r>
      <w:r w:rsidRPr="00CB0ADF">
        <w:rPr>
          <w:rFonts w:ascii="Times New Roman" w:hAnsi="Times New Roman" w:cs="Times New Roman"/>
        </w:rPr>
        <w:t>).</w:t>
      </w:r>
    </w:p>
    <w:p w14:paraId="21EE55AB" w14:textId="103B70CE"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b</w:t>
      </w:r>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w:t>
      </w:r>
      <w:ins w:id="104" w:author="James Santangelo" w:date="2018-03-13T15:42:00Z">
        <w:r w:rsidR="00ED5D72">
          <w:rPr>
            <w:rFonts w:ascii="Times New Roman" w:hAnsi="Times New Roman" w:cs="Times New Roman"/>
          </w:rPr>
          <w:t xml:space="preserve">underlying HCN </w:t>
        </w:r>
      </w:ins>
      <w:r w:rsidRPr="00CB0ADF">
        <w:rPr>
          <w:rFonts w:ascii="Times New Roman" w:hAnsi="Times New Roman" w:cs="Times New Roman"/>
        </w:rPr>
        <w:t xml:space="preserve">(i.e.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w:t>
      </w:r>
      <w:del w:id="105" w:author="James Santangelo" w:date="2018-03-13T15:44:00Z">
        <w:r w:rsidDel="00ED5D72">
          <w:rPr>
            <w:rFonts w:ascii="Times New Roman" w:hAnsi="Times New Roman" w:cs="Times New Roman"/>
          </w:rPr>
          <w:delText>under even a strong gradient in drift</w:delText>
        </w:r>
        <w:r w:rsidRPr="00CB0ADF" w:rsidDel="00ED5D72">
          <w:rPr>
            <w:rFonts w:ascii="Times New Roman" w:hAnsi="Times New Roman" w:cs="Times New Roman"/>
          </w:rPr>
          <w:delText>, independent of</w:delText>
        </w:r>
      </w:del>
      <w:ins w:id="106" w:author="James Santangelo" w:date="2018-03-13T15:44:00Z">
        <w:r w:rsidR="00ED5D72">
          <w:rPr>
            <w:rFonts w:ascii="Times New Roman" w:hAnsi="Times New Roman" w:cs="Times New Roman"/>
          </w:rPr>
          <w:t>for all</w:t>
        </w:r>
      </w:ins>
      <w:r w:rsidRPr="00CB0ADF">
        <w:rPr>
          <w:rFonts w:ascii="Times New Roman" w:hAnsi="Times New Roman" w:cs="Times New Roman"/>
        </w:rPr>
        <w:t xml:space="preserve"> </w:t>
      </w:r>
      <w:r w:rsidR="00D33208">
        <w:rPr>
          <w:rFonts w:ascii="Times New Roman" w:hAnsi="Times New Roman" w:cs="Times New Roman"/>
        </w:rPr>
        <w:t>levels of gene flow</w:t>
      </w:r>
      <w:ins w:id="107" w:author="James Santangelo" w:date="2018-03-13T15:51:00Z">
        <w:r w:rsidR="00362C7E">
          <w:rPr>
            <w:rFonts w:ascii="Times New Roman" w:hAnsi="Times New Roman" w:cs="Times New Roman"/>
          </w:rPr>
          <w:t xml:space="preserve"> (figure 2b)</w:t>
        </w:r>
      </w:ins>
      <w:ins w:id="108" w:author="James Santangelo" w:date="2018-03-13T16:04:00Z">
        <w:r w:rsidR="00E20869">
          <w:rPr>
            <w:rFonts w:ascii="Times New Roman" w:hAnsi="Times New Roman" w:cs="Times New Roman"/>
          </w:rPr>
          <w:t>;</w:t>
        </w:r>
      </w:ins>
      <w:ins w:id="109" w:author="James Santangelo" w:date="2018-03-13T16:03:00Z">
        <w:r w:rsidR="00E20869">
          <w:rPr>
            <w:rFonts w:ascii="Times New Roman" w:hAnsi="Times New Roman" w:cs="Times New Roman"/>
          </w:rPr>
          <w:t xml:space="preserve"> </w:t>
        </w:r>
      </w:ins>
      <w:ins w:id="110" w:author="James Santangelo" w:date="2018-03-13T16:07:00Z">
        <w:r w:rsidR="00E20869">
          <w:rPr>
            <w:rFonts w:ascii="Times New Roman" w:hAnsi="Times New Roman" w:cs="Times New Roman"/>
          </w:rPr>
          <w:t xml:space="preserve">at single loci (e.g. </w:t>
        </w:r>
        <w:r w:rsidR="00E20869">
          <w:rPr>
            <w:rFonts w:ascii="Times New Roman" w:hAnsi="Times New Roman" w:cs="Times New Roman"/>
            <w:i/>
          </w:rPr>
          <w:t xml:space="preserve">CYP79D15 </w:t>
        </w:r>
        <w:r w:rsidR="00E20869">
          <w:rPr>
            <w:rFonts w:ascii="Times New Roman" w:hAnsi="Times New Roman" w:cs="Times New Roman"/>
          </w:rPr>
          <w:t xml:space="preserve">and </w:t>
        </w:r>
        <w:r w:rsidR="00E20869">
          <w:rPr>
            <w:rFonts w:ascii="Times New Roman" w:hAnsi="Times New Roman" w:cs="Times New Roman"/>
            <w:i/>
          </w:rPr>
          <w:t>Li</w:t>
        </w:r>
        <w:r w:rsidR="00E20869">
          <w:rPr>
            <w:rFonts w:ascii="Times New Roman" w:hAnsi="Times New Roman" w:cs="Times New Roman"/>
          </w:rPr>
          <w:t>)</w:t>
        </w:r>
        <w:del w:id="111" w:author="Rob Ness" w:date="2018-03-21T11:20:00Z">
          <w:r w:rsidR="00E20869" w:rsidDel="009948C3">
            <w:rPr>
              <w:rFonts w:ascii="Times New Roman" w:hAnsi="Times New Roman" w:cs="Times New Roman"/>
            </w:rPr>
            <w:delText>,</w:delText>
          </w:r>
        </w:del>
        <w:r w:rsidR="00E20869">
          <w:rPr>
            <w:rFonts w:ascii="Times New Roman" w:hAnsi="Times New Roman" w:cs="Times New Roman"/>
          </w:rPr>
          <w:t xml:space="preserve"> drift produces positive and negative clines in equal proportions</w:t>
        </w:r>
      </w:ins>
      <w:ins w:id="112" w:author="James Santangelo" w:date="2018-03-13T16:04:00Z">
        <w:r w:rsidR="00E20869">
          <w:rPr>
            <w:rFonts w:ascii="Times New Roman" w:hAnsi="Times New Roman" w:cs="Times New Roman"/>
          </w:rPr>
          <w:t>, resulting in a mean slope of 0 when averaged across all clines</w:t>
        </w:r>
      </w:ins>
      <w:ins w:id="113" w:author="James Santangelo" w:date="2018-03-13T16:15:00Z">
        <w:r w:rsidR="003A35C7">
          <w:rPr>
            <w:rFonts w:ascii="Times New Roman" w:hAnsi="Times New Roman" w:cs="Times New Roman"/>
          </w:rPr>
          <w:t xml:space="preserve"> (figure S1</w:t>
        </w:r>
      </w:ins>
      <w:ins w:id="114" w:author="James Santangelo" w:date="2018-03-14T16:14:00Z">
        <w:r w:rsidR="003A35C7">
          <w:rPr>
            <w:rFonts w:ascii="Times New Roman" w:hAnsi="Times New Roman" w:cs="Times New Roman"/>
          </w:rPr>
          <w:t>2</w:t>
        </w:r>
      </w:ins>
      <w:ins w:id="115" w:author="James Santangelo" w:date="2018-03-13T16:15:00Z">
        <w:r w:rsidR="005608AF">
          <w:rPr>
            <w:rFonts w:ascii="Times New Roman" w:hAnsi="Times New Roman" w:cs="Times New Roman"/>
          </w:rPr>
          <w:t>)</w:t>
        </w:r>
      </w:ins>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d</w:t>
      </w:r>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72C38578" w:rsidR="0044259C" w:rsidRDefault="0044259C" w:rsidP="00E03818">
      <w:pPr>
        <w:spacing w:line="480" w:lineRule="auto"/>
        <w:rPr>
          <w:ins w:id="116" w:author="James Santangelo" w:date="2018-03-13T16:15:00Z"/>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del w:id="117" w:author="James Santangelo" w:date="2018-03-13T16:44:00Z">
        <w:r w:rsidR="005E6F78" w:rsidDel="007F2757">
          <w:rPr>
            <w:rFonts w:ascii="Times New Roman" w:hAnsi="Times New Roman" w:cs="Times New Roman"/>
          </w:rPr>
          <w:delText xml:space="preserve">when </w:delText>
        </w:r>
      </w:del>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 xml:space="preserve">0.037 </w:t>
      </w:r>
      <w:ins w:id="118" w:author="James Santangelo" w:date="2018-03-13T16:45:00Z">
        <w:r w:rsidR="007F2757">
          <w:rPr>
            <w:rFonts w:ascii="Times New Roman" w:hAnsi="Times New Roman" w:cs="Times New Roman"/>
          </w:rPr>
          <w:t xml:space="preserve">when </w:t>
        </w:r>
      </w:ins>
      <w:del w:id="119"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i/>
        </w:rPr>
        <w:t xml:space="preserve">s </w:t>
      </w:r>
      <w:r w:rsidR="004E21CE">
        <w:rPr>
          <w:rFonts w:ascii="Times New Roman" w:hAnsi="Times New Roman" w:cs="Times New Roman"/>
        </w:rPr>
        <w:t>= 0.2</w:t>
      </w:r>
      <w:del w:id="120" w:author="James Santangelo" w:date="2018-03-13T16:45:00Z">
        <w:r w:rsidR="004E21CE" w:rsidDel="007F2757">
          <w:rPr>
            <w:rFonts w:ascii="Times New Roman" w:hAnsi="Times New Roman" w:cs="Times New Roman"/>
          </w:rPr>
          <w:delText>)</w:delText>
        </w:r>
      </w:del>
      <w:r w:rsidR="004E21CE">
        <w:rPr>
          <w:rFonts w:ascii="Times New Roman" w:hAnsi="Times New Roman" w:cs="Times New Roman"/>
        </w:rPr>
        <w:t>.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 xml:space="preserve">from 2.7% </w:t>
      </w:r>
      <w:ins w:id="121" w:author="James Santangelo" w:date="2018-03-13T16:45:00Z">
        <w:r w:rsidR="007F2757">
          <w:rPr>
            <w:rFonts w:ascii="Times New Roman" w:hAnsi="Times New Roman" w:cs="Times New Roman"/>
          </w:rPr>
          <w:t xml:space="preserve">when </w:t>
        </w:r>
      </w:ins>
      <w:del w:id="122" w:author="James Santangelo" w:date="2018-03-13T16:45:00Z">
        <w:r w:rsidDel="007F2757">
          <w:rPr>
            <w:rFonts w:ascii="Times New Roman" w:hAnsi="Times New Roman" w:cs="Times New Roman"/>
          </w:rPr>
          <w:delText>(</w:delText>
        </w:r>
      </w:del>
      <w:r w:rsidRPr="005E6F78">
        <w:rPr>
          <w:rFonts w:ascii="Times New Roman" w:hAnsi="Times New Roman" w:cs="Times New Roman"/>
          <w:i/>
        </w:rPr>
        <w:t>s</w:t>
      </w:r>
      <w:r>
        <w:rPr>
          <w:rFonts w:ascii="Times New Roman" w:hAnsi="Times New Roman" w:cs="Times New Roman"/>
        </w:rPr>
        <w:t xml:space="preserve"> = 0</w:t>
      </w:r>
      <w:del w:id="123"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Pr="00D0736D">
        <w:rPr>
          <w:rFonts w:ascii="Times New Roman" w:hAnsi="Times New Roman" w:cs="Times New Roman"/>
        </w:rPr>
        <w:t>to</w:t>
      </w:r>
      <w:r>
        <w:rPr>
          <w:rFonts w:ascii="Times New Roman" w:hAnsi="Times New Roman" w:cs="Times New Roman"/>
        </w:rPr>
        <w:t xml:space="preserve"> 100% </w:t>
      </w:r>
      <w:ins w:id="124" w:author="James Santangelo" w:date="2018-03-13T16:45:00Z">
        <w:r w:rsidR="007F2757">
          <w:rPr>
            <w:rFonts w:ascii="Times New Roman" w:hAnsi="Times New Roman" w:cs="Times New Roman"/>
          </w:rPr>
          <w:t xml:space="preserve">when </w:t>
        </w:r>
      </w:ins>
      <w:del w:id="125" w:author="James Santangelo" w:date="2018-03-13T16:45:00Z">
        <w:r w:rsidDel="007F2757">
          <w:rPr>
            <w:rFonts w:ascii="Times New Roman" w:hAnsi="Times New Roman" w:cs="Times New Roman"/>
          </w:rPr>
          <w:delText>(</w:delText>
        </w:r>
      </w:del>
      <w:r>
        <w:rPr>
          <w:rFonts w:ascii="Times New Roman" w:hAnsi="Times New Roman" w:cs="Times New Roman"/>
          <w:i/>
        </w:rPr>
        <w:t xml:space="preserve">s </w:t>
      </w:r>
      <w:r>
        <w:rPr>
          <w:rFonts w:ascii="Times New Roman" w:hAnsi="Times New Roman" w:cs="Times New Roman"/>
        </w:rPr>
        <w:t>≥ 0.025</w:t>
      </w:r>
      <w:del w:id="126" w:author="James Santangelo" w:date="2018-03-13T16:45:00Z">
        <w:r w:rsidDel="007F2757">
          <w:rPr>
            <w:rFonts w:ascii="Times New Roman" w:hAnsi="Times New Roman" w:cs="Times New Roman"/>
          </w:rPr>
          <w:delText>)</w:delText>
        </w:r>
      </w:del>
      <w:r>
        <w:rPr>
          <w:rFonts w:ascii="Times New Roman" w:hAnsi="Times New Roman" w:cs="Times New Roman"/>
        </w:rPr>
        <w:t xml:space="preserve">.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w:t>
      </w:r>
      <w:r>
        <w:rPr>
          <w:rFonts w:ascii="Times New Roman" w:hAnsi="Times New Roman" w:cs="Times New Roman"/>
        </w:rPr>
        <w:lastRenderedPageBreak/>
        <w:t>reduced the effects of selection, leading to weaker clines for a given selection coefficient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Importantly, clines formed by selection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a</w:t>
      </w:r>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r w:rsidR="00EE30A8">
        <w:rPr>
          <w:rFonts w:ascii="Times New Roman" w:hAnsi="Times New Roman" w:cs="Times New Roman"/>
        </w:rPr>
        <w:t>2</w:t>
      </w:r>
      <w:r w:rsidR="00EE0034" w:rsidRPr="00EE0034">
        <w:rPr>
          <w:rFonts w:ascii="Times New Roman" w:hAnsi="Times New Roman" w:cs="Times New Roman"/>
          <w:i/>
        </w:rPr>
        <w:t>a</w:t>
      </w:r>
      <w:r>
        <w:rPr>
          <w:rFonts w:ascii="Times New Roman" w:hAnsi="Times New Roman" w:cs="Times New Roman"/>
        </w:rPr>
        <w:t>) or through serial founder effects (</w:t>
      </w:r>
      <w:r w:rsidR="00EE0034">
        <w:rPr>
          <w:rFonts w:ascii="Times New Roman" w:hAnsi="Times New Roman" w:cs="Times New Roman"/>
        </w:rPr>
        <w:t xml:space="preserve">figure </w:t>
      </w:r>
      <w:r w:rsidR="00EE30A8">
        <w:rPr>
          <w:rFonts w:ascii="Times New Roman" w:hAnsi="Times New Roman" w:cs="Times New Roman"/>
        </w:rPr>
        <w:t>S</w:t>
      </w:r>
      <w:ins w:id="127" w:author="James Santangelo" w:date="2018-03-14T16:15:00Z">
        <w:r w:rsidR="003A35C7">
          <w:rPr>
            <w:rFonts w:ascii="Times New Roman" w:hAnsi="Times New Roman" w:cs="Times New Roman"/>
          </w:rPr>
          <w:t>3</w:t>
        </w:r>
      </w:ins>
      <w:del w:id="128" w:author="James Santangelo" w:date="2018-03-14T16:15:00Z">
        <w:r w:rsidR="00EE30A8" w:rsidDel="003A35C7">
          <w:rPr>
            <w:rFonts w:ascii="Times New Roman" w:hAnsi="Times New Roman" w:cs="Times New Roman"/>
          </w:rPr>
          <w:delText>1</w:delText>
        </w:r>
      </w:del>
      <w:r w:rsidR="00EE0034" w:rsidRPr="00EE0034">
        <w:rPr>
          <w:rFonts w:ascii="Times New Roman" w:hAnsi="Times New Roman" w:cs="Times New Roman"/>
          <w:i/>
        </w:rPr>
        <w:t>a</w:t>
      </w:r>
      <w:r>
        <w:rPr>
          <w:rFonts w:ascii="Times New Roman" w:hAnsi="Times New Roman" w:cs="Times New Roman"/>
        </w:rPr>
        <w:t xml:space="preserve">). </w:t>
      </w:r>
    </w:p>
    <w:p w14:paraId="065DA4F8" w14:textId="77777777" w:rsidR="005608AF" w:rsidRDefault="005608AF" w:rsidP="00E03818">
      <w:pPr>
        <w:spacing w:line="480" w:lineRule="auto"/>
        <w:rPr>
          <w:rFonts w:ascii="Times New Roman" w:hAnsi="Times New Roman" w:cs="Times New Roman"/>
        </w:rPr>
      </w:pP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r w:rsidR="00EE30A8">
        <w:rPr>
          <w:rFonts w:ascii="Times New Roman" w:hAnsi="Times New Roman" w:cs="Times New Roman"/>
        </w:rPr>
        <w:t>3</w:t>
      </w:r>
      <w:r w:rsidR="00EE0034" w:rsidRPr="00EE0034">
        <w:rPr>
          <w:rFonts w:ascii="Times New Roman" w:hAnsi="Times New Roman" w:cs="Times New Roman"/>
          <w:i/>
        </w:rPr>
        <w:t>b</w:t>
      </w:r>
      <w:r w:rsidR="00EE0034">
        <w:rPr>
          <w:rFonts w:ascii="Times New Roman" w:hAnsi="Times New Roman" w:cs="Times New Roman"/>
        </w:rPr>
        <w:t xml:space="preserve"> and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r w:rsidR="007F4F33">
        <w:rPr>
          <w:rFonts w:ascii="Times New Roman" w:hAnsi="Times New Roman" w:cs="Times New Roman"/>
        </w:rPr>
        <w:t>2</w:t>
      </w:r>
      <w:r w:rsidR="00EE0034" w:rsidRPr="00EE0034">
        <w:rPr>
          <w:rFonts w:ascii="Times New Roman" w:hAnsi="Times New Roman" w:cs="Times New Roman"/>
          <w:i/>
        </w:rPr>
        <w:t>b</w:t>
      </w:r>
      <w:r w:rsidR="00EE0034">
        <w:rPr>
          <w:rFonts w:ascii="Times New Roman" w:hAnsi="Times New Roman" w:cs="Times New Roman"/>
        </w:rPr>
        <w:t xml:space="preserve"> and </w:t>
      </w:r>
      <w:r w:rsidR="007F4F33">
        <w:rPr>
          <w:rFonts w:ascii="Times New Roman" w:hAnsi="Times New Roman" w:cs="Times New Roman"/>
        </w:rPr>
        <w:t>2</w:t>
      </w:r>
      <w:r w:rsidR="00EE0034" w:rsidRPr="00EE0034">
        <w:rPr>
          <w:rFonts w:ascii="Times New Roman" w:hAnsi="Times New Roman" w:cs="Times New Roman"/>
          <w:i/>
        </w:rPr>
        <w:t>d</w:t>
      </w:r>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d</w:t>
      </w:r>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r w:rsidR="00EE30A8">
        <w:rPr>
          <w:rFonts w:ascii="Times New Roman" w:hAnsi="Times New Roman" w:cs="Times New Roman"/>
        </w:rPr>
        <w:t>3</w:t>
      </w:r>
      <w:r w:rsidR="00EE0034" w:rsidRPr="00EE0034">
        <w:rPr>
          <w:rFonts w:ascii="Times New Roman" w:hAnsi="Times New Roman" w:cs="Times New Roman"/>
          <w:i/>
        </w:rPr>
        <w:t>c</w:t>
      </w:r>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w:t>
      </w:r>
      <w:r>
        <w:rPr>
          <w:rFonts w:ascii="Times New Roman" w:hAnsi="Times New Roman" w:cs="Times New Roman"/>
        </w:rPr>
        <w:lastRenderedPageBreak/>
        <w:t>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clines in cyanogenesis</w:t>
      </w:r>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cyanogenesis clines in </w:t>
      </w:r>
      <w:r w:rsidR="00277F5A">
        <w:rPr>
          <w:rFonts w:ascii="Times New Roman" w:hAnsi="Times New Roman" w:cs="Times New Roman"/>
          <w:i/>
        </w:rPr>
        <w:t>white clover</w:t>
      </w:r>
    </w:p>
    <w:p w14:paraId="784AAE8B" w14:textId="22BF71DC"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Subsequent work has shown that</w:t>
      </w:r>
      <w:ins w:id="129" w:author="James Santangelo" w:date="2018-03-13T17:35:00Z">
        <w:r w:rsidR="00AD03D5">
          <w:rPr>
            <w:rFonts w:ascii="Times New Roman" w:hAnsi="Times New Roman" w:cs="Times New Roman"/>
          </w:rPr>
          <w:t xml:space="preserve"> </w:t>
        </w:r>
      </w:ins>
      <w:del w:id="130" w:author="James Santangelo" w:date="2018-03-13T17:24:00Z">
        <w:r w:rsidR="00ED0BF7" w:rsidDel="004E764B">
          <w:rPr>
            <w:rFonts w:ascii="Times New Roman" w:hAnsi="Times New Roman" w:cs="Times New Roman"/>
          </w:rPr>
          <w:delText xml:space="preserve"> </w:delText>
        </w:r>
      </w:del>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w:t>
      </w:r>
      <w:ins w:id="131" w:author="James Santangelo" w:date="2018-03-13T16:54:00Z">
        <w:r w:rsidR="007F2757">
          <w:rPr>
            <w:rFonts w:ascii="Times New Roman" w:hAnsi="Times New Roman" w:cs="Times New Roman"/>
          </w:rPr>
          <w:t xml:space="preserve">of HCN </w:t>
        </w:r>
      </w:ins>
      <w:r w:rsidRPr="007E56B0">
        <w:rPr>
          <w:rFonts w:ascii="Times New Roman" w:hAnsi="Times New Roman" w:cs="Times New Roman"/>
        </w:rPr>
        <w:t xml:space="preserve">occurring in warmer and drier habitats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"[33\u201337]", "plainTextFormattedCitation" : "[33\u201337]", "previouslyFormattedCitation" : "[33\u201337]"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w:t>
      </w:r>
      <w:del w:id="132" w:author="James Santangelo" w:date="2018-03-16T09:20:00Z">
        <w:r w:rsidRPr="007E56B0" w:rsidDel="00352E2B">
          <w:rPr>
            <w:rFonts w:ascii="Times New Roman" w:hAnsi="Times New Roman" w:cs="Times New Roman"/>
          </w:rPr>
          <w:delText>herbivores are more common</w:delText>
        </w:r>
      </w:del>
      <w:ins w:id="133" w:author="James Santangelo" w:date="2018-03-16T09:20:00Z">
        <w:r w:rsidR="00352E2B">
          <w:rPr>
            <w:rFonts w:ascii="Times New Roman" w:hAnsi="Times New Roman" w:cs="Times New Roman"/>
          </w:rPr>
          <w:t xml:space="preserve">herbivore </w:t>
        </w:r>
      </w:ins>
      <w:ins w:id="134" w:author="James Santangelo" w:date="2018-03-16T09:21:00Z">
        <w:r w:rsidR="00352E2B">
          <w:rPr>
            <w:rFonts w:ascii="Times New Roman" w:hAnsi="Times New Roman" w:cs="Times New Roman"/>
          </w:rPr>
          <w:t>damage is</w:t>
        </w:r>
      </w:ins>
      <w:ins w:id="135" w:author="James Santangelo" w:date="2018-03-16T09:20:00Z">
        <w:r w:rsidR="00352E2B">
          <w:rPr>
            <w:rFonts w:ascii="Times New Roman" w:hAnsi="Times New Roman" w:cs="Times New Roman"/>
          </w:rPr>
          <w:t xml:space="preserve"> greater</w:t>
        </w:r>
      </w:ins>
      <w:ins w:id="136" w:author="James Santangelo" w:date="2018-03-16T09:19:00Z">
        <w:r w:rsidR="00352E2B">
          <w:rPr>
            <w:rFonts w:ascii="Times New Roman" w:hAnsi="Times New Roman" w:cs="Times New Roman"/>
          </w:rPr>
          <w:t xml:space="preserve"> </w:t>
        </w:r>
      </w:ins>
      <w:ins w:id="137" w:author="James Santangelo" w:date="2018-03-16T09:20:00Z">
        <w:r w:rsidR="00352E2B">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"ITEM-1",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"[36,38]", "plainTextFormattedCitation" : "[36,38]", "previouslyFormattedCitation" : "[36,38]" }, "properties" : {  }, "schema" : "https://github.com/citation-style-language/schema/raw/master/csl-citation.json" }</w:instrText>
      </w:r>
      <w:r w:rsidR="00352E2B">
        <w:rPr>
          <w:rFonts w:ascii="Times New Roman" w:hAnsi="Times New Roman" w:cs="Times New Roman"/>
        </w:rPr>
        <w:fldChar w:fldCharType="separate"/>
      </w:r>
      <w:r w:rsidR="00352E2B" w:rsidRPr="00352E2B">
        <w:rPr>
          <w:rFonts w:ascii="Times New Roman" w:hAnsi="Times New Roman" w:cs="Times New Roman"/>
          <w:noProof/>
        </w:rPr>
        <w:t>[36,38]</w:t>
      </w:r>
      <w:ins w:id="138" w:author="James Santangelo" w:date="2018-03-16T09:20:00Z">
        <w:r w:rsidR="00352E2B">
          <w:rPr>
            <w:rFonts w:ascii="Times New Roman" w:hAnsi="Times New Roman" w:cs="Times New Roman"/>
          </w:rPr>
          <w:fldChar w:fldCharType="end"/>
        </w:r>
      </w:ins>
      <w:del w:id="139" w:author="James Santangelo" w:date="2018-03-16T09:19:00Z">
        <w:r w:rsidRPr="007E56B0" w:rsidDel="00352E2B">
          <w:rPr>
            <w:rFonts w:ascii="Times New Roman" w:hAnsi="Times New Roman" w:cs="Times New Roman"/>
          </w:rPr>
          <w:delText>, the cost of producing HCN in frost-prone habitats, and</w:delText>
        </w:r>
      </w:del>
      <w:ins w:id="140" w:author="James Santangelo" w:date="2018-03-16T09:19:00Z">
        <w:r w:rsidR="00352E2B">
          <w:rPr>
            <w:rFonts w:ascii="Times New Roman" w:hAnsi="Times New Roman" w:cs="Times New Roman"/>
          </w:rPr>
          <w:t>,</w:t>
        </w:r>
      </w:ins>
      <w:r w:rsidRPr="007E56B0">
        <w:rPr>
          <w:rFonts w:ascii="Times New Roman" w:hAnsi="Times New Roman" w:cs="Times New Roman"/>
        </w:rPr>
        <w:t xml:space="preserve"> the benefits of producing cyanogenic glycosides in regions subject to moderate drought stress </w:t>
      </w:r>
      <w:r w:rsidRPr="007E56B0">
        <w:rPr>
          <w:rFonts w:ascii="Times New Roman" w:hAnsi="Times New Roman" w:cs="Times New Roman"/>
        </w:rPr>
        <w:fldChar w:fldCharType="begin" w:fldLock="1"/>
      </w:r>
      <w:r w:rsidR="003055F0">
        <w:rPr>
          <w:rFonts w:ascii="Times New Roman" w:hAnsi="Times New Roman" w:cs="Times New Roman"/>
        </w:rPr>
        <w:instrText>ADDIN CSL_CITATION { "citationItems" : [ { "id" : "ITEM-1",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"ITEM-1",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"[36,37]", "plainTextFormattedCitation" : "[36,37]", "previouslyFormattedCitation" : "[36,37]" }, "properties" : {  }, "schema" : "https://github.com/citation-style-language/schema/raw/master/csl-citation.json" }</w:instrText>
      </w:r>
      <w:r w:rsidRPr="007E56B0">
        <w:rPr>
          <w:rFonts w:ascii="Times New Roman" w:hAnsi="Times New Roman" w:cs="Times New Roman"/>
        </w:rPr>
        <w:fldChar w:fldCharType="separate"/>
      </w:r>
      <w:r w:rsidR="003055F0" w:rsidRPr="003055F0">
        <w:rPr>
          <w:rFonts w:ascii="Times New Roman" w:hAnsi="Times New Roman" w:cs="Times New Roman"/>
          <w:noProof/>
        </w:rPr>
        <w:t>[36,37]</w:t>
      </w:r>
      <w:r w:rsidRPr="007E56B0">
        <w:rPr>
          <w:rFonts w:ascii="Times New Roman" w:hAnsi="Times New Roman" w:cs="Times New Roman"/>
        </w:rPr>
        <w:fldChar w:fldCharType="end"/>
      </w:r>
      <w:ins w:id="141" w:author="James Santangelo" w:date="2018-03-14T09:48:00Z">
        <w:r w:rsidR="008D01B8">
          <w:rPr>
            <w:rFonts w:ascii="Times New Roman" w:hAnsi="Times New Roman" w:cs="Times New Roman"/>
          </w:rPr>
          <w:t>,</w:t>
        </w:r>
      </w:ins>
      <w:ins w:id="142" w:author="James Santangelo" w:date="2018-03-14T09:47:00Z">
        <w:r w:rsidR="008D01B8">
          <w:rPr>
            <w:rFonts w:ascii="Times New Roman" w:hAnsi="Times New Roman" w:cs="Times New Roman"/>
          </w:rPr>
          <w:t xml:space="preserve"> and </w:t>
        </w:r>
        <w:r w:rsidR="008D01B8" w:rsidRPr="007E56B0">
          <w:rPr>
            <w:rFonts w:ascii="Times New Roman" w:hAnsi="Times New Roman" w:cs="Times New Roman"/>
          </w:rPr>
          <w:t>the cost of producing HCN in frost-prone habitats</w:t>
        </w:r>
        <w:r w:rsidR="008D01B8">
          <w:rPr>
            <w:rFonts w:ascii="Times New Roman" w:hAnsi="Times New Roman" w:cs="Times New Roman"/>
          </w:rPr>
          <w:t xml:space="preserve"> </w:t>
        </w:r>
        <w:r w:rsidR="008D01B8">
          <w:rPr>
            <w:rFonts w:ascii="Times New Roman" w:hAnsi="Times New Roman" w:cs="Times New Roman"/>
          </w:rPr>
          <w:fldChar w:fldCharType="begin" w:fldLock="1"/>
        </w:r>
      </w:ins>
      <w:r w:rsidR="00352E2B">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"mendeley" : { "formattedCitation" : "[36,39]", "plainTextFormattedCitation" : "[36,39]", "previouslyFormattedCitation" : "[36,39]" }, "properties" : {  }, "schema" : "https://github.com/citation-style-language/schema/raw/master/csl-citation.json" }</w:instrText>
      </w:r>
      <w:ins w:id="143" w:author="James Santangelo" w:date="2018-03-14T09:47:00Z">
        <w:r w:rsidR="008D01B8">
          <w:rPr>
            <w:rFonts w:ascii="Times New Roman" w:hAnsi="Times New Roman" w:cs="Times New Roman"/>
          </w:rPr>
          <w:fldChar w:fldCharType="separate"/>
        </w:r>
      </w:ins>
      <w:r w:rsidR="00352E2B" w:rsidRPr="00352E2B">
        <w:rPr>
          <w:rFonts w:ascii="Times New Roman" w:hAnsi="Times New Roman" w:cs="Times New Roman"/>
          <w:noProof/>
        </w:rPr>
        <w:t>[36,39]</w:t>
      </w:r>
      <w:ins w:id="144" w:author="James Santangelo" w:date="2018-03-14T09:47:00Z">
        <w:r w:rsidR="008D01B8">
          <w:rPr>
            <w:rFonts w:ascii="Times New Roman" w:hAnsi="Times New Roman" w:cs="Times New Roman"/>
          </w:rPr>
          <w:fldChar w:fldCharType="end"/>
        </w:r>
      </w:ins>
      <w:r w:rsidRPr="007E56B0">
        <w:rPr>
          <w:rFonts w:ascii="Times New Roman" w:hAnsi="Times New Roman" w:cs="Times New Roman"/>
        </w:rPr>
        <w:t xml:space="preserve">. </w:t>
      </w:r>
      <w:ins w:id="145" w:author="James Santangelo" w:date="2018-03-14T09:48:00Z">
        <w:r w:rsidR="008D01B8">
          <w:rPr>
            <w:rFonts w:ascii="Times New Roman" w:hAnsi="Times New Roman" w:cs="Times New Roman"/>
          </w:rPr>
          <w:t xml:space="preserve">Consistent with this latter view, urban-rural clines in HCN appear to be driven by </w:t>
        </w:r>
      </w:ins>
      <w:ins w:id="146" w:author="James Santangelo" w:date="2018-03-14T09:50:00Z">
        <w:r w:rsidR="00077F22">
          <w:rPr>
            <w:rFonts w:ascii="Times New Roman" w:hAnsi="Times New Roman" w:cs="Times New Roman"/>
          </w:rPr>
          <w:t>lower</w:t>
        </w:r>
      </w:ins>
      <w:ins w:id="147" w:author="James Santangelo" w:date="2018-03-14T09:48:00Z">
        <w:r w:rsidR="008D01B8">
          <w:rPr>
            <w:rFonts w:ascii="Times New Roman" w:hAnsi="Times New Roman" w:cs="Times New Roman"/>
          </w:rPr>
          <w:t xml:space="preserve"> </w:t>
        </w:r>
        <w:r w:rsidR="008D01B8">
          <w:rPr>
            <w:rFonts w:ascii="Times New Roman" w:hAnsi="Times New Roman" w:cs="Times New Roman"/>
          </w:rPr>
          <w:lastRenderedPageBreak/>
          <w:t xml:space="preserve">urban winter ground temperatures </w:t>
        </w:r>
      </w:ins>
      <w:ins w:id="148" w:author="James Santangelo" w:date="2018-03-14T09:50:00Z">
        <w:r w:rsidR="00077F22">
          <w:rPr>
            <w:rFonts w:ascii="Times New Roman" w:hAnsi="Times New Roman" w:cs="Times New Roman"/>
          </w:rPr>
          <w:t xml:space="preserve">acting as a selective agent against cyanogenic plants, resulting </w:t>
        </w:r>
      </w:ins>
      <w:ins w:id="149" w:author="James Santangelo" w:date="2018-03-14T09:51:00Z">
        <w:r w:rsidR="00077F22">
          <w:rPr>
            <w:rFonts w:ascii="Times New Roman" w:hAnsi="Times New Roman" w:cs="Times New Roman"/>
          </w:rPr>
          <w:t xml:space="preserve">in lower HCN frequencies in urban populations </w:t>
        </w:r>
        <w:r w:rsidR="00077F22">
          <w:rPr>
            <w:rFonts w:ascii="Times New Roman" w:hAnsi="Times New Roman" w:cs="Times New Roman"/>
          </w:rPr>
          <w:fldChar w:fldCharType="begin" w:fldLock="1"/>
        </w:r>
      </w:ins>
      <w:r w:rsidR="00077F22">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077F22">
        <w:rPr>
          <w:rFonts w:ascii="Times New Roman" w:hAnsi="Times New Roman" w:cs="Times New Roman"/>
        </w:rPr>
        <w:fldChar w:fldCharType="separate"/>
      </w:r>
      <w:r w:rsidR="00077F22" w:rsidRPr="00077F22">
        <w:rPr>
          <w:rFonts w:ascii="Times New Roman" w:hAnsi="Times New Roman" w:cs="Times New Roman"/>
          <w:noProof/>
        </w:rPr>
        <w:t>[23]</w:t>
      </w:r>
      <w:ins w:id="150" w:author="James Santangelo" w:date="2018-03-14T09:51:00Z">
        <w:r w:rsidR="00077F22">
          <w:rPr>
            <w:rFonts w:ascii="Times New Roman" w:hAnsi="Times New Roman" w:cs="Times New Roman"/>
          </w:rPr>
          <w:fldChar w:fldCharType="end"/>
        </w:r>
        <w:r w:rsidR="00077F22">
          <w:rPr>
            <w:rFonts w:ascii="Times New Roman" w:hAnsi="Times New Roman" w:cs="Times New Roman"/>
          </w:rPr>
          <w:t xml:space="preserve">. </w:t>
        </w:r>
      </w:ins>
      <w:del w:id="151" w:author="James Santangelo" w:date="2018-03-14T09:52:00Z">
        <w:r w:rsidRPr="007E56B0" w:rsidDel="00077F22">
          <w:rPr>
            <w:rFonts w:ascii="Times New Roman" w:hAnsi="Times New Roman" w:cs="Times New Roman"/>
          </w:rPr>
          <w:delText>Thus</w:delText>
        </w:r>
      </w:del>
      <w:ins w:id="152" w:author="James Santangelo" w:date="2018-03-14T09:52:00Z">
        <w:r w:rsidR="00077F22">
          <w:rPr>
            <w:rFonts w:ascii="Times New Roman" w:hAnsi="Times New Roman" w:cs="Times New Roman"/>
          </w:rPr>
          <w:t>Nonetheless</w:t>
        </w:r>
      </w:ins>
      <w:r w:rsidRPr="007E56B0">
        <w:rPr>
          <w:rFonts w:ascii="Times New Roman" w:hAnsi="Times New Roman" w:cs="Times New Roman"/>
        </w:rPr>
        <w:t xml:space="preserve">,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4C3866BF"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387ED215"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w:t>
      </w:r>
      <w:r w:rsidR="00A218A0">
        <w:rPr>
          <w:rFonts w:ascii="Times New Roman" w:hAnsi="Times New Roman" w:cs="Times New Roman"/>
        </w:rPr>
        <w:lastRenderedPageBreak/>
        <w:t xml:space="preserve">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(text S7, figure S1</w:t>
      </w:r>
      <w:ins w:id="153" w:author="James Santangelo" w:date="2018-03-14T16:17:00Z">
        <w:r w:rsidR="003A35C7">
          <w:rPr>
            <w:rFonts w:ascii="Times New Roman" w:hAnsi="Times New Roman" w:cs="Times New Roman"/>
          </w:rPr>
          <w:t>3</w:t>
        </w:r>
      </w:ins>
      <w:del w:id="154" w:author="James Santangelo" w:date="2018-03-13T17:01:00Z">
        <w:r w:rsidR="00EE30A8" w:rsidDel="00466723">
          <w:rPr>
            <w:rFonts w:ascii="Times New Roman" w:hAnsi="Times New Roman" w:cs="Times New Roman"/>
          </w:rPr>
          <w:delText>0</w:delText>
        </w:r>
      </w:del>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Even under a</w:t>
      </w:r>
      <w:del w:id="155" w:author="James Santangelo" w:date="2018-03-14T09:59:00Z">
        <w:r w:rsidDel="00077F22">
          <w:rPr>
            <w:rFonts w:ascii="Times New Roman" w:hAnsi="Times New Roman" w:cs="Times New Roman"/>
          </w:rPr>
          <w:delText xml:space="preserve"> weak</w:delText>
        </w:r>
      </w:del>
      <w:ins w:id="156" w:author="James Santangelo" w:date="2018-03-14T09:59:00Z">
        <w:r w:rsidR="00077F22">
          <w:rPr>
            <w:rFonts w:ascii="Times New Roman" w:hAnsi="Times New Roman" w:cs="Times New Roman"/>
          </w:rPr>
          <w:t>n intermediate</w:t>
        </w:r>
      </w:ins>
      <w:r>
        <w:rPr>
          <w:rFonts w:ascii="Times New Roman" w:hAnsi="Times New Roman" w:cs="Times New Roman"/>
        </w:rPr>
        <w:t xml:space="preserve">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ins w:id="157" w:author="James Santangelo" w:date="2018-03-14T10:07:00Z">
        <w:r w:rsidR="008213BF">
          <w:rPr>
            <w:rFonts w:ascii="Times New Roman" w:hAnsi="Times New Roman" w:cs="Times New Roman"/>
          </w:rPr>
          <w:t xml:space="preserve"> </w:t>
        </w:r>
      </w:ins>
      <w:del w:id="158" w:author="James Santangelo" w:date="2018-03-14T10:07:00Z">
        <w:r w:rsidDel="008213BF">
          <w:rPr>
            <w:rFonts w:ascii="Times New Roman" w:hAnsi="Times New Roman" w:cs="Times New Roman"/>
          </w:rPr>
          <w:delText xml:space="preserve">, </w:delText>
        </w:r>
      </w:del>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w:t>
      </w:r>
      <w:ins w:id="159" w:author="James Santangelo" w:date="2018-03-14T10:07:00Z">
        <w:r w:rsidR="008213BF">
          <w:rPr>
            <w:rFonts w:ascii="Times New Roman" w:hAnsi="Times New Roman" w:cs="Times New Roman"/>
          </w:rPr>
          <w:t>, figure S1</w:t>
        </w:r>
      </w:ins>
      <w:ins w:id="160" w:author="James Santangelo" w:date="2018-03-14T16:17:00Z">
        <w:r w:rsidR="003A35C7">
          <w:rPr>
            <w:rFonts w:ascii="Times New Roman" w:hAnsi="Times New Roman" w:cs="Times New Roman"/>
          </w:rPr>
          <w:t>3</w:t>
        </w:r>
      </w:ins>
      <w:ins w:id="161" w:author="James Santangelo" w:date="2018-03-14T10:07:00Z">
        <w:r w:rsidR="008213BF" w:rsidRPr="008213BF">
          <w:rPr>
            <w:rFonts w:ascii="Times New Roman" w:hAnsi="Times New Roman" w:cs="Times New Roman"/>
            <w:i/>
            <w:rPrChange w:id="162" w:author="James Santangelo" w:date="2018-03-14T10:07:00Z">
              <w:rPr>
                <w:rFonts w:ascii="Times New Roman" w:hAnsi="Times New Roman" w:cs="Times New Roman"/>
              </w:rPr>
            </w:rPrChange>
          </w:rPr>
          <w:t>d</w:t>
        </w:r>
      </w:ins>
      <w:r w:rsidRPr="003E44C9">
        <w:rPr>
          <w:rFonts w:ascii="Times New Roman" w:hAnsi="Times New Roman" w:cs="Times New Roman"/>
        </w:rPr>
        <w:t>;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w:t>
      </w:r>
      <w:ins w:id="163" w:author="James Santangelo" w:date="2018-03-14T10:07:00Z">
        <w:r w:rsidR="008213BF">
          <w:rPr>
            <w:rFonts w:ascii="Times New Roman" w:hAnsi="Times New Roman" w:cs="Times New Roman"/>
          </w:rPr>
          <w:t>, figure S1</w:t>
        </w:r>
      </w:ins>
      <w:ins w:id="164" w:author="James Santangelo" w:date="2018-03-14T16:17:00Z">
        <w:r w:rsidR="003A35C7">
          <w:rPr>
            <w:rFonts w:ascii="Times New Roman" w:hAnsi="Times New Roman" w:cs="Times New Roman"/>
          </w:rPr>
          <w:t>3</w:t>
        </w:r>
      </w:ins>
      <w:ins w:id="165" w:author="James Santangelo" w:date="2018-03-14T10:07:00Z">
        <w:r w:rsidR="008213BF">
          <w:rPr>
            <w:rFonts w:ascii="Times New Roman" w:hAnsi="Times New Roman" w:cs="Times New Roman"/>
            <w:i/>
          </w:rPr>
          <w:t>e</w:t>
        </w:r>
      </w:ins>
      <w:r w:rsidRPr="003E44C9">
        <w:rPr>
          <w:rFonts w:ascii="Times New Roman" w:hAnsi="Times New Roman" w:cs="Times New Roman"/>
        </w:rPr>
        <w:t>),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cyanogenesis </w:t>
      </w:r>
      <w:r w:rsidR="003E44C9">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"10.1098/rspb.2016.2180", "ISBN" : "0031206905", "ISSN" : "0962-8452", "PMID" : "28003451", "abstract" : "Urban ecosystems are an increasingly dominant feature of terrestrial landscapes. While evidence that species can adapt to urban environments is accumulating, the mechanisms through which urbanization imposes natural selection on populations are poorly understood. The identification of adaptive phenotypic changes (i.e. clines) along urbanization gradients would facilitate our understanding of the selective factors driving adaptation in cities. Here, we test for phenotypic clines in urban ecosystems by sampling the frequency of a Mendelian-inherited trait{\\textemdash}cyanogenesis{\\textemdash}in white clover (Trifolium repens L.) populations along urbanization gradients in four cities. Cyanogenesis protects plants from herbivores, but reduces tolerance to freezing temperatures. We found that the frequency of cyanogenic plants within populations decreased towards the urban centre in three of four cities. A field experiment indicated that spatial variation in herbivory is unlikely to explain these clines. Rather, colder minimum winter ground temperatures in urban areas compared with non-urban areas, caused by reduced snow cover in cities, may select against cyanogenesis. In the city with no cline, high snow cover might protect plants from freezing damage in the city centre. Our study suggests that populations are adapting to urbanization gradients, but regional climatic patterns may ultimately determine whether adaptation occurs.",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 : "1845", "issued" : { "date-parts" : [ [ "2016" ] ] }, "page" : "20162180", "title" : "Urbanization drives the evolution of parallel clines in plant populations", "type" : "article-journal", "volume" : "283" }, "uris" : [ "http://www.mendeley.com/documents/?uuid=6b6c68df-9a39-48cf-bf2b-fba37db49543"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AD03D5" w:rsidRPr="00AD03D5">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AD03D5" w:rsidRPr="00AD03D5">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cyanogenesis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63F78D79"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lastRenderedPageBreak/>
        <w:t xml:space="preserve">Clines have traditionally been studied along latitudinal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AD03D5">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AD03D5" w:rsidRPr="00AD03D5">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352E2B" w:rsidRPr="00352E2B">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Such spatial variation in demography may provide the foundation upon which parallel clines in non-additive traits can form. Studies of non-additive 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30E3C8B8"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352E2B">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352E2B" w:rsidRPr="00352E2B">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xml:space="preserve">. The frequent observation of increased drift in urban populations, together with our results showing parallel changes in HCN frequencies under gradients of drift, suggests that urban populations may be prone to directional phenotypic change due solely to stochastic forces. </w:t>
      </w:r>
      <w:del w:id="166" w:author="James Santangelo" w:date="2018-03-16T09:23:00Z">
        <w:r w:rsidDel="00352E2B">
          <w:rPr>
            <w:rFonts w:ascii="Times New Roman" w:hAnsi="Times New Roman" w:cs="Times New Roman"/>
          </w:rPr>
          <w:delText>However, t</w:delText>
        </w:r>
      </w:del>
      <w:ins w:id="167" w:author="James Santangelo" w:date="2018-03-16T09:23:00Z">
        <w:r w:rsidR="00352E2B">
          <w:rPr>
            <w:rFonts w:ascii="Times New Roman" w:hAnsi="Times New Roman" w:cs="Times New Roman"/>
          </w:rPr>
          <w:t>T</w:t>
        </w:r>
      </w:ins>
      <w:r>
        <w:rPr>
          <w:rFonts w:ascii="Times New Roman" w:hAnsi="Times New Roman" w:cs="Times New Roman"/>
        </w:rPr>
        <w:t xml:space="preserve">he importance of drift in structuring urban phenotype frequencies will </w:t>
      </w:r>
      <w:ins w:id="168" w:author="James Santangelo" w:date="2018-03-16T09:58:00Z">
        <w:r w:rsidR="00AF6265">
          <w:rPr>
            <w:rFonts w:ascii="Times New Roman" w:hAnsi="Times New Roman" w:cs="Times New Roman"/>
          </w:rPr>
          <w:t xml:space="preserve">vary across cities and </w:t>
        </w:r>
      </w:ins>
      <w:r>
        <w:rPr>
          <w:rFonts w:ascii="Times New Roman" w:hAnsi="Times New Roman" w:cs="Times New Roman"/>
        </w:rPr>
        <w:t xml:space="preserve">depend </w:t>
      </w:r>
      <w:ins w:id="169" w:author="James Santangelo" w:date="2018-03-21T12:24:00Z">
        <w:r w:rsidR="006C5BE3">
          <w:rPr>
            <w:rFonts w:ascii="Times New Roman" w:hAnsi="Times New Roman" w:cs="Times New Roman"/>
          </w:rPr>
          <w:t xml:space="preserve">on </w:t>
        </w:r>
      </w:ins>
      <w:ins w:id="170" w:author="James Santangelo" w:date="2018-03-16T09:47:00Z">
        <w:r w:rsidR="00843EC4">
          <w:rPr>
            <w:rFonts w:ascii="Times New Roman" w:hAnsi="Times New Roman" w:cs="Times New Roman"/>
          </w:rPr>
          <w:t xml:space="preserve">the extent to which urban fragmentation has reduced the availability of suitable habitat for the focal species and whether sufficient connectivity </w:t>
        </w:r>
      </w:ins>
      <w:ins w:id="171" w:author="James Santangelo" w:date="2018-03-16T09:48:00Z">
        <w:r w:rsidR="00843EC4">
          <w:rPr>
            <w:rFonts w:ascii="Times New Roman" w:hAnsi="Times New Roman" w:cs="Times New Roman"/>
          </w:rPr>
          <w:t>exists to enabl</w:t>
        </w:r>
        <w:r w:rsidR="006C5BE3">
          <w:rPr>
            <w:rFonts w:ascii="Times New Roman" w:hAnsi="Times New Roman" w:cs="Times New Roman"/>
          </w:rPr>
          <w:t>e gene flow between populations</w:t>
        </w:r>
      </w:ins>
      <w:ins w:id="172" w:author="James Santangelo" w:date="2018-03-21T12:24:00Z">
        <w:r w:rsidR="006C5BE3">
          <w:rPr>
            <w:rFonts w:ascii="Times New Roman" w:hAnsi="Times New Roman" w:cs="Times New Roman"/>
          </w:rPr>
          <w:t>. For example,</w:t>
        </w:r>
      </w:ins>
      <w:ins w:id="173" w:author="James Santangelo" w:date="2018-03-16T09:48:00Z">
        <w:r w:rsidR="00843EC4">
          <w:rPr>
            <w:rFonts w:ascii="Times New Roman" w:hAnsi="Times New Roman" w:cs="Times New Roman"/>
          </w:rPr>
          <w:t xml:space="preserve"> </w:t>
        </w:r>
      </w:ins>
      <w:ins w:id="174" w:author="James Santangelo" w:date="2018-03-16T09:49:00Z">
        <w:r w:rsidR="00843EC4">
          <w:rPr>
            <w:rFonts w:ascii="Times New Roman" w:hAnsi="Times New Roman" w:cs="Times New Roman"/>
          </w:rPr>
          <w:t xml:space="preserve">urban construction and </w:t>
        </w:r>
      </w:ins>
      <w:ins w:id="175" w:author="James Santangelo" w:date="2018-03-16T09:48:00Z">
        <w:r w:rsidR="00843EC4">
          <w:rPr>
            <w:rFonts w:ascii="Times New Roman" w:hAnsi="Times New Roman" w:cs="Times New Roman"/>
          </w:rPr>
          <w:t xml:space="preserve">fragmentation is predicted to reduce local populations sizes </w:t>
        </w:r>
      </w:ins>
      <w:ins w:id="176" w:author="James Santangelo" w:date="2018-03-16T09:50:00Z">
        <w:r w:rsidR="00843EC4">
          <w:rPr>
            <w:rFonts w:ascii="Times New Roman" w:hAnsi="Times New Roman" w:cs="Times New Roman"/>
          </w:rPr>
          <w:lastRenderedPageBreak/>
          <w:t xml:space="preserve">(e.g. </w:t>
        </w:r>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[45]</w:t>
      </w:r>
      <w:ins w:id="177" w:author="James Santangelo" w:date="2018-03-16T09:50:00Z">
        <w:r w:rsidR="00843EC4">
          <w:rPr>
            <w:rFonts w:ascii="Times New Roman" w:hAnsi="Times New Roman" w:cs="Times New Roman"/>
          </w:rPr>
          <w:fldChar w:fldCharType="end"/>
        </w:r>
        <w:r w:rsidR="00843EC4">
          <w:rPr>
            <w:rFonts w:ascii="Times New Roman" w:hAnsi="Times New Roman" w:cs="Times New Roman"/>
          </w:rPr>
          <w:t xml:space="preserve">) but corridors that facilitate gene flow </w:t>
        </w:r>
      </w:ins>
      <w:ins w:id="178" w:author="James Santangelo" w:date="2018-03-16T09:52:00Z">
        <w:r w:rsidR="00843EC4">
          <w:rPr>
            <w:rFonts w:ascii="Times New Roman" w:hAnsi="Times New Roman" w:cs="Times New Roman"/>
          </w:rPr>
          <w:t xml:space="preserve">(e.g. </w:t>
        </w:r>
      </w:ins>
      <w:ins w:id="179" w:author="James Santangelo" w:date="2018-03-16T09:51:00Z">
        <w:r w:rsidR="00843EC4">
          <w:rPr>
            <w:rFonts w:ascii="Times New Roman" w:hAnsi="Times New Roman" w:cs="Times New Roman"/>
          </w:rPr>
          <w:fldChar w:fldCharType="begin" w:fldLock="1"/>
        </w:r>
      </w:ins>
      <w:r w:rsidR="00843EC4">
        <w:rPr>
          <w:rFonts w:ascii="Times New Roman" w:hAnsi="Times New Roman" w:cs="Times New Roman"/>
        </w:rPr>
        <w:instrText>ADDIN CSL_CITATION { "citationItems" : [ { "id" : "ITEM-1", "itemData" : { "DOI" : "10.1111/j.1365-294X.2012.05476.x", "ISBN" : "0962-1083", "ISSN" : "09621083", "PMID" : "22320856", "abstract" : "In this study, I examine the influence of urban canopy cover on gene flow between 15 white-footed mouse (Peromyscus leucopus) populations in New York City parklands. Parks in the urban core are often highly fragmented, leading to rapid genetic differentiation of relatively nonvagile species. However, a diverse array of 'green' spaces may provide dispersal corridors through 'grey' urban infrastructure. I identify urban landscape features that promote genetic connectivity in an urban environment and compare the success of two different landscape connectivity approaches at explaining gene flow. Gene flow was associated with 'effective distances' between populations that were calculated based on per cent tree canopy cover using two different approaches: (i) isolation by effective distance (IED) that calculates the single best pathway to minimize passage through high-resistance (i.e. low canopy cover) areas, and (ii) isolation by resistance (IBR), an implementation of circuit theory that identifies all low-resistance paths through the landscape. IBR, but not IED, models were significantly associated with three measures of gene flow (Nm from F(ST) , BayesAss+ and Migrate-n) after factoring out the influence of isolation by distance using partial Mantel tests. Predicted corridors for gene flow between city parks were largely narrow, linear parklands or vegetated spaces that are not managed for wildlife, such as cemeteries and roadway medians. These results have implications for understanding the impacts of urbanization trends on native wildlife, as well as for urban reforestation efforts that aim to improve urban ecosystem processes.", "author" : [ { "dropping-particle" : "", "family" : "Munshi-South", "given" : "Jason", "non-dropping-particle" : "", "parse-names" : false, "suffix" : "" } ], "container-title" : "Molecular Ecology", "id" : "ITEM-1", "issue" : "6", "issued" : { "date-parts" : [ [ "2012" ] ] }, "page" : "1360-1378", "title" : "Urban landscape genetics: Canopy cover predicts gene flow between white-footed mouse (&lt;i&gt;Peromyscus leucopus&lt;/i&gt;) populations in New York City", "type" : "article-journal", "volume" : "21" }, "uris" : [ "http://www.mendeley.com/documents/?uuid=59b705f8-d5ea-48f1-b0aa-45455fdee979" ] } ], "mendeley" : { "formattedCitation" : "[46]", "plainTextFormattedCitation" : "[46]", "previouslyFormattedCitation" : "[46]" }, "properties" : {  }, "schema" : "https://github.com/citation-style-language/schema/raw/master/csl-citation.json" }</w:instrText>
      </w:r>
      <w:r w:rsidR="00843EC4">
        <w:rPr>
          <w:rFonts w:ascii="Times New Roman" w:hAnsi="Times New Roman" w:cs="Times New Roman"/>
        </w:rPr>
        <w:fldChar w:fldCharType="separate"/>
      </w:r>
      <w:r w:rsidR="00843EC4" w:rsidRPr="00843EC4">
        <w:rPr>
          <w:rFonts w:ascii="Times New Roman" w:hAnsi="Times New Roman" w:cs="Times New Roman"/>
          <w:noProof/>
        </w:rPr>
        <w:t>[46]</w:t>
      </w:r>
      <w:ins w:id="180" w:author="James Santangelo" w:date="2018-03-16T09:51:00Z">
        <w:r w:rsidR="00843EC4">
          <w:rPr>
            <w:rFonts w:ascii="Times New Roman" w:hAnsi="Times New Roman" w:cs="Times New Roman"/>
          </w:rPr>
          <w:fldChar w:fldCharType="end"/>
        </w:r>
      </w:ins>
      <w:ins w:id="181" w:author="James Santangelo" w:date="2018-03-16T09:52:00Z">
        <w:r w:rsidR="00AF6265">
          <w:rPr>
            <w:rFonts w:ascii="Times New Roman" w:hAnsi="Times New Roman" w:cs="Times New Roman"/>
          </w:rPr>
          <w:t>) may limit drift’s ability to generat</w:t>
        </w:r>
      </w:ins>
      <w:ins w:id="182" w:author="James Santangelo" w:date="2018-03-16T09:55:00Z">
        <w:r w:rsidR="00AF6265">
          <w:rPr>
            <w:rFonts w:ascii="Times New Roman" w:hAnsi="Times New Roman" w:cs="Times New Roman"/>
          </w:rPr>
          <w:t>e</w:t>
        </w:r>
      </w:ins>
      <w:ins w:id="183" w:author="James Santangelo" w:date="2018-03-16T09:52:00Z">
        <w:r w:rsidR="00AF6265">
          <w:rPr>
            <w:rFonts w:ascii="Times New Roman" w:hAnsi="Times New Roman" w:cs="Times New Roman"/>
          </w:rPr>
          <w:t xml:space="preserve"> </w:t>
        </w:r>
      </w:ins>
      <w:ins w:id="184" w:author="James Santangelo" w:date="2018-03-16T09:55:00Z">
        <w:r w:rsidR="00AF6265">
          <w:rPr>
            <w:rFonts w:ascii="Times New Roman" w:hAnsi="Times New Roman" w:cs="Times New Roman"/>
          </w:rPr>
          <w:t xml:space="preserve">genetic and non-additive trait </w:t>
        </w:r>
      </w:ins>
      <w:ins w:id="185" w:author="James Santangelo" w:date="2018-03-16T09:52:00Z">
        <w:r w:rsidR="00AF6265">
          <w:rPr>
            <w:rFonts w:ascii="Times New Roman" w:hAnsi="Times New Roman" w:cs="Times New Roman"/>
          </w:rPr>
          <w:t>differentiation between populations</w:t>
        </w:r>
      </w:ins>
      <w:ins w:id="186" w:author="James Santangelo" w:date="2018-03-16T09:48:00Z">
        <w:r w:rsidR="00843EC4">
          <w:rPr>
            <w:rFonts w:ascii="Times New Roman" w:hAnsi="Times New Roman" w:cs="Times New Roman"/>
          </w:rPr>
          <w:t xml:space="preserve">. </w:t>
        </w:r>
      </w:ins>
      <w:del w:id="187" w:author="James Santangelo" w:date="2018-03-16T09:56:00Z">
        <w:r w:rsidDel="00AF6265">
          <w:rPr>
            <w:rFonts w:ascii="Times New Roman" w:hAnsi="Times New Roman" w:cs="Times New Roman"/>
          </w:rPr>
          <w:delText>on the genetic architecture underlying traits and the natural history of focal organisms that vary in their tolerance to environmental pressures imposed by urbanization.</w:delText>
        </w:r>
      </w:del>
    </w:p>
    <w:p w14:paraId="76ECC873" w14:textId="23644347"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w:t>
      </w:r>
      <w:ins w:id="188" w:author="James Santangelo" w:date="2018-03-16T09:56:00Z">
        <w:del w:id="189" w:author="Rob Ness" w:date="2018-03-21T11:25:00Z">
          <w:r w:rsidR="00AF6265" w:rsidDel="009948C3">
            <w:rPr>
              <w:rFonts w:ascii="Times New Roman" w:hAnsi="Times New Roman" w:cs="Times New Roman"/>
            </w:rPr>
            <w:delText>additionally</w:delText>
          </w:r>
        </w:del>
      </w:ins>
      <w:ins w:id="190" w:author="Rob Ness" w:date="2018-03-21T11:25:00Z">
        <w:r w:rsidR="009948C3">
          <w:rPr>
            <w:rFonts w:ascii="Times New Roman" w:hAnsi="Times New Roman" w:cs="Times New Roman"/>
          </w:rPr>
          <w:t xml:space="preserve">also </w:t>
        </w:r>
      </w:ins>
      <w:ins w:id="191" w:author="James Santangelo" w:date="2018-03-16T09:56:00Z">
        <w:del w:id="192" w:author="Rob Ness" w:date="2018-03-21T11:25:00Z">
          <w:r w:rsidR="00AF6265" w:rsidDel="009948C3">
            <w:rPr>
              <w:rFonts w:ascii="Times New Roman" w:hAnsi="Times New Roman" w:cs="Times New Roman"/>
            </w:rPr>
            <w:delText xml:space="preserve"> </w:delText>
          </w:r>
        </w:del>
      </w:ins>
      <w:r>
        <w:rPr>
          <w:rFonts w:ascii="Times New Roman" w:hAnsi="Times New Roman" w:cs="Times New Roman"/>
        </w:rPr>
        <w:t xml:space="preserve">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"[47]", "plainTextFormattedCitation" : "[47]", "previouslyFormattedCitation" : "[47]"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[47]</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843EC4" w:rsidRPr="00843EC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contrast, white clover</w:t>
      </w:r>
      <w:ins w:id="193" w:author="Rob Ness" w:date="2018-03-21T11:25:00Z">
        <w:r w:rsidR="009948C3">
          <w:rPr>
            <w:rFonts w:ascii="Times New Roman" w:hAnsi="Times New Roman" w:cs="Times New Roman"/>
          </w:rPr>
          <w:t xml:space="preserve">, </w:t>
        </w:r>
      </w:ins>
      <w:del w:id="194" w:author="Rob Ness" w:date="2018-03-21T11:25:00Z">
        <w:r w:rsidRPr="006C5BE3" w:rsidDel="009948C3">
          <w:rPr>
            <w:rFonts w:ascii="Times New Roman" w:hAnsi="Times New Roman" w:cs="Times New Roman"/>
          </w:rPr>
          <w:delText>—</w:delText>
        </w:r>
      </w:del>
      <w:r w:rsidRPr="006C5BE3">
        <w:rPr>
          <w:rFonts w:ascii="Times New Roman" w:hAnsi="Times New Roman" w:cs="Times New Roman"/>
        </w:rPr>
        <w:t>originally native to Eurasia</w:t>
      </w:r>
      <w:ins w:id="195" w:author="Rob Ness" w:date="2018-03-21T11:25:00Z">
        <w:r w:rsidR="009948C3" w:rsidRPr="006C5BE3">
          <w:rPr>
            <w:rFonts w:ascii="Times New Roman" w:hAnsi="Times New Roman" w:cs="Times New Roman"/>
          </w:rPr>
          <w:t>,</w:t>
        </w:r>
      </w:ins>
      <w:del w:id="196" w:author="Rob Ness" w:date="2018-03-21T11:25:00Z">
        <w:r w:rsidRPr="006C5BE3" w:rsidDel="009948C3">
          <w:rPr>
            <w:rFonts w:ascii="Times New Roman" w:hAnsi="Times New Roman" w:cs="Times New Roman"/>
          </w:rPr>
          <w:delText>—</w:delText>
        </w:r>
      </w:del>
      <w:ins w:id="197" w:author="Rob Ness" w:date="2018-03-21T11:25:00Z">
        <w:r w:rsidR="009948C3" w:rsidRPr="006C5BE3">
          <w:rPr>
            <w:rFonts w:ascii="Times New Roman" w:hAnsi="Times New Roman" w:cs="Times New Roman"/>
          </w:rPr>
          <w:t xml:space="preserve"> </w:t>
        </w:r>
      </w:ins>
      <w:r w:rsidRPr="00DD20C5">
        <w:rPr>
          <w:rFonts w:ascii="Times New Roman" w:hAnsi="Times New Roman" w:cs="Times New Roman"/>
        </w:rPr>
        <w:t xml:space="preserve">shows inconsistent effects of urbanization on neutral </w:t>
      </w:r>
      <w:r w:rsidR="00BD792B" w:rsidRPr="00DD20C5">
        <w:rPr>
          <w:rFonts w:ascii="Times New Roman" w:hAnsi="Times New Roman" w:cs="Times New Roman"/>
        </w:rPr>
        <w:t xml:space="preserve">genetic </w:t>
      </w:r>
      <w:r w:rsidRPr="00DD20C5">
        <w:rPr>
          <w:rFonts w:ascii="Times New Roman" w:hAnsi="Times New Roman" w:cs="Times New Roman"/>
        </w:rPr>
        <w:t xml:space="preserve">diversity across 8 cities in Ontario, Canada </w:t>
      </w:r>
      <w:r w:rsidR="000147F3" w:rsidRPr="006C5BE3">
        <w:rPr>
          <w:rFonts w:ascii="Times New Roman" w:hAnsi="Times New Roman" w:cs="Times New Roman"/>
        </w:rPr>
        <w:fldChar w:fldCharType="begin" w:fldLock="1"/>
      </w:r>
      <w:r w:rsidR="00AD03D5" w:rsidRPr="006C5BE3">
        <w:rPr>
          <w:rFonts w:ascii="Times New Roman" w:hAnsi="Times New Roman" w:cs="Times New Roman"/>
          <w:rPrChange w:id="198" w:author="James Santangelo" w:date="2018-03-21T12:26:00Z">
            <w:rPr>
              <w:rFonts w:ascii="Times New Roman" w:hAnsi="Times New Roman" w:cs="Times New Roman"/>
            </w:rPr>
          </w:rPrChange>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sidRPr="006C5BE3">
        <w:rPr>
          <w:rFonts w:ascii="Times New Roman" w:hAnsi="Times New Roman" w:cs="Times New Roman"/>
          <w:rPrChange w:id="199" w:author="James Santangelo" w:date="2018-03-21T12:26:00Z">
            <w:rPr>
              <w:rFonts w:ascii="Times New Roman" w:hAnsi="Times New Roman" w:cs="Times New Roman"/>
            </w:rPr>
          </w:rPrChange>
        </w:rPr>
        <w:fldChar w:fldCharType="separate"/>
      </w:r>
      <w:r w:rsidR="00AD03D5" w:rsidRPr="006C5BE3">
        <w:rPr>
          <w:rFonts w:ascii="Times New Roman" w:hAnsi="Times New Roman" w:cs="Times New Roman"/>
          <w:noProof/>
        </w:rPr>
        <w:t>[26]</w:t>
      </w:r>
      <w:r w:rsidR="000147F3" w:rsidRPr="006C5BE3">
        <w:rPr>
          <w:rFonts w:ascii="Times New Roman" w:hAnsi="Times New Roman" w:cs="Times New Roman"/>
        </w:rPr>
        <w:fldChar w:fldCharType="end"/>
      </w:r>
      <w:r w:rsidR="000147F3" w:rsidRPr="006C5BE3">
        <w:rPr>
          <w:rFonts w:ascii="Times New Roman" w:hAnsi="Times New Roman" w:cs="Times New Roman"/>
        </w:rPr>
        <w:t xml:space="preserve"> </w:t>
      </w:r>
      <w:r w:rsidRPr="006C5BE3">
        <w:rPr>
          <w:rFonts w:ascii="Times New Roman" w:hAnsi="Times New Roman" w:cs="Times New Roman"/>
        </w:rPr>
        <w:t xml:space="preserve">suggesting no increased effects of drift in urban populations. </w:t>
      </w:r>
      <w:ins w:id="200" w:author="James Santangelo" w:date="2018-03-21T12:25:00Z">
        <w:r w:rsidR="006C5BE3" w:rsidRPr="006C5BE3">
          <w:rPr>
            <w:rFonts w:ascii="Times New Roman" w:hAnsi="Times New Roman" w:cs="Times New Roman"/>
          </w:rPr>
          <w:t>I</w:t>
        </w:r>
        <w:r w:rsidR="006C5BE3" w:rsidRPr="006C5BE3">
          <w:rPr>
            <w:rFonts w:ascii="Times New Roman" w:hAnsi="Times New Roman" w:cs="Times New Roman"/>
            <w:rPrChange w:id="201" w:author="James Santangelo" w:date="2018-03-21T12:26:00Z">
              <w:rPr/>
            </w:rPrChange>
          </w:rPr>
          <w:t>n this very limited comparison the data suggest</w:t>
        </w:r>
      </w:ins>
      <w:del w:id="202" w:author="James Santangelo" w:date="2018-03-21T12:25:00Z">
        <w:r w:rsidRPr="006C5BE3" w:rsidDel="006C5BE3">
          <w:rPr>
            <w:rFonts w:ascii="Times New Roman" w:hAnsi="Times New Roman" w:cs="Times New Roman"/>
          </w:rPr>
          <w:delText xml:space="preserve">While data is still limited, </w:delText>
        </w:r>
      </w:del>
      <w:ins w:id="203" w:author="James Santangelo" w:date="2018-03-16T10:04:00Z">
        <w:r w:rsidR="005C0BFE" w:rsidRPr="006C5BE3">
          <w:rPr>
            <w:rFonts w:ascii="Times New Roman" w:hAnsi="Times New Roman" w:cs="Times New Roman"/>
          </w:rPr>
          <w:t xml:space="preserve"> that </w:t>
        </w:r>
      </w:ins>
      <w:r w:rsidRPr="006C5BE3">
        <w:rPr>
          <w:rFonts w:ascii="Times New Roman" w:hAnsi="Times New Roman" w:cs="Times New Roman"/>
        </w:rPr>
        <w:t>urban populations of native species appear more</w:t>
      </w:r>
      <w:r>
        <w:rPr>
          <w:rFonts w:ascii="Times New Roman" w:hAnsi="Times New Roman" w:cs="Times New Roman"/>
        </w:rPr>
        <w:t xml:space="preserv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3E37E8CC"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w:t>
      </w:r>
      <w:r>
        <w:rPr>
          <w:rFonts w:ascii="Times New Roman" w:hAnsi="Times New Roman" w:cs="Times New Roman"/>
        </w:rPr>
        <w:lastRenderedPageBreak/>
        <w:t>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figure 2</w:t>
      </w:r>
      <w:r w:rsidR="00EE0034" w:rsidRPr="00973284">
        <w:rPr>
          <w:rFonts w:ascii="Times New Roman" w:hAnsi="Times New Roman" w:cs="Times New Roman"/>
          <w:i/>
        </w:rPr>
        <w:t>b</w:t>
      </w:r>
      <w:ins w:id="204" w:author="James Santangelo" w:date="2018-03-13T17:17:00Z">
        <w:r w:rsidR="004E764B">
          <w:rPr>
            <w:rFonts w:ascii="Times New Roman" w:hAnsi="Times New Roman" w:cs="Times New Roman"/>
          </w:rPr>
          <w:t>, figure S1</w:t>
        </w:r>
      </w:ins>
      <w:ins w:id="205" w:author="James Santangelo" w:date="2018-03-14T16:18:00Z">
        <w:r w:rsidR="003A35C7">
          <w:rPr>
            <w:rFonts w:ascii="Times New Roman" w:hAnsi="Times New Roman" w:cs="Times New Roman"/>
          </w:rPr>
          <w:t>2</w:t>
        </w:r>
      </w:ins>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13E32C37"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While genetic drift is sufficient to generate clines in non-additive traits, it is insufficient on its own to maintain them. </w:t>
      </w:r>
      <w:del w:id="206" w:author="James Santangelo" w:date="2018-03-14T16:46:00Z">
        <w:r w:rsidDel="00407E5C">
          <w:rPr>
            <w:rFonts w:ascii="Times New Roman" w:hAnsi="Times New Roman" w:cs="Times New Roman"/>
          </w:rPr>
          <w:delText xml:space="preserve">We simulated cases where genetic drift leads to the formation of clines on contemporary time scales under non-equilibrium conditions as these are the conditions most likely to occur in urbanizing areas. </w:delText>
        </w:r>
      </w:del>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3E44C9">
        <w:rPr>
          <w:rFonts w:ascii="Times New Roman" w:hAnsi="Times New Roman" w:cs="Times New Roman"/>
        </w:rPr>
        <w:fldChar w:fldCharType="separate"/>
      </w:r>
      <w:r w:rsidR="00843EC4" w:rsidRPr="00843EC4">
        <w:rPr>
          <w:rFonts w:ascii="Times New Roman" w:hAnsi="Times New Roman" w:cs="Times New Roman"/>
          <w:noProof/>
        </w:rPr>
        <w:t>[48]</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er over time (text S6, figure S</w:t>
      </w:r>
      <w:ins w:id="207" w:author="James Santangelo" w:date="2018-03-14T16:45:00Z">
        <w:r w:rsidR="00407E5C">
          <w:rPr>
            <w:rFonts w:ascii="Times New Roman" w:hAnsi="Times New Roman" w:cs="Times New Roman"/>
          </w:rPr>
          <w:t>11</w:t>
        </w:r>
      </w:ins>
      <w:del w:id="208" w:author="James Santangelo" w:date="2018-03-14T16:45:00Z">
        <w:r w:rsidR="00973284" w:rsidDel="00407E5C">
          <w:rPr>
            <w:rFonts w:ascii="Times New Roman" w:hAnsi="Times New Roman" w:cs="Times New Roman"/>
          </w:rPr>
          <w:delText>9</w:delText>
        </w:r>
      </w:del>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"[48]", "plainTextFormattedCitation" : "[48]", "previouslyFormattedCitation" : "[48]" }, "properties" : {  }, "schema" : "https://github.com/citation-style-language/schema/raw/master/csl-citation.json" }</w:instrText>
      </w:r>
      <w:r w:rsidR="00CA3EAC">
        <w:rPr>
          <w:rFonts w:ascii="Times New Roman" w:hAnsi="Times New Roman" w:cs="Times New Roman"/>
        </w:rPr>
        <w:fldChar w:fldCharType="separate"/>
      </w:r>
      <w:r w:rsidR="00843EC4" w:rsidRPr="00843EC4">
        <w:rPr>
          <w:rFonts w:ascii="Times New Roman" w:hAnsi="Times New Roman" w:cs="Times New Roman"/>
          <w:noProof/>
        </w:rPr>
        <w:t>[48]</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r w:rsidR="00EE45FF">
        <w:rPr>
          <w:rFonts w:ascii="Times New Roman" w:hAnsi="Times New Roman" w:cs="Times New Roman"/>
        </w:rPr>
        <w:t xml:space="preserve">epistatically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w:t>
      </w:r>
      <w:r>
        <w:rPr>
          <w:rFonts w:ascii="Times New Roman" w:hAnsi="Times New Roman" w:cs="Times New Roman"/>
        </w:rPr>
        <w:lastRenderedPageBreak/>
        <w:t xml:space="preserve">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6647B3AC"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multiple genes or metabolic pathways. Rejecting drift as a </w:t>
      </w:r>
      <w:del w:id="209" w:author="James Santangelo" w:date="2018-03-14T16:18:00Z">
        <w:r w:rsidDel="003A35C7">
          <w:rPr>
            <w:rFonts w:ascii="Times New Roman" w:hAnsi="Times New Roman" w:cs="Times New Roman"/>
          </w:rPr>
          <w:delText xml:space="preserve">possible </w:delText>
        </w:r>
      </w:del>
      <w:r>
        <w:rPr>
          <w:rFonts w:ascii="Times New Roman" w:hAnsi="Times New Roman" w:cs="Times New Roman"/>
        </w:rPr>
        <w:t>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 xml:space="preserve">Finally, we caution that observations of parallel clines may represent </w:t>
      </w:r>
      <w:del w:id="210" w:author="James Santangelo" w:date="2018-03-13T15:46:00Z">
        <w:r w:rsidR="005A5196" w:rsidRPr="005A5196" w:rsidDel="00362C7E">
          <w:rPr>
            <w:rFonts w:ascii="Times New Roman" w:hAnsi="Times New Roman" w:cs="Times New Roman"/>
          </w:rPr>
          <w:delText xml:space="preserve">contemporary </w:delText>
        </w:r>
      </w:del>
      <w:ins w:id="211" w:author="James Santangelo" w:date="2018-03-13T15:46:00Z">
        <w:r w:rsidR="00362C7E">
          <w:rPr>
            <w:rFonts w:ascii="Times New Roman" w:hAnsi="Times New Roman" w:cs="Times New Roman"/>
          </w:rPr>
          <w:t>modern</w:t>
        </w:r>
        <w:r w:rsidR="00362C7E" w:rsidRPr="005A5196">
          <w:rPr>
            <w:rFonts w:ascii="Times New Roman" w:hAnsi="Times New Roman" w:cs="Times New Roman"/>
          </w:rPr>
          <w:t xml:space="preserve"> </w:t>
        </w:r>
      </w:ins>
      <w:r w:rsidR="005A5196" w:rsidRPr="005A5196">
        <w:rPr>
          <w:rFonts w:ascii="Times New Roman" w:hAnsi="Times New Roman" w:cs="Times New Roman"/>
        </w:rPr>
        <w:t xml:space="preserve">"spandrels" [48]; studies presuming that repeated </w:t>
      </w:r>
      <w:r w:rsidR="005A5196" w:rsidRPr="005A5196">
        <w:rPr>
          <w:rFonts w:ascii="Times New Roman" w:hAnsi="Times New Roman" w:cs="Times New Roman"/>
        </w:rPr>
        <w:lastRenderedPageBreak/>
        <w:t>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12"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3"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lastRenderedPageBreak/>
        <w:t>Acknowledgements</w:t>
      </w:r>
    </w:p>
    <w:p w14:paraId="2292A841" w14:textId="47DFD67A"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del w:id="212" w:author="James Santangelo" w:date="2018-03-16T09:28:00Z">
        <w:r w:rsidR="00B80D94" w:rsidDel="007804F0">
          <w:rPr>
            <w:rFonts w:ascii="Times New Roman" w:hAnsi="Times New Roman" w:cs="Times New Roman"/>
          </w:rPr>
          <w:delText xml:space="preserve"> and</w:delText>
        </w:r>
      </w:del>
      <w:ins w:id="213" w:author="James Santangelo" w:date="2018-03-16T09:28:00Z">
        <w:r w:rsidR="007804F0">
          <w:rPr>
            <w:rFonts w:ascii="Times New Roman" w:hAnsi="Times New Roman" w:cs="Times New Roman"/>
          </w:rPr>
          <w:t>,</w:t>
        </w:r>
      </w:ins>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w:t>
      </w:r>
      <w:ins w:id="214" w:author="James Santangelo" w:date="2018-03-16T09:28:00Z">
        <w:r w:rsidR="007804F0">
          <w:rPr>
            <w:rFonts w:ascii="Times New Roman" w:hAnsi="Times New Roman" w:cs="Times New Roman"/>
          </w:rPr>
          <w:t xml:space="preserve"> and two anonymous reviewers</w:t>
        </w:r>
      </w:ins>
      <w:r w:rsidR="00B80D94" w:rsidRPr="00B80D94">
        <w:rPr>
          <w:rFonts w:ascii="Times New Roman" w:hAnsi="Times New Roman" w:cs="Times New Roman"/>
        </w:rPr>
        <w:t xml:space="preserve">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w:t>
      </w:r>
      <w:commentRangeStart w:id="215"/>
      <w:commentRangeStart w:id="216"/>
      <w:r w:rsidR="00B2487C">
        <w:rPr>
          <w:rFonts w:ascii="Times New Roman" w:hAnsi="Times New Roman" w:cs="Times New Roman"/>
          <w:color w:val="000000" w:themeColor="text1"/>
        </w:rPr>
        <w:t xml:space="preserve">HPCNODE1 </w:t>
      </w:r>
      <w:commentRangeEnd w:id="215"/>
      <w:r w:rsidR="000766AE">
        <w:rPr>
          <w:rStyle w:val="CommentReference"/>
        </w:rPr>
        <w:commentReference w:id="215"/>
      </w:r>
      <w:commentRangeEnd w:id="216"/>
      <w:r w:rsidR="006C5BE3">
        <w:rPr>
          <w:rStyle w:val="CommentReference"/>
        </w:rPr>
        <w:commentReference w:id="216"/>
      </w:r>
      <w:ins w:id="217" w:author="James Santangelo" w:date="2018-03-21T12:27:00Z">
        <w:r w:rsidR="006C5BE3">
          <w:rPr>
            <w:rFonts w:ascii="Times New Roman" w:hAnsi="Times New Roman" w:cs="Times New Roman"/>
            <w:color w:val="000000" w:themeColor="text1"/>
          </w:rPr>
          <w:t xml:space="preserve">and Brian </w:t>
        </w:r>
        <w:proofErr w:type="spellStart"/>
        <w:r w:rsidR="006C5BE3">
          <w:rPr>
            <w:rFonts w:ascii="Times New Roman" w:hAnsi="Times New Roman" w:cs="Times New Roman"/>
            <w:color w:val="000000" w:themeColor="text1"/>
          </w:rPr>
          <w:t>Novogradac</w:t>
        </w:r>
        <w:proofErr w:type="spellEnd"/>
        <w:r w:rsidR="006C5BE3">
          <w:rPr>
            <w:rFonts w:ascii="Times New Roman" w:hAnsi="Times New Roman" w:cs="Times New Roman"/>
            <w:color w:val="000000" w:themeColor="text1"/>
          </w:rPr>
          <w:t xml:space="preserve"> </w:t>
        </w:r>
      </w:ins>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ins w:id="218" w:author="James Santangelo" w:date="2018-03-21T12:27:00Z">
        <w:r w:rsidR="006C5BE3">
          <w:rPr>
            <w:rFonts w:ascii="Times New Roman" w:hAnsi="Times New Roman" w:cs="Times New Roman"/>
            <w:color w:val="000000" w:themeColor="text1"/>
          </w:rPr>
          <w:t xml:space="preserve">and expertise </w:t>
        </w:r>
      </w:ins>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BB46252" w14:textId="2E1F4D76" w:rsidR="00843EC4" w:rsidRPr="00843EC4" w:rsidRDefault="000A63E6" w:rsidP="00843EC4">
      <w:pPr>
        <w:widowControl w:val="0"/>
        <w:autoSpaceDE w:val="0"/>
        <w:autoSpaceDN w:val="0"/>
        <w:adjustRightInd w:val="0"/>
        <w:spacing w:line="360" w:lineRule="auto"/>
        <w:ind w:left="640" w:hanging="640"/>
        <w:rPr>
          <w:rFonts w:ascii="Times New Roman" w:hAnsi="Times New Roman" w:cs="Times New Roman"/>
          <w:noProof/>
          <w:lang w:val="en-US"/>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843EC4" w:rsidRPr="00843EC4">
        <w:rPr>
          <w:rFonts w:ascii="Times New Roman" w:hAnsi="Times New Roman" w:cs="Times New Roman"/>
          <w:noProof/>
          <w:lang w:val="en-US"/>
        </w:rPr>
        <w:t>1.</w:t>
      </w:r>
      <w:r w:rsidR="00843EC4" w:rsidRPr="00843EC4">
        <w:rPr>
          <w:rFonts w:ascii="Times New Roman" w:hAnsi="Times New Roman" w:cs="Times New Roman"/>
          <w:noProof/>
          <w:lang w:val="en-US"/>
        </w:rPr>
        <w:tab/>
        <w:t xml:space="preserve">Huxley J. 1938 Clines: an auxiliary taxonomic principle. </w:t>
      </w:r>
      <w:r w:rsidR="00843EC4" w:rsidRPr="00843EC4">
        <w:rPr>
          <w:rFonts w:ascii="Times New Roman" w:hAnsi="Times New Roman" w:cs="Times New Roman"/>
          <w:i/>
          <w:iCs/>
          <w:noProof/>
          <w:lang w:val="en-US"/>
        </w:rPr>
        <w:t>Nature</w:t>
      </w:r>
      <w:r w:rsidR="00843EC4" w:rsidRPr="00843EC4">
        <w:rPr>
          <w:rFonts w:ascii="Times New Roman" w:hAnsi="Times New Roman" w:cs="Times New Roman"/>
          <w:noProof/>
          <w:lang w:val="en-US"/>
        </w:rPr>
        <w:t xml:space="preserve"> </w:t>
      </w:r>
      <w:r w:rsidR="00843EC4" w:rsidRPr="00843EC4">
        <w:rPr>
          <w:rFonts w:ascii="Times New Roman" w:hAnsi="Times New Roman" w:cs="Times New Roman"/>
          <w:b/>
          <w:bCs/>
          <w:noProof/>
          <w:lang w:val="en-US"/>
        </w:rPr>
        <w:t>142</w:t>
      </w:r>
      <w:r w:rsidR="00843EC4" w:rsidRPr="00843EC4">
        <w:rPr>
          <w:rFonts w:ascii="Times New Roman" w:hAnsi="Times New Roman" w:cs="Times New Roman"/>
          <w:noProof/>
          <w:lang w:val="en-US"/>
        </w:rPr>
        <w:t xml:space="preserve">, 219–220. </w:t>
      </w:r>
    </w:p>
    <w:p w14:paraId="522CD2AF" w14:textId="5ECFEDF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w:t>
      </w:r>
      <w:r w:rsidRPr="00843EC4">
        <w:rPr>
          <w:rFonts w:ascii="Times New Roman" w:hAnsi="Times New Roman" w:cs="Times New Roman"/>
          <w:noProof/>
          <w:lang w:val="en-US"/>
        </w:rPr>
        <w:tab/>
        <w:t xml:space="preserve">Endler JA. 1977 </w:t>
      </w:r>
      <w:r w:rsidRPr="00843EC4">
        <w:rPr>
          <w:rFonts w:ascii="Times New Roman" w:hAnsi="Times New Roman" w:cs="Times New Roman"/>
          <w:i/>
          <w:iCs/>
          <w:noProof/>
          <w:lang w:val="en-US"/>
        </w:rPr>
        <w:t>Geographic variation, speciation, and clines</w:t>
      </w:r>
      <w:r w:rsidRPr="00843EC4">
        <w:rPr>
          <w:rFonts w:ascii="Times New Roman" w:hAnsi="Times New Roman" w:cs="Times New Roman"/>
          <w:noProof/>
          <w:lang w:val="en-US"/>
        </w:rPr>
        <w:t>. Princeton University Press.</w:t>
      </w:r>
      <w:r w:rsidR="00DD20C5">
        <w:rPr>
          <w:rFonts w:ascii="Times New Roman" w:hAnsi="Times New Roman" w:cs="Times New Roman"/>
          <w:noProof/>
          <w:lang w:val="en-US"/>
        </w:rPr>
        <w:t xml:space="preserve"> Princeton, NJ.</w:t>
      </w:r>
      <w:r w:rsidRPr="00843EC4">
        <w:rPr>
          <w:rFonts w:ascii="Times New Roman" w:hAnsi="Times New Roman" w:cs="Times New Roman"/>
          <w:noProof/>
          <w:lang w:val="en-US"/>
        </w:rPr>
        <w:t xml:space="preserve"> </w:t>
      </w:r>
    </w:p>
    <w:p w14:paraId="1C9B56D2"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w:t>
      </w:r>
      <w:r w:rsidRPr="00843EC4">
        <w:rPr>
          <w:rFonts w:ascii="Times New Roman" w:hAnsi="Times New Roman" w:cs="Times New Roman"/>
          <w:noProof/>
          <w:lang w:val="en-US"/>
        </w:rPr>
        <w:tab/>
        <w:t xml:space="preserve">Felsenstein J. 1975 Genetic drift in clines which are maintained by migration and natural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81</w:t>
      </w:r>
      <w:r w:rsidRPr="00843EC4">
        <w:rPr>
          <w:rFonts w:ascii="Times New Roman" w:hAnsi="Times New Roman" w:cs="Times New Roman"/>
          <w:noProof/>
          <w:lang w:val="en-US"/>
        </w:rPr>
        <w:t xml:space="preserve">, 191–207. </w:t>
      </w:r>
    </w:p>
    <w:p w14:paraId="0E5E8890" w14:textId="01EB620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w:t>
      </w:r>
      <w:r w:rsidRPr="00843EC4">
        <w:rPr>
          <w:rFonts w:ascii="Times New Roman" w:hAnsi="Times New Roman" w:cs="Times New Roman"/>
          <w:noProof/>
          <w:lang w:val="en-US"/>
        </w:rPr>
        <w:tab/>
        <w:t xml:space="preserve">Haldane JBS. 1948 The theory of a cline. </w:t>
      </w:r>
      <w:r w:rsidRPr="00843EC4">
        <w:rPr>
          <w:rFonts w:ascii="Times New Roman" w:hAnsi="Times New Roman" w:cs="Times New Roman"/>
          <w:i/>
          <w:iCs/>
          <w:noProof/>
          <w:lang w:val="en-US"/>
        </w:rPr>
        <w:t>J.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48</w:t>
      </w:r>
      <w:r w:rsidRPr="00843EC4">
        <w:rPr>
          <w:rFonts w:ascii="Times New Roman" w:hAnsi="Times New Roman" w:cs="Times New Roman"/>
          <w:noProof/>
          <w:lang w:val="en-US"/>
        </w:rPr>
        <w:t xml:space="preserve">, 277–284. </w:t>
      </w:r>
    </w:p>
    <w:p w14:paraId="5BA9C0B8" w14:textId="3E1BE52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5.</w:t>
      </w:r>
      <w:r w:rsidRPr="00843EC4">
        <w:rPr>
          <w:rFonts w:ascii="Times New Roman" w:hAnsi="Times New Roman" w:cs="Times New Roman"/>
          <w:noProof/>
          <w:lang w:val="en-US"/>
        </w:rPr>
        <w:tab/>
        <w:t xml:space="preserve">May RM, Endler JA, McMurtrie RE. 1975 Gene frequency clines in the presence of selection opposed by gene flow. </w:t>
      </w:r>
      <w:r w:rsidRPr="00843EC4">
        <w:rPr>
          <w:rFonts w:ascii="Times New Roman" w:hAnsi="Times New Roman" w:cs="Times New Roman"/>
          <w:i/>
          <w:iCs/>
          <w:noProof/>
          <w:lang w:val="en-US"/>
        </w:rPr>
        <w:t>Am. Nat.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109</w:t>
      </w:r>
      <w:r w:rsidRPr="00843EC4">
        <w:rPr>
          <w:rFonts w:ascii="Times New Roman" w:hAnsi="Times New Roman" w:cs="Times New Roman"/>
          <w:noProof/>
          <w:lang w:val="en-US"/>
        </w:rPr>
        <w:t>, 659–676.</w:t>
      </w:r>
    </w:p>
    <w:p w14:paraId="1A534CD4" w14:textId="4E32BD5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6.</w:t>
      </w:r>
      <w:r w:rsidRPr="00843EC4">
        <w:rPr>
          <w:rFonts w:ascii="Times New Roman" w:hAnsi="Times New Roman" w:cs="Times New Roman"/>
          <w:noProof/>
          <w:lang w:val="en-US"/>
        </w:rPr>
        <w:tab/>
        <w:t xml:space="preserve">Wright S. 1943 Isolation by </w:t>
      </w:r>
      <w:r w:rsidR="00DD20C5">
        <w:rPr>
          <w:rFonts w:ascii="Times New Roman" w:hAnsi="Times New Roman" w:cs="Times New Roman"/>
          <w:noProof/>
          <w:lang w:val="en-US"/>
        </w:rPr>
        <w:t>d</w:t>
      </w:r>
      <w:r w:rsidRPr="00843EC4">
        <w:rPr>
          <w:rFonts w:ascii="Times New Roman" w:hAnsi="Times New Roman" w:cs="Times New Roman"/>
          <w:noProof/>
          <w:lang w:val="en-US"/>
        </w:rPr>
        <w:t xml:space="preserve">istance.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w:t>
      </w:r>
      <w:r w:rsidRPr="00843EC4">
        <w:rPr>
          <w:rFonts w:ascii="Times New Roman" w:hAnsi="Times New Roman" w:cs="Times New Roman"/>
          <w:noProof/>
          <w:lang w:val="en-US"/>
        </w:rPr>
        <w:t>, 114–138.</w:t>
      </w:r>
    </w:p>
    <w:p w14:paraId="08B72FC5" w14:textId="0B97A1A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7.</w:t>
      </w:r>
      <w:r w:rsidRPr="00843EC4">
        <w:rPr>
          <w:rFonts w:ascii="Times New Roman" w:hAnsi="Times New Roman" w:cs="Times New Roman"/>
          <w:noProof/>
          <w:lang w:val="en-US"/>
        </w:rPr>
        <w:tab/>
        <w:t>Vasemägi A. 2006 The adaptive hypothesis of clinal variation revisited:</w:t>
      </w:r>
      <w:r w:rsidR="00DD20C5">
        <w:rPr>
          <w:rFonts w:ascii="Times New Roman" w:hAnsi="Times New Roman" w:cs="Times New Roman"/>
          <w:noProof/>
          <w:lang w:val="en-US"/>
        </w:rPr>
        <w:t xml:space="preserve"> </w:t>
      </w:r>
      <w:r w:rsidRPr="00843EC4">
        <w:rPr>
          <w:rFonts w:ascii="Times New Roman" w:hAnsi="Times New Roman" w:cs="Times New Roman"/>
          <w:noProof/>
          <w:lang w:val="en-US"/>
        </w:rPr>
        <w:t xml:space="preserve">single-locus clines as a result of spatially restricted gene flow.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173</w:t>
      </w:r>
      <w:r w:rsidRPr="00843EC4">
        <w:rPr>
          <w:rFonts w:ascii="Times New Roman" w:hAnsi="Times New Roman" w:cs="Times New Roman"/>
          <w:noProof/>
          <w:lang w:val="en-US"/>
        </w:rPr>
        <w:t xml:space="preserve">, 2411–2414. </w:t>
      </w:r>
    </w:p>
    <w:p w14:paraId="76B0485E" w14:textId="69796FD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8.</w:t>
      </w:r>
      <w:r w:rsidRPr="00843EC4">
        <w:rPr>
          <w:rFonts w:ascii="Times New Roman" w:hAnsi="Times New Roman" w:cs="Times New Roman"/>
          <w:noProof/>
          <w:lang w:val="en-US"/>
        </w:rPr>
        <w:tab/>
        <w:t xml:space="preserve">Colautti RI, Lau JA. 2015 Contemporary evolution during invasion: </w:t>
      </w:r>
      <w:r w:rsidR="00DD20C5">
        <w:rPr>
          <w:rFonts w:ascii="Times New Roman" w:hAnsi="Times New Roman" w:cs="Times New Roman"/>
          <w:noProof/>
          <w:lang w:val="en-US"/>
        </w:rPr>
        <w:t>e</w:t>
      </w:r>
      <w:r w:rsidRPr="00843EC4">
        <w:rPr>
          <w:rFonts w:ascii="Times New Roman" w:hAnsi="Times New Roman" w:cs="Times New Roman"/>
          <w:noProof/>
          <w:lang w:val="en-US"/>
        </w:rPr>
        <w:t xml:space="preserve">vidence for differentiation, natural selection, and local adaptation.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24</w:t>
      </w:r>
      <w:r w:rsidRPr="00843EC4">
        <w:rPr>
          <w:rFonts w:ascii="Times New Roman" w:hAnsi="Times New Roman" w:cs="Times New Roman"/>
          <w:noProof/>
          <w:lang w:val="en-US"/>
        </w:rPr>
        <w:t xml:space="preserve">, 1999–2017. </w:t>
      </w:r>
    </w:p>
    <w:p w14:paraId="63D53A01" w14:textId="72C4380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9.</w:t>
      </w:r>
      <w:r w:rsidRPr="00843EC4">
        <w:rPr>
          <w:rFonts w:ascii="Times New Roman" w:hAnsi="Times New Roman" w:cs="Times New Roman"/>
          <w:noProof/>
          <w:lang w:val="en-US"/>
        </w:rPr>
        <w:tab/>
        <w:t xml:space="preserve">Keller SR, Sowell DR, Neiman M, Wolfe LM, Taylor DR. 2009 Adaptation and colonization history affect the evolution of clines in two introduced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678–690.</w:t>
      </w:r>
    </w:p>
    <w:p w14:paraId="061F1BF2" w14:textId="6CA7970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10.</w:t>
      </w:r>
      <w:r w:rsidRPr="00843EC4">
        <w:rPr>
          <w:rFonts w:ascii="Times New Roman" w:hAnsi="Times New Roman" w:cs="Times New Roman"/>
          <w:noProof/>
          <w:lang w:val="en-US"/>
        </w:rPr>
        <w:tab/>
        <w:t xml:space="preserve">Samis KE, Murren CJ, Bossdorf O, Donohue K, Fenster CB, Malmberg RL, Purugganan MD, Stinchcombe JR. 2012 Longitudinal trends in climate drive flowering time clines in north american </w:t>
      </w:r>
      <w:r w:rsidRPr="00843EC4">
        <w:rPr>
          <w:rFonts w:ascii="Times New Roman" w:hAnsi="Times New Roman" w:cs="Times New Roman"/>
          <w:i/>
          <w:iCs/>
          <w:noProof/>
          <w:lang w:val="en-US"/>
        </w:rPr>
        <w:t>Arabidopsis thaliana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Ecol. Evol.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w:t>
      </w:r>
      <w:r w:rsidRPr="00843EC4">
        <w:rPr>
          <w:rFonts w:ascii="Times New Roman" w:hAnsi="Times New Roman" w:cs="Times New Roman"/>
          <w:noProof/>
          <w:lang w:val="en-US"/>
        </w:rPr>
        <w:t>, 1162–1180.</w:t>
      </w:r>
    </w:p>
    <w:p w14:paraId="727FD5BF" w14:textId="715AC89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11.</w:t>
      </w:r>
      <w:r w:rsidRPr="00843EC4">
        <w:rPr>
          <w:rFonts w:ascii="Times New Roman" w:hAnsi="Times New Roman" w:cs="Times New Roman"/>
          <w:noProof/>
          <w:lang w:val="en-US"/>
        </w:rPr>
        <w:tab/>
        <w:t xml:space="preserve">Barrett SCH, Morgan MT, Husband BC. 1989 The dissolution of a complex genetic polymorphism: the evolution of self-fertilization in tristylous </w:t>
      </w:r>
      <w:r w:rsidRPr="00BE5076">
        <w:rPr>
          <w:rFonts w:ascii="Times New Roman" w:hAnsi="Times New Roman" w:cs="Times New Roman"/>
          <w:i/>
          <w:noProof/>
          <w:lang w:val="en-US"/>
        </w:rPr>
        <w:t>Eichhornia paniculata</w:t>
      </w:r>
      <w:r w:rsidRPr="00843EC4">
        <w:rPr>
          <w:rFonts w:ascii="Times New Roman" w:hAnsi="Times New Roman" w:cs="Times New Roman"/>
          <w:noProof/>
          <w:lang w:val="en-US"/>
        </w:rPr>
        <w:t xml:space="preserve"> </w:t>
      </w:r>
      <w:r w:rsidRPr="00843EC4">
        <w:rPr>
          <w:rFonts w:ascii="Times New Roman" w:hAnsi="Times New Roman" w:cs="Times New Roman"/>
          <w:noProof/>
          <w:lang w:val="en-US"/>
        </w:rPr>
        <w:lastRenderedPageBreak/>
        <w:t xml:space="preserve">(Pontederiaceae). </w:t>
      </w:r>
      <w:r w:rsidRPr="00843EC4">
        <w:rPr>
          <w:rFonts w:ascii="Times New Roman" w:hAnsi="Times New Roman" w:cs="Times New Roman"/>
          <w:i/>
          <w:iCs/>
          <w:noProof/>
          <w:lang w:val="en-US"/>
        </w:rPr>
        <w:t xml:space="preserve">Evolution </w:t>
      </w:r>
      <w:r w:rsidRPr="00843EC4">
        <w:rPr>
          <w:rFonts w:ascii="Times New Roman" w:hAnsi="Times New Roman" w:cs="Times New Roman"/>
          <w:b/>
          <w:bCs/>
          <w:noProof/>
          <w:lang w:val="en-US"/>
        </w:rPr>
        <w:t>43</w:t>
      </w:r>
      <w:r w:rsidRPr="00843EC4">
        <w:rPr>
          <w:rFonts w:ascii="Times New Roman" w:hAnsi="Times New Roman" w:cs="Times New Roman"/>
          <w:noProof/>
          <w:lang w:val="en-US"/>
        </w:rPr>
        <w:t xml:space="preserve">, 1398–1416. </w:t>
      </w:r>
    </w:p>
    <w:p w14:paraId="2D38017D" w14:textId="42CD51B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12.</w:t>
      </w:r>
      <w:r w:rsidRPr="00843EC4">
        <w:rPr>
          <w:rFonts w:ascii="Times New Roman" w:hAnsi="Times New Roman" w:cs="Times New Roman"/>
          <w:noProof/>
          <w:lang w:val="en-US"/>
        </w:rPr>
        <w:tab/>
        <w:t xml:space="preserve">Barrett SCH, Ness RW, Vallejo-Marín M. 2009 Evolutionary pathways to self- fertilization in a tristylous plant species. </w:t>
      </w:r>
      <w:r w:rsidRPr="00843EC4">
        <w:rPr>
          <w:rFonts w:ascii="Times New Roman" w:hAnsi="Times New Roman" w:cs="Times New Roman"/>
          <w:i/>
          <w:iCs/>
          <w:noProof/>
          <w:lang w:val="en-US"/>
        </w:rPr>
        <w:t>New Phytol.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183</w:t>
      </w:r>
      <w:r w:rsidRPr="00843EC4">
        <w:rPr>
          <w:rFonts w:ascii="Times New Roman" w:hAnsi="Times New Roman" w:cs="Times New Roman"/>
          <w:noProof/>
          <w:lang w:val="en-US"/>
        </w:rPr>
        <w:t>, 546–556.</w:t>
      </w:r>
    </w:p>
    <w:p w14:paraId="589DF10D" w14:textId="763226D1"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13.</w:t>
      </w:r>
      <w:r w:rsidRPr="00843EC4">
        <w:rPr>
          <w:rFonts w:ascii="Times New Roman" w:hAnsi="Times New Roman" w:cs="Times New Roman"/>
          <w:noProof/>
          <w:lang w:val="en-US"/>
        </w:rPr>
        <w:tab/>
        <w:t xml:space="preserve">Husband BC, Barrett SCH. 1992 Genetic drift and the maintenance of the style length polymorphism in tristylous populations of </w:t>
      </w:r>
      <w:r w:rsidRPr="00843EC4">
        <w:rPr>
          <w:rFonts w:ascii="Times New Roman" w:hAnsi="Times New Roman" w:cs="Times New Roman"/>
          <w:i/>
          <w:iCs/>
          <w:noProof/>
          <w:lang w:val="en-US"/>
        </w:rPr>
        <w:t>Eichhornia paniculata</w:t>
      </w:r>
      <w:r w:rsidRPr="00843EC4">
        <w:rPr>
          <w:rFonts w:ascii="Times New Roman" w:hAnsi="Times New Roman" w:cs="Times New Roman"/>
          <w:noProof/>
          <w:lang w:val="en-US"/>
        </w:rPr>
        <w:t xml:space="preserve"> (Pontederiaceae).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69</w:t>
      </w:r>
      <w:r w:rsidRPr="00843EC4">
        <w:rPr>
          <w:rFonts w:ascii="Times New Roman" w:hAnsi="Times New Roman" w:cs="Times New Roman"/>
          <w:noProof/>
          <w:lang w:val="en-US"/>
        </w:rPr>
        <w:t>, 440–449.</w:t>
      </w:r>
    </w:p>
    <w:p w14:paraId="3E3554FE" w14:textId="7D0822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14.</w:t>
      </w:r>
      <w:r w:rsidRPr="00843EC4">
        <w:rPr>
          <w:rFonts w:ascii="Times New Roman" w:hAnsi="Times New Roman" w:cs="Times New Roman"/>
          <w:noProof/>
          <w:lang w:val="en-US"/>
        </w:rPr>
        <w:tab/>
        <w:t xml:space="preserve">Yakub M, Tiffin P. 2016 Living in the city: urban environments shape the evolution of a native annual plant. </w:t>
      </w:r>
      <w:r w:rsidRPr="00843EC4">
        <w:rPr>
          <w:rFonts w:ascii="Times New Roman" w:hAnsi="Times New Roman" w:cs="Times New Roman"/>
          <w:i/>
          <w:iCs/>
          <w:noProof/>
          <w:lang w:val="en-US"/>
        </w:rPr>
        <w:t>Glob. Chang.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2082–2089.</w:t>
      </w:r>
    </w:p>
    <w:p w14:paraId="1F0A62E0" w14:textId="4D5991E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15.</w:t>
      </w:r>
      <w:r w:rsidRPr="00843EC4">
        <w:rPr>
          <w:rFonts w:ascii="Times New Roman" w:hAnsi="Times New Roman" w:cs="Times New Roman"/>
          <w:noProof/>
          <w:lang w:val="en-US"/>
        </w:rPr>
        <w:tab/>
        <w:t xml:space="preserve">Reid NM </w:t>
      </w:r>
      <w:r w:rsidRPr="00843EC4">
        <w:rPr>
          <w:rFonts w:ascii="Times New Roman" w:hAnsi="Times New Roman" w:cs="Times New Roman"/>
          <w:i/>
          <w:iCs/>
          <w:noProof/>
          <w:lang w:val="en-US"/>
        </w:rPr>
        <w:t>et al.</w:t>
      </w:r>
      <w:r w:rsidRPr="00843EC4">
        <w:rPr>
          <w:rFonts w:ascii="Times New Roman" w:hAnsi="Times New Roman" w:cs="Times New Roman"/>
          <w:noProof/>
          <w:lang w:val="en-US"/>
        </w:rPr>
        <w:t xml:space="preserve"> 2016 The genomic landscape of rapid repeated evolutionary adaptation to toxic pollution in wild fish.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354</w:t>
      </w:r>
      <w:r w:rsidRPr="00843EC4">
        <w:rPr>
          <w:rFonts w:ascii="Times New Roman" w:hAnsi="Times New Roman" w:cs="Times New Roman"/>
          <w:noProof/>
          <w:lang w:val="en-US"/>
        </w:rPr>
        <w:t>, 1305 LP-1308.</w:t>
      </w:r>
    </w:p>
    <w:p w14:paraId="6C7FF39A" w14:textId="5FA5947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16.</w:t>
      </w:r>
      <w:r w:rsidRPr="00843EC4">
        <w:rPr>
          <w:rFonts w:ascii="Times New Roman" w:hAnsi="Times New Roman" w:cs="Times New Roman"/>
          <w:noProof/>
          <w:lang w:val="en-US"/>
        </w:rPr>
        <w:tab/>
        <w:t xml:space="preserve">Winchell KM, Reynolds RG, Prado-Irwin SR, Puente-Rolón AR, Revell LJ. 2016 Phenotypic shifts in urban areas in the tropical lizard </w:t>
      </w:r>
      <w:r w:rsidRPr="00843EC4">
        <w:rPr>
          <w:rFonts w:ascii="Times New Roman" w:hAnsi="Times New Roman" w:cs="Times New Roman"/>
          <w:i/>
          <w:iCs/>
          <w:noProof/>
          <w:lang w:val="en-US"/>
        </w:rPr>
        <w:t>Anolis cristatellus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70</w:t>
      </w:r>
      <w:r w:rsidRPr="00843EC4">
        <w:rPr>
          <w:rFonts w:ascii="Times New Roman" w:hAnsi="Times New Roman" w:cs="Times New Roman"/>
          <w:noProof/>
          <w:lang w:val="en-US"/>
        </w:rPr>
        <w:t>, 1009–1022.</w:t>
      </w:r>
    </w:p>
    <w:p w14:paraId="03B15F0C" w14:textId="5E115B3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17.</w:t>
      </w:r>
      <w:r w:rsidRPr="00843EC4">
        <w:rPr>
          <w:rFonts w:ascii="Times New Roman" w:hAnsi="Times New Roman" w:cs="Times New Roman"/>
          <w:noProof/>
          <w:lang w:val="en-US"/>
        </w:rPr>
        <w:tab/>
        <w:t xml:space="preserve">Mueller JC, Partecke J, Hatchwell BJ, Gaston KJ, Evans KL. 2013 Candidate gene polymorphisms for behavioural adaptations during urbanization in blackbirds.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3629–3637.</w:t>
      </w:r>
    </w:p>
    <w:p w14:paraId="46980BD4"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18.</w:t>
      </w:r>
      <w:r w:rsidRPr="00843EC4">
        <w:rPr>
          <w:rFonts w:ascii="Times New Roman" w:hAnsi="Times New Roman" w:cs="Times New Roman"/>
          <w:noProof/>
          <w:lang w:val="en-US"/>
        </w:rPr>
        <w:tab/>
        <w:t xml:space="preserve">Diamond SE, Chick L, Perez A, Strickler SA, Martin RA. 2018 Parallel evolution of thermal limits and sub-lethal performance in acorn ants—a test across multiple cities.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520A8DE5" w14:textId="569B214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19.</w:t>
      </w:r>
      <w:r w:rsidRPr="00843EC4">
        <w:rPr>
          <w:rFonts w:ascii="Times New Roman" w:hAnsi="Times New Roman" w:cs="Times New Roman"/>
          <w:noProof/>
          <w:lang w:val="en-US"/>
        </w:rPr>
        <w:tab/>
        <w:t xml:space="preserve">Barnes I, Duda A, Pybus OG, Thomas MG. 2011 Ancient urbanization predicts genetic resistance to tuberculosis. </w:t>
      </w:r>
      <w:r w:rsidRPr="00843EC4">
        <w:rPr>
          <w:rFonts w:ascii="Times New Roman" w:hAnsi="Times New Roman" w:cs="Times New Roman"/>
          <w:i/>
          <w:iCs/>
          <w:noProof/>
          <w:lang w:val="en-US"/>
        </w:rPr>
        <w:t>Evolution</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65</w:t>
      </w:r>
      <w:r w:rsidRPr="00843EC4">
        <w:rPr>
          <w:rFonts w:ascii="Times New Roman" w:hAnsi="Times New Roman" w:cs="Times New Roman"/>
          <w:noProof/>
          <w:lang w:val="en-US"/>
        </w:rPr>
        <w:t>, 842–848.</w:t>
      </w:r>
    </w:p>
    <w:p w14:paraId="79F267C6" w14:textId="1BC3413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20.</w:t>
      </w:r>
      <w:r w:rsidRPr="00843EC4">
        <w:rPr>
          <w:rFonts w:ascii="Times New Roman" w:hAnsi="Times New Roman" w:cs="Times New Roman"/>
          <w:noProof/>
          <w:lang w:val="en-US"/>
        </w:rPr>
        <w:tab/>
        <w:t>Munshi-South J, Kharchenko K. 2010 Rapid, pervasive genetic differentiation of urban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4242–4254. </w:t>
      </w:r>
    </w:p>
    <w:p w14:paraId="6384121C" w14:textId="2CA8F81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21.</w:t>
      </w:r>
      <w:r w:rsidRPr="00843EC4">
        <w:rPr>
          <w:rFonts w:ascii="Times New Roman" w:hAnsi="Times New Roman" w:cs="Times New Roman"/>
          <w:noProof/>
          <w:lang w:val="en-US"/>
        </w:rPr>
        <w:tab/>
        <w:t xml:space="preserve">Munshi-South J, Zolnik CP, Harris SE. 2016 Population genomics of the Anthropocene: urbanization is negatively associated with genome-wide variation in white-footed mouse populations. </w:t>
      </w:r>
      <w:r w:rsidRPr="00843EC4">
        <w:rPr>
          <w:rFonts w:ascii="Times New Roman" w:hAnsi="Times New Roman" w:cs="Times New Roman"/>
          <w:i/>
          <w:iCs/>
          <w:noProof/>
          <w:lang w:val="en-US"/>
        </w:rPr>
        <w:t>Evol. Appl.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9</w:t>
      </w:r>
      <w:r w:rsidRPr="00843EC4">
        <w:rPr>
          <w:rFonts w:ascii="Times New Roman" w:hAnsi="Times New Roman" w:cs="Times New Roman"/>
          <w:noProof/>
          <w:lang w:val="en-US"/>
        </w:rPr>
        <w:t xml:space="preserve">, 546–564. </w:t>
      </w:r>
    </w:p>
    <w:p w14:paraId="5CB7ADB0" w14:textId="6941D3BB"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22.</w:t>
      </w:r>
      <w:r w:rsidRPr="00843EC4">
        <w:rPr>
          <w:rFonts w:ascii="Times New Roman" w:hAnsi="Times New Roman" w:cs="Times New Roman"/>
          <w:noProof/>
          <w:lang w:val="en-US"/>
        </w:rPr>
        <w:tab/>
        <w:t xml:space="preserve">Noël S, Ouellet M, Galois P, Lapointe FJ. 2007 Impact of urban fragmentation on the genetic structure of the eastern red-backed salamander. </w:t>
      </w:r>
      <w:r w:rsidRPr="00843EC4">
        <w:rPr>
          <w:rFonts w:ascii="Times New Roman" w:hAnsi="Times New Roman" w:cs="Times New Roman"/>
          <w:i/>
          <w:iCs/>
          <w:noProof/>
          <w:lang w:val="en-US"/>
        </w:rPr>
        <w:t>Conserv.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599–606. </w:t>
      </w:r>
    </w:p>
    <w:p w14:paraId="0D8F19E6" w14:textId="1D649D2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23.</w:t>
      </w:r>
      <w:r w:rsidRPr="00843EC4">
        <w:rPr>
          <w:rFonts w:ascii="Times New Roman" w:hAnsi="Times New Roman" w:cs="Times New Roman"/>
          <w:noProof/>
          <w:lang w:val="en-US"/>
        </w:rPr>
        <w:tab/>
        <w:t xml:space="preserve">Thompson KA, Renaudin M, Johnson MTJ. 2016 Urbanization drives the evolution of parallel clines in plant populations.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283</w:t>
      </w:r>
      <w:r w:rsidRPr="00843EC4">
        <w:rPr>
          <w:rFonts w:ascii="Times New Roman" w:hAnsi="Times New Roman" w:cs="Times New Roman"/>
          <w:noProof/>
          <w:lang w:val="en-US"/>
        </w:rPr>
        <w:t xml:space="preserve">, 20162180. </w:t>
      </w:r>
    </w:p>
    <w:p w14:paraId="45E141AE" w14:textId="37EEA4E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lastRenderedPageBreak/>
        <w:t>24.</w:t>
      </w:r>
      <w:r w:rsidRPr="00843EC4">
        <w:rPr>
          <w:rFonts w:ascii="Times New Roman" w:hAnsi="Times New Roman" w:cs="Times New Roman"/>
          <w:noProof/>
          <w:lang w:val="en-US"/>
        </w:rPr>
        <w:tab/>
        <w:t xml:space="preserve">Alleaume-Benharira M, Pen IR, Ronce O. 2006 Geographical patterns of adaptation within a species’ range: interactions between drift and gene flow. </w:t>
      </w:r>
      <w:r w:rsidRPr="00843EC4">
        <w:rPr>
          <w:rFonts w:ascii="Times New Roman" w:hAnsi="Times New Roman" w:cs="Times New Roman"/>
          <w:i/>
          <w:iCs/>
          <w:noProof/>
          <w:lang w:val="en-US"/>
        </w:rPr>
        <w:t>J. Evol. Biol.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19</w:t>
      </w:r>
      <w:r w:rsidRPr="00843EC4">
        <w:rPr>
          <w:rFonts w:ascii="Times New Roman" w:hAnsi="Times New Roman" w:cs="Times New Roman"/>
          <w:noProof/>
          <w:lang w:val="en-US"/>
        </w:rPr>
        <w:t xml:space="preserve">, 203–215. </w:t>
      </w:r>
    </w:p>
    <w:p w14:paraId="6DA181BB" w14:textId="1B3B8BA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25.</w:t>
      </w:r>
      <w:r w:rsidRPr="00843EC4">
        <w:rPr>
          <w:rFonts w:ascii="Times New Roman" w:hAnsi="Times New Roman" w:cs="Times New Roman"/>
          <w:noProof/>
          <w:lang w:val="en-US"/>
        </w:rPr>
        <w:tab/>
        <w:t xml:space="preserve">Lewontin RC, Kojima K. 1960 The evolutionary dynamics of complex polymorphisms. </w:t>
      </w:r>
      <w:r w:rsidRPr="00843EC4">
        <w:rPr>
          <w:rFonts w:ascii="Times New Roman" w:hAnsi="Times New Roman" w:cs="Times New Roman"/>
          <w:i/>
          <w:iCs/>
          <w:noProof/>
          <w:lang w:val="en-US"/>
        </w:rPr>
        <w:t>Evolution</w:t>
      </w:r>
      <w:r w:rsidR="00DD20C5">
        <w:rPr>
          <w:rFonts w:ascii="Times New Roman" w:hAnsi="Times New Roman" w:cs="Times New Roman"/>
          <w:i/>
          <w:iCs/>
          <w:noProof/>
          <w:lang w:val="en-US"/>
        </w:rPr>
        <w:t xml:space="preserve"> </w:t>
      </w:r>
      <w:r w:rsidRPr="00843EC4">
        <w:rPr>
          <w:rFonts w:ascii="Times New Roman" w:hAnsi="Times New Roman" w:cs="Times New Roman"/>
          <w:b/>
          <w:bCs/>
          <w:noProof/>
          <w:lang w:val="en-US"/>
        </w:rPr>
        <w:t>14</w:t>
      </w:r>
      <w:r w:rsidRPr="00843EC4">
        <w:rPr>
          <w:rFonts w:ascii="Times New Roman" w:hAnsi="Times New Roman" w:cs="Times New Roman"/>
          <w:noProof/>
          <w:lang w:val="en-US"/>
        </w:rPr>
        <w:t xml:space="preserve">, 458–472. </w:t>
      </w:r>
    </w:p>
    <w:p w14:paraId="67FAD4BF" w14:textId="0EF3858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26.</w:t>
      </w:r>
      <w:r w:rsidRPr="00843EC4">
        <w:rPr>
          <w:rFonts w:ascii="Times New Roman" w:hAnsi="Times New Roman" w:cs="Times New Roman"/>
          <w:noProof/>
          <w:lang w:val="en-US"/>
        </w:rPr>
        <w:tab/>
        <w:t>Johnson MTJ, Prashad C, Nelson A, Lavoignat M, Saini H. 2018 Contrasting the effects of natural selection, genetic drift and gene flow on urban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Proc. R. Soc. B Biol. Sci.</w:t>
      </w:r>
      <w:r w:rsidRPr="00843EC4">
        <w:rPr>
          <w:rFonts w:ascii="Times New Roman" w:hAnsi="Times New Roman" w:cs="Times New Roman"/>
          <w:noProof/>
          <w:lang w:val="en-US"/>
        </w:rPr>
        <w:t xml:space="preserve"> </w:t>
      </w:r>
    </w:p>
    <w:p w14:paraId="1CC0A04B" w14:textId="2F5578E3"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27.</w:t>
      </w:r>
      <w:r w:rsidRPr="00843EC4">
        <w:rPr>
          <w:rFonts w:ascii="Times New Roman" w:hAnsi="Times New Roman" w:cs="Times New Roman"/>
          <w:noProof/>
          <w:lang w:val="en-US"/>
        </w:rPr>
        <w:tab/>
        <w:t xml:space="preserve">Burdon JJ. 1983 Biological flora of the British Isles: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J.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71</w:t>
      </w:r>
      <w:r w:rsidRPr="00843EC4">
        <w:rPr>
          <w:rFonts w:ascii="Times New Roman" w:hAnsi="Times New Roman" w:cs="Times New Roman"/>
          <w:noProof/>
          <w:lang w:val="en-US"/>
        </w:rPr>
        <w:t xml:space="preserve">, 307–330. </w:t>
      </w:r>
    </w:p>
    <w:p w14:paraId="24D22F38" w14:textId="7777777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28.</w:t>
      </w:r>
      <w:r w:rsidRPr="00843EC4">
        <w:rPr>
          <w:rFonts w:ascii="Times New Roman" w:hAnsi="Times New Roman" w:cs="Times New Roman"/>
          <w:noProof/>
          <w:lang w:val="en-US"/>
        </w:rPr>
        <w:tab/>
        <w:t xml:space="preserve">Felsenstein J. 1965 The effect of linkage on directional selection. </w:t>
      </w:r>
      <w:r w:rsidRPr="00843EC4">
        <w:rPr>
          <w:rFonts w:ascii="Times New Roman" w:hAnsi="Times New Roman" w:cs="Times New Roman"/>
          <w:i/>
          <w:iCs/>
          <w:noProof/>
          <w:lang w:val="en-US"/>
        </w:rPr>
        <w:t>Genetics</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52</w:t>
      </w:r>
      <w:r w:rsidRPr="00843EC4">
        <w:rPr>
          <w:rFonts w:ascii="Times New Roman" w:hAnsi="Times New Roman" w:cs="Times New Roman"/>
          <w:noProof/>
          <w:lang w:val="en-US"/>
        </w:rPr>
        <w:t xml:space="preserve">, 349–363. </w:t>
      </w:r>
    </w:p>
    <w:p w14:paraId="6BC86ED7" w14:textId="7D0B59D4" w:rsidR="00BE5076" w:rsidRPr="00BE5076" w:rsidRDefault="00843EC4"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29.</w:t>
      </w:r>
      <w:r w:rsidRPr="00843EC4">
        <w:rPr>
          <w:rFonts w:ascii="Times New Roman" w:hAnsi="Times New Roman" w:cs="Times New Roman"/>
          <w:noProof/>
          <w:lang w:val="en-US"/>
        </w:rPr>
        <w:tab/>
      </w:r>
      <w:r w:rsidR="00DD20C5">
        <w:rPr>
          <w:rFonts w:ascii="Times New Roman" w:hAnsi="Times New Roman" w:cs="Times New Roman"/>
          <w:noProof/>
          <w:lang w:val="en-US"/>
        </w:rPr>
        <w:t>R Core Team</w:t>
      </w:r>
      <w:r w:rsidRPr="00843EC4">
        <w:rPr>
          <w:rFonts w:ascii="Times New Roman" w:hAnsi="Times New Roman" w:cs="Times New Roman"/>
          <w:noProof/>
          <w:lang w:val="en-US"/>
        </w:rPr>
        <w:t xml:space="preserve">. 2017 R: A Language and Environment for Statistical Computing. </w:t>
      </w:r>
      <w:r w:rsidR="00BE5076" w:rsidRPr="00BE5076">
        <w:rPr>
          <w:rFonts w:ascii="Times New Roman" w:hAnsi="Times New Roman" w:cs="Times New Roman"/>
          <w:noProof/>
          <w:lang w:val="en-US"/>
        </w:rPr>
        <w:t>R</w:t>
      </w:r>
    </w:p>
    <w:p w14:paraId="2E6A463F" w14:textId="6B1F7F2B" w:rsidR="00843EC4" w:rsidRPr="00843EC4" w:rsidRDefault="00BE5076" w:rsidP="00BE5076">
      <w:pPr>
        <w:widowControl w:val="0"/>
        <w:autoSpaceDE w:val="0"/>
        <w:autoSpaceDN w:val="0"/>
        <w:adjustRightInd w:val="0"/>
        <w:spacing w:line="360" w:lineRule="auto"/>
        <w:ind w:left="640" w:hanging="640"/>
        <w:rPr>
          <w:rFonts w:ascii="Times New Roman" w:hAnsi="Times New Roman" w:cs="Times New Roman"/>
          <w:noProof/>
          <w:lang w:val="en-US"/>
        </w:rPr>
      </w:pPr>
      <w:r w:rsidRPr="00BE5076">
        <w:rPr>
          <w:rFonts w:ascii="Times New Roman" w:hAnsi="Times New Roman" w:cs="Times New Roman"/>
          <w:noProof/>
          <w:lang w:val="en-US"/>
        </w:rPr>
        <w:t xml:space="preserve">  </w:t>
      </w:r>
      <w:r>
        <w:rPr>
          <w:rFonts w:ascii="Times New Roman" w:hAnsi="Times New Roman" w:cs="Times New Roman"/>
          <w:noProof/>
          <w:lang w:val="en-US"/>
        </w:rPr>
        <w:tab/>
      </w:r>
      <w:r w:rsidRPr="00BE5076">
        <w:rPr>
          <w:rFonts w:ascii="Times New Roman" w:hAnsi="Times New Roman" w:cs="Times New Roman"/>
          <w:noProof/>
          <w:lang w:val="en-US"/>
        </w:rPr>
        <w:t>Foundation for Statistical Computing, Vienna, Austria. URL https://www.R-project.org/.</w:t>
      </w:r>
    </w:p>
    <w:p w14:paraId="3E159CA1" w14:textId="51AB132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30.</w:t>
      </w:r>
      <w:r w:rsidRPr="00843EC4">
        <w:rPr>
          <w:rFonts w:ascii="Times New Roman" w:hAnsi="Times New Roman" w:cs="Times New Roman"/>
          <w:noProof/>
          <w:lang w:val="en-US"/>
        </w:rPr>
        <w:tab/>
        <w:t xml:space="preserve">Daday H. 1958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III. World distribution. </w:t>
      </w:r>
      <w:r w:rsidRPr="00843EC4">
        <w:rPr>
          <w:rFonts w:ascii="Times New Roman" w:hAnsi="Times New Roman" w:cs="Times New Roman"/>
          <w:i/>
          <w:iCs/>
          <w:noProof/>
          <w:lang w:val="en-US"/>
        </w:rPr>
        <w:t>Heredity</w:t>
      </w:r>
      <w:r w:rsidR="00BE5076">
        <w:rPr>
          <w:rFonts w:ascii="Times New Roman" w:hAnsi="Times New Roman" w:cs="Times New Roman"/>
          <w:i/>
          <w:iCs/>
          <w:noProof/>
          <w:lang w:val="en-US"/>
        </w:rPr>
        <w:t xml:space="preserve"> </w:t>
      </w:r>
      <w:r w:rsidRPr="00843EC4">
        <w:rPr>
          <w:rFonts w:ascii="Times New Roman" w:hAnsi="Times New Roman" w:cs="Times New Roman"/>
          <w:b/>
          <w:bCs/>
          <w:noProof/>
          <w:lang w:val="en-US"/>
        </w:rPr>
        <w:t>12</w:t>
      </w:r>
      <w:r w:rsidRPr="00843EC4">
        <w:rPr>
          <w:rFonts w:ascii="Times New Roman" w:hAnsi="Times New Roman" w:cs="Times New Roman"/>
          <w:noProof/>
          <w:lang w:val="en-US"/>
        </w:rPr>
        <w:t>, 169–184.</w:t>
      </w:r>
    </w:p>
    <w:p w14:paraId="5E2699BD" w14:textId="71A4070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31.</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 Distribution by latitude.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61–78. </w:t>
      </w:r>
    </w:p>
    <w:p w14:paraId="09E4CBEB" w14:textId="06108A1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32.</w:t>
      </w:r>
      <w:r w:rsidRPr="00843EC4">
        <w:rPr>
          <w:rFonts w:ascii="Times New Roman" w:hAnsi="Times New Roman" w:cs="Times New Roman"/>
          <w:noProof/>
          <w:lang w:val="en-US"/>
        </w:rPr>
        <w:tab/>
        <w:t xml:space="preserve">Daday H. 1954 Gene frequencies in wild populations of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II. Distribution by altitude.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8</w:t>
      </w:r>
      <w:r w:rsidRPr="00843EC4">
        <w:rPr>
          <w:rFonts w:ascii="Times New Roman" w:hAnsi="Times New Roman" w:cs="Times New Roman"/>
          <w:noProof/>
          <w:lang w:val="en-US"/>
        </w:rPr>
        <w:t xml:space="preserve">, 377–384. </w:t>
      </w:r>
    </w:p>
    <w:p w14:paraId="296FAB32" w14:textId="76CEFD52"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33.</w:t>
      </w:r>
      <w:r w:rsidRPr="00843EC4">
        <w:rPr>
          <w:rFonts w:ascii="Times New Roman" w:hAnsi="Times New Roman" w:cs="Times New Roman"/>
          <w:noProof/>
          <w:lang w:val="en-US"/>
        </w:rPr>
        <w:tab/>
        <w:t>de Araújo AM. 1976 The relationship between altitude and cyanogenesis in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37</w:t>
      </w:r>
      <w:r w:rsidRPr="00843EC4">
        <w:rPr>
          <w:rFonts w:ascii="Times New Roman" w:hAnsi="Times New Roman" w:cs="Times New Roman"/>
          <w:noProof/>
          <w:lang w:val="en-US"/>
        </w:rPr>
        <w:t xml:space="preserve">, 291–293. </w:t>
      </w:r>
    </w:p>
    <w:p w14:paraId="3C07792D" w14:textId="522F033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34.</w:t>
      </w:r>
      <w:r w:rsidRPr="00843EC4">
        <w:rPr>
          <w:rFonts w:ascii="Times New Roman" w:hAnsi="Times New Roman" w:cs="Times New Roman"/>
          <w:noProof/>
          <w:lang w:val="en-US"/>
        </w:rPr>
        <w:tab/>
        <w:t xml:space="preserve">Ganders FR. 1990 Altitudinal clines for cyanogenesis in introduced populations of white clover. </w:t>
      </w:r>
      <w:r w:rsidRPr="00843EC4">
        <w:rPr>
          <w:rFonts w:ascii="Times New Roman" w:hAnsi="Times New Roman" w:cs="Times New Roman"/>
          <w:i/>
          <w:iCs/>
          <w:noProof/>
          <w:lang w:val="en-US"/>
        </w:rPr>
        <w:t xml:space="preserve">Heredity </w:t>
      </w:r>
      <w:r w:rsidRPr="00843EC4">
        <w:rPr>
          <w:rFonts w:ascii="Times New Roman" w:hAnsi="Times New Roman" w:cs="Times New Roman"/>
          <w:b/>
          <w:bCs/>
          <w:noProof/>
          <w:lang w:val="en-US"/>
        </w:rPr>
        <w:t>64</w:t>
      </w:r>
      <w:r w:rsidRPr="00843EC4">
        <w:rPr>
          <w:rFonts w:ascii="Times New Roman" w:hAnsi="Times New Roman" w:cs="Times New Roman"/>
          <w:noProof/>
          <w:lang w:val="en-US"/>
        </w:rPr>
        <w:t>, 387–390.</w:t>
      </w:r>
    </w:p>
    <w:p w14:paraId="05C08F4A" w14:textId="709B5DA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35.</w:t>
      </w:r>
      <w:r w:rsidRPr="00843EC4">
        <w:rPr>
          <w:rFonts w:ascii="Times New Roman" w:hAnsi="Times New Roman" w:cs="Times New Roman"/>
          <w:noProof/>
          <w:lang w:val="en-US"/>
        </w:rPr>
        <w:tab/>
        <w:t>Kooyers NJ, Olsen KM. 2012 Rapid evolution of an adaptive cyanogenesis cline in introduced North American white clover (</w:t>
      </w:r>
      <w:r w:rsidRPr="00843EC4">
        <w:rPr>
          <w:rFonts w:ascii="Times New Roman" w:hAnsi="Times New Roman" w:cs="Times New Roman"/>
          <w:i/>
          <w:iCs/>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2455–2468. </w:t>
      </w:r>
    </w:p>
    <w:p w14:paraId="4745B87D" w14:textId="4231E44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36.</w:t>
      </w:r>
      <w:r w:rsidRPr="00843EC4">
        <w:rPr>
          <w:rFonts w:ascii="Times New Roman" w:hAnsi="Times New Roman" w:cs="Times New Roman"/>
          <w:noProof/>
          <w:lang w:val="en-US"/>
        </w:rPr>
        <w:tab/>
        <w:t>Kooyers NJ, Olsen KM. 2013 Searching for the bull’s eye: agents and targets of selection vary among geographically disparate cyanogenesis clines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111</w:t>
      </w:r>
      <w:r w:rsidRPr="00843EC4">
        <w:rPr>
          <w:rFonts w:ascii="Times New Roman" w:hAnsi="Times New Roman" w:cs="Times New Roman"/>
          <w:noProof/>
          <w:lang w:val="en-US"/>
        </w:rPr>
        <w:t xml:space="preserve">, 495–504. </w:t>
      </w:r>
    </w:p>
    <w:p w14:paraId="58C36C80" w14:textId="0F103DA9"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37.</w:t>
      </w:r>
      <w:r w:rsidRPr="00843EC4">
        <w:rPr>
          <w:rFonts w:ascii="Times New Roman" w:hAnsi="Times New Roman" w:cs="Times New Roman"/>
          <w:noProof/>
          <w:lang w:val="en-US"/>
        </w:rPr>
        <w:tab/>
        <w:t>Kooyers NJ, Gage LR, Al-Lozi A, Olsen KM. 2014 Aridity shapes cyanogenesis cline evolution in white clover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23</w:t>
      </w:r>
      <w:r w:rsidRPr="00843EC4">
        <w:rPr>
          <w:rFonts w:ascii="Times New Roman" w:hAnsi="Times New Roman" w:cs="Times New Roman"/>
          <w:noProof/>
          <w:lang w:val="en-US"/>
        </w:rPr>
        <w:t xml:space="preserve">, 1053–1070. </w:t>
      </w:r>
    </w:p>
    <w:p w14:paraId="5C264337" w14:textId="7D1A2E25"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38.</w:t>
      </w:r>
      <w:r w:rsidRPr="00843EC4">
        <w:rPr>
          <w:rFonts w:ascii="Times New Roman" w:hAnsi="Times New Roman" w:cs="Times New Roman"/>
          <w:noProof/>
          <w:lang w:val="en-US"/>
        </w:rPr>
        <w:tab/>
        <w:t xml:space="preserve">Kakes P. 1989 An analysis of the costs and benefits of the cyanogenic system in </w:t>
      </w:r>
      <w:r w:rsidRPr="00BE5076">
        <w:rPr>
          <w:rFonts w:ascii="Times New Roman" w:hAnsi="Times New Roman" w:cs="Times New Roman"/>
          <w:i/>
          <w:noProof/>
          <w:lang w:val="en-US"/>
        </w:rPr>
        <w:t xml:space="preserve">Trifolium </w:t>
      </w:r>
      <w:r w:rsidRPr="00BE5076">
        <w:rPr>
          <w:rFonts w:ascii="Times New Roman" w:hAnsi="Times New Roman" w:cs="Times New Roman"/>
          <w:i/>
          <w:noProof/>
          <w:lang w:val="en-US"/>
        </w:rPr>
        <w:lastRenderedPageBreak/>
        <w:t>repens</w:t>
      </w:r>
      <w:r w:rsidRPr="00843EC4">
        <w:rPr>
          <w:rFonts w:ascii="Times New Roman" w:hAnsi="Times New Roman" w:cs="Times New Roman"/>
          <w:noProof/>
          <w:lang w:val="en-US"/>
        </w:rPr>
        <w:t xml:space="preserve"> L. </w:t>
      </w:r>
      <w:r w:rsidRPr="00843EC4">
        <w:rPr>
          <w:rFonts w:ascii="Times New Roman" w:hAnsi="Times New Roman" w:cs="Times New Roman"/>
          <w:i/>
          <w:iCs/>
          <w:noProof/>
          <w:lang w:val="en-US"/>
        </w:rPr>
        <w:t>Theor. Appl. Genet.</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77</w:t>
      </w:r>
      <w:r w:rsidRPr="00843EC4">
        <w:rPr>
          <w:rFonts w:ascii="Times New Roman" w:hAnsi="Times New Roman" w:cs="Times New Roman"/>
          <w:noProof/>
          <w:lang w:val="en-US"/>
        </w:rPr>
        <w:t>, 111–118.</w:t>
      </w:r>
    </w:p>
    <w:p w14:paraId="42ED7138" w14:textId="5A0B0E3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39.</w:t>
      </w:r>
      <w:r w:rsidRPr="00843EC4">
        <w:rPr>
          <w:rFonts w:ascii="Times New Roman" w:hAnsi="Times New Roman" w:cs="Times New Roman"/>
          <w:noProof/>
          <w:lang w:val="en-US"/>
        </w:rPr>
        <w:tab/>
        <w:t xml:space="preserve">Daday H. 1965 Gene frequencies in wild populations of </w:t>
      </w:r>
      <w:r w:rsidRPr="00BE5076">
        <w:rPr>
          <w:rFonts w:ascii="Times New Roman" w:hAnsi="Times New Roman" w:cs="Times New Roman"/>
          <w:i/>
          <w:noProof/>
          <w:lang w:val="en-US"/>
        </w:rPr>
        <w:t>Trifolium repens</w:t>
      </w:r>
      <w:r w:rsidRPr="00843EC4">
        <w:rPr>
          <w:rFonts w:ascii="Times New Roman" w:hAnsi="Times New Roman" w:cs="Times New Roman"/>
          <w:noProof/>
          <w:lang w:val="en-US"/>
        </w:rPr>
        <w:t xml:space="preserve"> L IV. Mechanism of natural selection. </w:t>
      </w:r>
      <w:r w:rsidRPr="00843EC4">
        <w:rPr>
          <w:rFonts w:ascii="Times New Roman" w:hAnsi="Times New Roman" w:cs="Times New Roman"/>
          <w:i/>
          <w:iCs/>
          <w:noProof/>
          <w:lang w:val="en-US"/>
        </w:rPr>
        <w:t>Heredity</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20</w:t>
      </w:r>
      <w:r w:rsidRPr="00843EC4">
        <w:rPr>
          <w:rFonts w:ascii="Times New Roman" w:hAnsi="Times New Roman" w:cs="Times New Roman"/>
          <w:noProof/>
          <w:lang w:val="en-US"/>
        </w:rPr>
        <w:t xml:space="preserve">, 355–365. </w:t>
      </w:r>
    </w:p>
    <w:p w14:paraId="2A1D3BD3" w14:textId="3831C91E"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40.</w:t>
      </w:r>
      <w:r w:rsidRPr="00843EC4">
        <w:rPr>
          <w:rFonts w:ascii="Times New Roman" w:hAnsi="Times New Roman" w:cs="Times New Roman"/>
          <w:noProof/>
          <w:lang w:val="en-US"/>
        </w:rPr>
        <w:tab/>
        <w:t xml:space="preserve">Huey RB, Gilchrist GW, Carlson ML, Berrigan D, Serra L. 2000 Rapid evolution of a geographic cline in size in an introduced fly. </w:t>
      </w:r>
      <w:r w:rsidRPr="00843EC4">
        <w:rPr>
          <w:rFonts w:ascii="Times New Roman" w:hAnsi="Times New Roman" w:cs="Times New Roman"/>
          <w:i/>
          <w:iCs/>
          <w:noProof/>
          <w:lang w:val="en-US"/>
        </w:rPr>
        <w:t>Science</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287</w:t>
      </w:r>
      <w:r w:rsidRPr="00843EC4">
        <w:rPr>
          <w:rFonts w:ascii="Times New Roman" w:hAnsi="Times New Roman" w:cs="Times New Roman"/>
          <w:noProof/>
          <w:lang w:val="en-US"/>
        </w:rPr>
        <w:t xml:space="preserve">, 308–309. </w:t>
      </w:r>
    </w:p>
    <w:p w14:paraId="3E8CD642" w14:textId="68FD5C9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41.</w:t>
      </w:r>
      <w:r w:rsidRPr="00843EC4">
        <w:rPr>
          <w:rFonts w:ascii="Times New Roman" w:hAnsi="Times New Roman" w:cs="Times New Roman"/>
          <w:noProof/>
          <w:lang w:val="en-US"/>
        </w:rPr>
        <w:tab/>
        <w:t xml:space="preserve">Campitelli BE, Stinchcombe JR. 2013 Natural selection maintains a single-locus leaf shape cline in Ivyleaf morning glory, </w:t>
      </w:r>
      <w:r w:rsidRPr="00843EC4">
        <w:rPr>
          <w:rFonts w:ascii="Times New Roman" w:hAnsi="Times New Roman" w:cs="Times New Roman"/>
          <w:i/>
          <w:iCs/>
          <w:noProof/>
          <w:lang w:val="en-US"/>
        </w:rPr>
        <w:t>Ipomoea hederacea</w:t>
      </w:r>
      <w:r w:rsidRPr="00843EC4">
        <w:rPr>
          <w:rFonts w:ascii="Times New Roman" w:hAnsi="Times New Roman" w:cs="Times New Roman"/>
          <w:noProof/>
          <w:lang w:val="en-US"/>
        </w:rPr>
        <w:t xml:space="preserve">.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22</w:t>
      </w:r>
      <w:r w:rsidRPr="00843EC4">
        <w:rPr>
          <w:rFonts w:ascii="Times New Roman" w:hAnsi="Times New Roman" w:cs="Times New Roman"/>
          <w:noProof/>
          <w:lang w:val="en-US"/>
        </w:rPr>
        <w:t xml:space="preserve">, 552–564. </w:t>
      </w:r>
    </w:p>
    <w:p w14:paraId="3C047C31" w14:textId="1A522F6D"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42.</w:t>
      </w:r>
      <w:r w:rsidRPr="00843EC4">
        <w:rPr>
          <w:rFonts w:ascii="Times New Roman" w:hAnsi="Times New Roman" w:cs="Times New Roman"/>
          <w:noProof/>
          <w:lang w:val="en-US"/>
        </w:rPr>
        <w:tab/>
        <w:t xml:space="preserve">Clausen J, Keck D, Hiesey W. 1948 </w:t>
      </w:r>
      <w:r w:rsidRPr="00BE5076">
        <w:rPr>
          <w:rFonts w:ascii="Times New Roman" w:hAnsi="Times New Roman" w:cs="Times New Roman"/>
          <w:iCs/>
          <w:noProof/>
          <w:lang w:val="en-US"/>
        </w:rPr>
        <w:t>Experimental studies on the nature of species. III. Environmental responses of climatic races of</w:t>
      </w:r>
      <w:r w:rsidRPr="00843EC4">
        <w:rPr>
          <w:rFonts w:ascii="Times New Roman" w:hAnsi="Times New Roman" w:cs="Times New Roman"/>
          <w:i/>
          <w:iCs/>
          <w:noProof/>
          <w:lang w:val="en-US"/>
        </w:rPr>
        <w:t xml:space="preserve"> Achillea</w:t>
      </w:r>
      <w:r w:rsidRPr="00843EC4">
        <w:rPr>
          <w:rFonts w:ascii="Times New Roman" w:hAnsi="Times New Roman" w:cs="Times New Roman"/>
          <w:noProof/>
          <w:lang w:val="en-US"/>
        </w:rPr>
        <w:t xml:space="preserve">. Washington, DC: Carnegie Institution of Washington. </w:t>
      </w:r>
    </w:p>
    <w:p w14:paraId="131D31F4" w14:textId="59F45EC7"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43.</w:t>
      </w:r>
      <w:r w:rsidRPr="00843EC4">
        <w:rPr>
          <w:rFonts w:ascii="Times New Roman" w:hAnsi="Times New Roman" w:cs="Times New Roman"/>
          <w:noProof/>
          <w:lang w:val="en-US"/>
        </w:rPr>
        <w:tab/>
        <w:t xml:space="preserve">Eckert CG, Samis KE, Lougheed SC. 2008 Genetic variation across species’ geographical ranges: </w:t>
      </w:r>
      <w:r w:rsidR="00BE5076">
        <w:rPr>
          <w:rFonts w:ascii="Times New Roman" w:hAnsi="Times New Roman" w:cs="Times New Roman"/>
          <w:noProof/>
          <w:lang w:val="en-US"/>
        </w:rPr>
        <w:t>t</w:t>
      </w:r>
      <w:r w:rsidRPr="00843EC4">
        <w:rPr>
          <w:rFonts w:ascii="Times New Roman" w:hAnsi="Times New Roman" w:cs="Times New Roman"/>
          <w:noProof/>
          <w:lang w:val="en-US"/>
        </w:rPr>
        <w:t xml:space="preserve">he central-marginal hypothesis and beyond.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17</w:t>
      </w:r>
      <w:r w:rsidRPr="00843EC4">
        <w:rPr>
          <w:rFonts w:ascii="Times New Roman" w:hAnsi="Times New Roman" w:cs="Times New Roman"/>
          <w:noProof/>
          <w:lang w:val="en-US"/>
        </w:rPr>
        <w:t xml:space="preserve">, 1170–1188. </w:t>
      </w:r>
    </w:p>
    <w:p w14:paraId="6212226C" w14:textId="19004674"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44.</w:t>
      </w:r>
      <w:r w:rsidRPr="00843EC4">
        <w:rPr>
          <w:rFonts w:ascii="Times New Roman" w:hAnsi="Times New Roman" w:cs="Times New Roman"/>
          <w:noProof/>
          <w:lang w:val="en-US"/>
        </w:rPr>
        <w:tab/>
        <w:t xml:space="preserve">Johnson MTJ, Munshi-South J. 2017 Evolution of life in urban environments. </w:t>
      </w:r>
      <w:r w:rsidRPr="00843EC4">
        <w:rPr>
          <w:rFonts w:ascii="Times New Roman" w:hAnsi="Times New Roman" w:cs="Times New Roman"/>
          <w:i/>
          <w:iCs/>
          <w:noProof/>
          <w:lang w:val="en-US"/>
        </w:rPr>
        <w:t xml:space="preserve">Science </w:t>
      </w:r>
      <w:r w:rsidR="00BE5076">
        <w:rPr>
          <w:rFonts w:ascii="Times New Roman" w:hAnsi="Times New Roman" w:cs="Times New Roman"/>
          <w:b/>
          <w:iCs/>
          <w:noProof/>
          <w:lang w:val="en-US"/>
        </w:rPr>
        <w:t xml:space="preserve">358, </w:t>
      </w:r>
      <w:r w:rsidR="00BE5076" w:rsidRPr="00BE5076">
        <w:rPr>
          <w:rFonts w:ascii="Times New Roman" w:hAnsi="Times New Roman" w:cs="Times New Roman"/>
          <w:iCs/>
          <w:noProof/>
          <w:lang w:val="en-US"/>
        </w:rPr>
        <w:t>eeam</w:t>
      </w:r>
      <w:r w:rsidRPr="00BE5076">
        <w:rPr>
          <w:rFonts w:ascii="Times New Roman" w:hAnsi="Times New Roman" w:cs="Times New Roman"/>
          <w:bCs/>
          <w:noProof/>
          <w:lang w:val="en-US"/>
        </w:rPr>
        <w:t>8327</w:t>
      </w:r>
      <w:r w:rsidRPr="00843EC4">
        <w:rPr>
          <w:rFonts w:ascii="Times New Roman" w:hAnsi="Times New Roman" w:cs="Times New Roman"/>
          <w:noProof/>
          <w:lang w:val="en-US"/>
        </w:rPr>
        <w:t xml:space="preserve">. </w:t>
      </w:r>
    </w:p>
    <w:p w14:paraId="6CBF7FB2" w14:textId="3A9B7EAC"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45.</w:t>
      </w:r>
      <w:r w:rsidRPr="00843EC4">
        <w:rPr>
          <w:rFonts w:ascii="Times New Roman" w:hAnsi="Times New Roman" w:cs="Times New Roman"/>
          <w:noProof/>
          <w:lang w:val="en-US"/>
        </w:rPr>
        <w:tab/>
        <w:t xml:space="preserve">Lourenço A, Álvarez D, Wang IJ, Velo-Antón G. 2017 Trapped within the city: integrating demography, time since isolation and population-specific traits to assess the genetic effects of urbanization.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26</w:t>
      </w:r>
      <w:r w:rsidRPr="00843EC4">
        <w:rPr>
          <w:rFonts w:ascii="Times New Roman" w:hAnsi="Times New Roman" w:cs="Times New Roman"/>
          <w:noProof/>
          <w:lang w:val="en-US"/>
        </w:rPr>
        <w:t>, 1498–1514.</w:t>
      </w:r>
    </w:p>
    <w:p w14:paraId="0992B02D" w14:textId="7A575E9A"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46.</w:t>
      </w:r>
      <w:r w:rsidRPr="00843EC4">
        <w:rPr>
          <w:rFonts w:ascii="Times New Roman" w:hAnsi="Times New Roman" w:cs="Times New Roman"/>
          <w:noProof/>
          <w:lang w:val="en-US"/>
        </w:rPr>
        <w:tab/>
        <w:t>Munshi-South J. 2012 Urban landscape genetics: Canopy cover predicts gene flow between white-footed mouse (</w:t>
      </w:r>
      <w:r w:rsidRPr="00843EC4">
        <w:rPr>
          <w:rFonts w:ascii="Times New Roman" w:hAnsi="Times New Roman" w:cs="Times New Roman"/>
          <w:i/>
          <w:iCs/>
          <w:noProof/>
          <w:lang w:val="en-US"/>
        </w:rPr>
        <w:t>Peromyscus leucopus</w:t>
      </w:r>
      <w:r w:rsidRPr="00843EC4">
        <w:rPr>
          <w:rFonts w:ascii="Times New Roman" w:hAnsi="Times New Roman" w:cs="Times New Roman"/>
          <w:noProof/>
          <w:lang w:val="en-US"/>
        </w:rPr>
        <w:t xml:space="preserve">) populations in New York City. </w:t>
      </w:r>
      <w:r w:rsidRPr="00843EC4">
        <w:rPr>
          <w:rFonts w:ascii="Times New Roman" w:hAnsi="Times New Roman" w:cs="Times New Roman"/>
          <w:i/>
          <w:iCs/>
          <w:noProof/>
          <w:lang w:val="en-US"/>
        </w:rPr>
        <w:t>Mol. Ecol.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21</w:t>
      </w:r>
      <w:r w:rsidRPr="00843EC4">
        <w:rPr>
          <w:rFonts w:ascii="Times New Roman" w:hAnsi="Times New Roman" w:cs="Times New Roman"/>
          <w:noProof/>
          <w:lang w:val="en-US"/>
        </w:rPr>
        <w:t xml:space="preserve">, 1360–1378. </w:t>
      </w:r>
    </w:p>
    <w:p w14:paraId="5B7D6006" w14:textId="04D53D26"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47.</w:t>
      </w:r>
      <w:r w:rsidRPr="00843EC4">
        <w:rPr>
          <w:rFonts w:ascii="Times New Roman" w:hAnsi="Times New Roman" w:cs="Times New Roman"/>
          <w:noProof/>
          <w:lang w:val="en-US"/>
        </w:rPr>
        <w:tab/>
        <w:t xml:space="preserve">McKinney ML. 2006 Urbanization as a major cause of biotic homogenization. </w:t>
      </w:r>
      <w:r w:rsidRPr="00843EC4">
        <w:rPr>
          <w:rFonts w:ascii="Times New Roman" w:hAnsi="Times New Roman" w:cs="Times New Roman"/>
          <w:i/>
          <w:iCs/>
          <w:noProof/>
          <w:lang w:val="en-US"/>
        </w:rPr>
        <w:t>Biol. Conserv.</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127</w:t>
      </w:r>
      <w:r w:rsidRPr="00843EC4">
        <w:rPr>
          <w:rFonts w:ascii="Times New Roman" w:hAnsi="Times New Roman" w:cs="Times New Roman"/>
          <w:noProof/>
          <w:lang w:val="en-US"/>
        </w:rPr>
        <w:t xml:space="preserve">, 247–260. </w:t>
      </w:r>
    </w:p>
    <w:p w14:paraId="73D9B06D" w14:textId="2B4A0058"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lang w:val="en-US"/>
        </w:rPr>
      </w:pPr>
      <w:r w:rsidRPr="00843EC4">
        <w:rPr>
          <w:rFonts w:ascii="Times New Roman" w:hAnsi="Times New Roman" w:cs="Times New Roman"/>
          <w:noProof/>
          <w:lang w:val="en-US"/>
        </w:rPr>
        <w:t>48.</w:t>
      </w:r>
      <w:r w:rsidRPr="00843EC4">
        <w:rPr>
          <w:rFonts w:ascii="Times New Roman" w:hAnsi="Times New Roman" w:cs="Times New Roman"/>
          <w:noProof/>
          <w:lang w:val="en-US"/>
        </w:rPr>
        <w:tab/>
        <w:t xml:space="preserve">Slatkin M. 1987 Gene flow and the geographic structure of natural populations. </w:t>
      </w:r>
      <w:r w:rsidRPr="00843EC4">
        <w:rPr>
          <w:rFonts w:ascii="Times New Roman" w:hAnsi="Times New Roman" w:cs="Times New Roman"/>
          <w:i/>
          <w:iCs/>
          <w:noProof/>
          <w:lang w:val="en-US"/>
        </w:rPr>
        <w:t xml:space="preserve">Science </w:t>
      </w:r>
      <w:r w:rsidRPr="00843EC4">
        <w:rPr>
          <w:rFonts w:ascii="Times New Roman" w:hAnsi="Times New Roman" w:cs="Times New Roman"/>
          <w:b/>
          <w:bCs/>
          <w:noProof/>
          <w:lang w:val="en-US"/>
        </w:rPr>
        <w:t>236</w:t>
      </w:r>
      <w:r w:rsidRPr="00843EC4">
        <w:rPr>
          <w:rFonts w:ascii="Times New Roman" w:hAnsi="Times New Roman" w:cs="Times New Roman"/>
          <w:noProof/>
          <w:lang w:val="en-US"/>
        </w:rPr>
        <w:t xml:space="preserve">, 787–792. </w:t>
      </w:r>
    </w:p>
    <w:p w14:paraId="0152352C" w14:textId="6FE5FDCF" w:rsidR="00843EC4" w:rsidRPr="00843EC4" w:rsidRDefault="00843EC4" w:rsidP="00843EC4">
      <w:pPr>
        <w:widowControl w:val="0"/>
        <w:autoSpaceDE w:val="0"/>
        <w:autoSpaceDN w:val="0"/>
        <w:adjustRightInd w:val="0"/>
        <w:spacing w:line="360" w:lineRule="auto"/>
        <w:ind w:left="640" w:hanging="640"/>
        <w:rPr>
          <w:rFonts w:ascii="Times New Roman" w:hAnsi="Times New Roman" w:cs="Times New Roman"/>
          <w:noProof/>
        </w:rPr>
      </w:pPr>
      <w:r w:rsidRPr="00843EC4">
        <w:rPr>
          <w:rFonts w:ascii="Times New Roman" w:hAnsi="Times New Roman" w:cs="Times New Roman"/>
          <w:noProof/>
          <w:lang w:val="en-US"/>
        </w:rPr>
        <w:t>49.</w:t>
      </w:r>
      <w:r w:rsidRPr="00843EC4">
        <w:rPr>
          <w:rFonts w:ascii="Times New Roman" w:hAnsi="Times New Roman" w:cs="Times New Roman"/>
          <w:noProof/>
          <w:lang w:val="en-US"/>
        </w:rPr>
        <w:tab/>
        <w:t xml:space="preserve">Sackton TB, Hartl DL. 2016 Genotypic context and epistasis in individuals and populations. </w:t>
      </w:r>
      <w:r w:rsidRPr="00843EC4">
        <w:rPr>
          <w:rFonts w:ascii="Times New Roman" w:hAnsi="Times New Roman" w:cs="Times New Roman"/>
          <w:i/>
          <w:iCs/>
          <w:noProof/>
          <w:lang w:val="en-US"/>
        </w:rPr>
        <w:t>Cell</w:t>
      </w:r>
      <w:r w:rsidRPr="00843EC4">
        <w:rPr>
          <w:rFonts w:ascii="Times New Roman" w:hAnsi="Times New Roman" w:cs="Times New Roman"/>
          <w:noProof/>
          <w:lang w:val="en-US"/>
        </w:rPr>
        <w:t xml:space="preserve"> </w:t>
      </w:r>
      <w:r w:rsidRPr="00843EC4">
        <w:rPr>
          <w:rFonts w:ascii="Times New Roman" w:hAnsi="Times New Roman" w:cs="Times New Roman"/>
          <w:b/>
          <w:bCs/>
          <w:noProof/>
          <w:lang w:val="en-US"/>
        </w:rPr>
        <w:t>166</w:t>
      </w:r>
      <w:r w:rsidRPr="00843EC4">
        <w:rPr>
          <w:rFonts w:ascii="Times New Roman" w:hAnsi="Times New Roman" w:cs="Times New Roman"/>
          <w:noProof/>
          <w:lang w:val="en-US"/>
        </w:rPr>
        <w:t>, 279–287.</w:t>
      </w:r>
    </w:p>
    <w:p w14:paraId="0AA76BE7" w14:textId="0D240417" w:rsidR="00695730" w:rsidRPr="00353D38" w:rsidRDefault="000A63E6" w:rsidP="00843EC4">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4"/>
          <w:footerReference w:type="default" r:id="rId15"/>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0B5307E1"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843EC4">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843EC4" w:rsidRPr="00843EC4">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0459CB72"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w:t>
      </w:r>
      <w:bookmarkStart w:id="219" w:name="_GoBack"/>
      <w:del w:id="220" w:author="James Santangelo" w:date="2018-03-14T18:16:00Z">
        <w:r w:rsidRPr="00CB0ADF" w:rsidDel="004F5B67">
          <w:rPr>
            <w:rFonts w:ascii="Times New Roman" w:hAnsi="Times New Roman" w:cs="Times New Roman"/>
          </w:rPr>
          <w:delText>diamonds</w:delText>
        </w:r>
        <w:r w:rsidR="004F5B67" w:rsidDel="004F5B67">
          <w:rPr>
            <w:rFonts w:ascii="Times New Roman" w:hAnsi="Times New Roman" w:cs="Times New Roman"/>
          </w:rPr>
          <w:delText xml:space="preserve"> </w:delText>
        </w:r>
      </w:del>
      <w:bookmarkEnd w:id="219"/>
      <w:ins w:id="221" w:author="James Santangelo" w:date="2018-03-14T18:16:00Z">
        <w:r w:rsidR="004F5B67">
          <w:rPr>
            <w:rFonts w:ascii="Times New Roman" w:hAnsi="Times New Roman" w:cs="Times New Roman"/>
          </w:rPr>
          <w:t>circles with solid line</w:t>
        </w:r>
      </w:ins>
      <w:r w:rsidRPr="00CB0ADF">
        <w:rPr>
          <w:rFonts w:ascii="Times New Roman" w:hAnsi="Times New Roman" w:cs="Times New Roman"/>
        </w:rPr>
        <w:t xml:space="preserve">)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w:t>
      </w:r>
      <w:del w:id="222" w:author="James Santangelo" w:date="2018-03-14T18:17:00Z">
        <w:r w:rsidRPr="00CB0ADF" w:rsidDel="004F5B67">
          <w:rPr>
            <w:rFonts w:ascii="Times New Roman" w:hAnsi="Times New Roman" w:cs="Times New Roman"/>
          </w:rPr>
          <w:delText>triangle</w:delText>
        </w:r>
      </w:del>
      <w:ins w:id="223" w:author="James Santangelo" w:date="2018-03-14T18:17:00Z">
        <w:r w:rsidR="004F5B67">
          <w:rPr>
            <w:rFonts w:ascii="Times New Roman" w:hAnsi="Times New Roman" w:cs="Times New Roman"/>
          </w:rPr>
          <w:t xml:space="preserve">squares </w:t>
        </w:r>
      </w:ins>
      <w:ins w:id="224" w:author="James Santangelo" w:date="2018-03-14T18:16:00Z">
        <w:r w:rsidR="004F5B67">
          <w:rPr>
            <w:rFonts w:ascii="Times New Roman" w:hAnsi="Times New Roman" w:cs="Times New Roman"/>
          </w:rPr>
          <w:t xml:space="preserve">with </w:t>
        </w:r>
      </w:ins>
      <w:ins w:id="225" w:author="James Santangelo" w:date="2018-03-14T18:17:00Z">
        <w:r w:rsidR="004F5B67">
          <w:rPr>
            <w:rFonts w:ascii="Times New Roman" w:hAnsi="Times New Roman" w:cs="Times New Roman"/>
          </w:rPr>
          <w:t>dotted</w:t>
        </w:r>
      </w:ins>
      <w:ins w:id="226" w:author="James Santangelo" w:date="2018-03-14T18:16:00Z">
        <w:r w:rsidR="004F5B67">
          <w:rPr>
            <w:rFonts w:ascii="Times New Roman" w:hAnsi="Times New Roman" w:cs="Times New Roman"/>
          </w:rPr>
          <w:t xml:space="preserve"> line</w:t>
        </w:r>
      </w:ins>
      <w:r w:rsidRPr="00CB0ADF">
        <w:rPr>
          <w:rFonts w:ascii="Times New Roman" w:hAnsi="Times New Roman" w:cs="Times New Roman"/>
        </w:rPr>
        <w:t xml:space="preserve">) or </w:t>
      </w:r>
      <w:r w:rsidRPr="00CB0ADF">
        <w:rPr>
          <w:rFonts w:ascii="Times New Roman" w:hAnsi="Times New Roman" w:cs="Times New Roman"/>
          <w:i/>
        </w:rPr>
        <w:t xml:space="preserve">Li </w:t>
      </w:r>
      <w:r w:rsidRPr="00CB0ADF">
        <w:rPr>
          <w:rFonts w:ascii="Times New Roman" w:hAnsi="Times New Roman" w:cs="Times New Roman"/>
        </w:rPr>
        <w:t xml:space="preserve">(grey </w:t>
      </w:r>
      <w:del w:id="227" w:author="James Santangelo" w:date="2018-03-14T18:17:00Z">
        <w:r w:rsidRPr="00CB0ADF" w:rsidDel="004F5B67">
          <w:rPr>
            <w:rFonts w:ascii="Times New Roman" w:hAnsi="Times New Roman" w:cs="Times New Roman"/>
          </w:rPr>
          <w:delText xml:space="preserve">inverted </w:delText>
        </w:r>
      </w:del>
      <w:ins w:id="228" w:author="James Santangelo" w:date="2018-03-14T18:17:00Z">
        <w:r w:rsidR="004F5B67">
          <w:rPr>
            <w:rFonts w:ascii="Times New Roman" w:hAnsi="Times New Roman" w:cs="Times New Roman"/>
          </w:rPr>
          <w:t>diamond</w:t>
        </w:r>
        <w:r w:rsidR="004F5B67" w:rsidRPr="00CB0ADF">
          <w:rPr>
            <w:rFonts w:ascii="Times New Roman" w:hAnsi="Times New Roman" w:cs="Times New Roman"/>
          </w:rPr>
          <w:t xml:space="preserve"> </w:t>
        </w:r>
      </w:ins>
      <w:r w:rsidRPr="00CB0ADF">
        <w:rPr>
          <w:rFonts w:ascii="Times New Roman" w:hAnsi="Times New Roman" w:cs="Times New Roman"/>
        </w:rPr>
        <w:t>triangle</w:t>
      </w:r>
      <w:ins w:id="229" w:author="James Santangelo" w:date="2018-03-14T18:16:00Z">
        <w:r w:rsidR="004F5B67">
          <w:rPr>
            <w:rFonts w:ascii="Times New Roman" w:hAnsi="Times New Roman" w:cs="Times New Roman"/>
          </w:rPr>
          <w:t xml:space="preserve"> </w:t>
        </w:r>
      </w:ins>
      <w:ins w:id="230" w:author="James Santangelo" w:date="2018-03-14T18:17:00Z">
        <w:r w:rsidR="004F5B67">
          <w:rPr>
            <w:rFonts w:ascii="Times New Roman" w:hAnsi="Times New Roman" w:cs="Times New Roman"/>
          </w:rPr>
          <w:t>with dashed line</w:t>
        </w:r>
      </w:ins>
      <w:r w:rsidRPr="00CB0ADF">
        <w:rPr>
          <w:rFonts w:ascii="Times New Roman" w:hAnsi="Times New Roman" w:cs="Times New Roman"/>
        </w:rPr>
        <w:t>)</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ins w:id="231" w:author="James Santangelo" w:date="2018-03-14T18:17:00Z">
        <w:r w:rsidR="004F5B67">
          <w:rPr>
            <w:rFonts w:ascii="Times New Roman" w:hAnsi="Times New Roman" w:cs="Times New Roman"/>
          </w:rPr>
          <w:t xml:space="preserve"> with dashed line</w:t>
        </w:r>
      </w:ins>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ins w:id="232" w:author="James Santangelo" w:date="2018-03-14T18:17:00Z">
        <w:r w:rsidR="004F5B67">
          <w:rPr>
            <w:rFonts w:ascii="Times New Roman" w:hAnsi="Times New Roman" w:cs="Times New Roman"/>
          </w:rPr>
          <w:t xml:space="preserve"> with solid line</w:t>
        </w:r>
      </w:ins>
      <w:r w:rsidRPr="00CB0ADF">
        <w:rPr>
          <w:rFonts w:ascii="Times New Roman" w:hAnsi="Times New Roman" w:cs="Times New Roman"/>
        </w:rPr>
        <w:t>) clines</w:t>
      </w:r>
      <w:ins w:id="233" w:author="James Santangelo" w:date="2018-03-13T17:14:00Z">
        <w:r w:rsidR="0043520E">
          <w:rPr>
            <w:rFonts w:ascii="Times New Roman" w:hAnsi="Times New Roman" w:cs="Times New Roman"/>
          </w:rPr>
          <w:t xml:space="preserve"> under varying strengths of drift, simulated by varying the minimum urban population size</w:t>
        </w:r>
      </w:ins>
      <w:r w:rsidRPr="00CB0ADF">
        <w:rPr>
          <w:rFonts w:ascii="Times New Roman" w:hAnsi="Times New Roman" w:cs="Times New Roman"/>
        </w:rPr>
        <w:t xml:space="preserve">.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24858DB3"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w:t>
      </w:r>
      <w:ins w:id="234" w:author="James Santangelo" w:date="2018-03-14T16:20:00Z">
        <w:r w:rsidR="00301E34">
          <w:rPr>
            <w:rFonts w:ascii="Times New Roman" w:hAnsi="Times New Roman" w:cs="Times New Roman"/>
          </w:rPr>
          <w:t xml:space="preserve">(i.e. drift scenario 1) </w:t>
        </w:r>
      </w:ins>
      <w:r>
        <w:rPr>
          <w:rFonts w:ascii="Times New Roman" w:hAnsi="Times New Roman" w:cs="Times New Roman"/>
        </w:rPr>
        <w:t xml:space="preserve">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73593C08" w:rsidR="0044259C" w:rsidRPr="00CB0ADF"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4160EE40" wp14:editId="4BE42EF0">
            <wp:extent cx="5943600" cy="494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3310C73D" w:rsidR="0044259C" w:rsidRDefault="004F5B67" w:rsidP="0044259C">
      <w:pPr>
        <w:rPr>
          <w:rFonts w:ascii="Times New Roman" w:hAnsi="Times New Roman" w:cs="Times New Roman"/>
        </w:rPr>
      </w:pPr>
      <w:r w:rsidRPr="004F5B67">
        <w:rPr>
          <w:rFonts w:ascii="Times New Roman" w:hAnsi="Times New Roman" w:cs="Times New Roman"/>
          <w:noProof/>
        </w:rPr>
        <w:drawing>
          <wp:inline distT="0" distB="0" distL="0" distR="0" wp14:anchorId="25B84D59" wp14:editId="3197B340">
            <wp:extent cx="6858000" cy="556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Santangelo" w:date="2018-03-13T08:25:00Z" w:initials="MOU">
    <w:p w14:paraId="7881D8B7" w14:textId="636F43FC" w:rsidR="00A95C65" w:rsidRDefault="00A95C65">
      <w:pPr>
        <w:pStyle w:val="CommentText"/>
      </w:pPr>
      <w:r>
        <w:rPr>
          <w:rStyle w:val="CommentReference"/>
        </w:rPr>
        <w:annotationRef/>
      </w:r>
      <w:r>
        <w:t>Suggested by reviewer 1. Rob and I prefer “modern” over “contemporary”</w:t>
      </w:r>
    </w:p>
  </w:comment>
  <w:comment w:id="8" w:author="James Santangelo" w:date="2018-03-21T12:30:00Z" w:initials="MOU">
    <w:p w14:paraId="1BFC06A9" w14:textId="49D926D3" w:rsidR="00DD20C5" w:rsidRDefault="00DD20C5">
      <w:pPr>
        <w:pStyle w:val="CommentText"/>
      </w:pPr>
      <w:r>
        <w:rPr>
          <w:rStyle w:val="CommentReference"/>
        </w:rPr>
        <w:annotationRef/>
      </w:r>
      <w:r>
        <w:t xml:space="preserve">Ken had the comment that after reading the abstract he thought: “Hmmm…so it’s all drift”. Only after reading the discussion did he realize we discuss the lack of neutral clines that suggest </w:t>
      </w:r>
      <w:proofErr w:type="spellStart"/>
      <w:r>
        <w:t>cyanogenesis</w:t>
      </w:r>
      <w:proofErr w:type="spellEnd"/>
      <w:r>
        <w:t xml:space="preserve"> clines are likely adaptive. Any thoughts on how (or whether) we could revise the wording in the abstract to prevent misleading readers familiar with the system that drift </w:t>
      </w:r>
      <w:r w:rsidRPr="00352E2B">
        <w:rPr>
          <w:b/>
        </w:rPr>
        <w:t>is</w:t>
      </w:r>
      <w:r>
        <w:t xml:space="preserve"> responsible for HCN producing clines, despite the fact that it </w:t>
      </w:r>
      <w:r>
        <w:rPr>
          <w:b/>
        </w:rPr>
        <w:t xml:space="preserve">can </w:t>
      </w:r>
      <w:r>
        <w:t>produce clines?</w:t>
      </w:r>
    </w:p>
  </w:comment>
  <w:comment w:id="9" w:author="James Santangelo" w:date="2018-03-21T12:31:00Z" w:initials="MOU">
    <w:p w14:paraId="3B6436D6" w14:textId="7711FE3C" w:rsidR="00DD20C5" w:rsidRDefault="00DD20C5">
      <w:pPr>
        <w:pStyle w:val="CommentText"/>
      </w:pPr>
      <w:r>
        <w:rPr>
          <w:rStyle w:val="CommentReference"/>
        </w:rPr>
        <w:annotationRef/>
      </w:r>
      <w:r>
        <w:t xml:space="preserve">Rob: </w:t>
      </w:r>
      <w:r>
        <w:t xml:space="preserve">We don’t get clines at neutral loci – you want to rule out </w:t>
      </w:r>
      <w:proofErr w:type="spellStart"/>
      <w:r>
        <w:t>nonadaptive</w:t>
      </w:r>
      <w:proofErr w:type="spellEnd"/>
      <w:r>
        <w:t xml:space="preserve"> explanations from </w:t>
      </w:r>
      <w:proofErr w:type="gramStart"/>
      <w:r>
        <w:t>drift  -</w:t>
      </w:r>
      <w:proofErr w:type="gramEnd"/>
      <w:r>
        <w:t xml:space="preserve"> maybe “ ..should generate null models of phenotypic change based on the genetic architecture underlying focal traits…” or something</w:t>
      </w:r>
    </w:p>
  </w:comment>
  <w:comment w:id="10" w:author="James Santangelo" w:date="2018-03-21T12:31:00Z" w:initials="MOU">
    <w:p w14:paraId="08CC1931" w14:textId="1EED1D56" w:rsidR="00DD20C5" w:rsidRDefault="00DD20C5">
      <w:pPr>
        <w:pStyle w:val="CommentText"/>
      </w:pPr>
      <w:r>
        <w:rPr>
          <w:rStyle w:val="CommentReference"/>
        </w:rPr>
        <w:annotationRef/>
      </w:r>
      <w:r>
        <w:t xml:space="preserve">After thinking on Ken’s </w:t>
      </w:r>
      <w:proofErr w:type="gramStart"/>
      <w:r>
        <w:t>comment</w:t>
      </w:r>
      <w:proofErr w:type="gramEnd"/>
      <w:r>
        <w:t xml:space="preserve"> a bit more I am not too concerned. He is approaching this paper as someone who knows the </w:t>
      </w:r>
      <w:proofErr w:type="spellStart"/>
      <w:r>
        <w:t>cyanogenesis</w:t>
      </w:r>
      <w:proofErr w:type="spellEnd"/>
      <w:r>
        <w:t xml:space="preserve"> story really </w:t>
      </w:r>
      <w:proofErr w:type="gramStart"/>
      <w:r>
        <w:t>well</w:t>
      </w:r>
      <w:proofErr w:type="gramEnd"/>
      <w:r>
        <w:t xml:space="preserve"> but this will not be true for most readers. Given that we are only using HCN as a model to test broader questions about the effects of drift on evolution of phenotypic clines and not necessarily trying the explain the presence of urban-rural clines in HCN (although this is part of it), I am OK with the drift vs. selection discussion occurring in the Discussion. Marc, what are your thoughts?</w:t>
      </w:r>
    </w:p>
  </w:comment>
  <w:comment w:id="215" w:author="Rob Ness" w:date="2018-03-21T11:31:00Z" w:initials="RN">
    <w:p w14:paraId="5C2DED08" w14:textId="12241C08" w:rsidR="000766AE" w:rsidRDefault="000766AE">
      <w:pPr>
        <w:pStyle w:val="CommentText"/>
      </w:pPr>
      <w:r>
        <w:rPr>
          <w:rStyle w:val="CommentReference"/>
        </w:rPr>
        <w:annotationRef/>
      </w:r>
      <w:r>
        <w:t xml:space="preserve">Do you want to acknowledge Brian </w:t>
      </w:r>
      <w:proofErr w:type="spellStart"/>
      <w:r>
        <w:t>Novogradac</w:t>
      </w:r>
      <w:proofErr w:type="spellEnd"/>
      <w:r>
        <w:t>? You don’t have to but he went above and beyond his job to help you get early access to the server etc. It's a feather in the cap of a guy we want to keep on our side. Think about it – I will leave it to you.</w:t>
      </w:r>
    </w:p>
  </w:comment>
  <w:comment w:id="216" w:author="James Santangelo" w:date="2018-03-21T12:28:00Z" w:initials="MOU">
    <w:p w14:paraId="7E30F36E" w14:textId="247C4D24" w:rsidR="006C5BE3" w:rsidRDefault="006C5BE3">
      <w:pPr>
        <w:pStyle w:val="CommentText"/>
      </w:pPr>
      <w:r>
        <w:rPr>
          <w:rStyle w:val="CommentReference"/>
        </w:rPr>
        <w:annotationRef/>
      </w:r>
      <w:r>
        <w:t xml:space="preserve">I think it’s a good idea.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81D8B7" w15:done="0"/>
  <w15:commentEx w15:paraId="1BFC06A9" w15:done="0"/>
  <w15:commentEx w15:paraId="3B6436D6" w15:paraIdParent="1BFC06A9" w15:done="0"/>
  <w15:commentEx w15:paraId="08CC1931" w15:paraIdParent="1BFC06A9" w15:done="0"/>
  <w15:commentEx w15:paraId="5C2DED08" w15:done="0"/>
  <w15:commentEx w15:paraId="7E30F36E" w15:paraIdParent="5C2DED0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81D8B7" w16cid:durableId="1E520972"/>
  <w16cid:commentId w16cid:paraId="1BFC06A9" w16cid:durableId="1E5CCEFA"/>
  <w16cid:commentId w16cid:paraId="3B6436D6" w16cid:durableId="1E5CCF0C"/>
  <w16cid:commentId w16cid:paraId="08CC1931" w16cid:durableId="1E5CCF22"/>
  <w16cid:commentId w16cid:paraId="5C2DED08" w16cid:durableId="1E5CC107"/>
  <w16cid:commentId w16cid:paraId="7E30F36E" w16cid:durableId="1E5CC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3EA73" w14:textId="77777777" w:rsidR="00445D63" w:rsidRDefault="00445D63">
      <w:r>
        <w:separator/>
      </w:r>
    </w:p>
  </w:endnote>
  <w:endnote w:type="continuationSeparator" w:id="0">
    <w:p w14:paraId="3267B3CA" w14:textId="77777777" w:rsidR="00445D63" w:rsidRDefault="00445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7ABDD" w14:textId="77777777" w:rsidR="00445D63" w:rsidRDefault="00445D63">
      <w:r>
        <w:separator/>
      </w:r>
    </w:p>
  </w:footnote>
  <w:footnote w:type="continuationSeparator" w:id="0">
    <w:p w14:paraId="38A36851" w14:textId="77777777" w:rsidR="00445D63" w:rsidRDefault="00445D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Santangelo">
    <w15:presenceInfo w15:providerId="None" w15:userId="James Santangelo"/>
  </w15:person>
  <w15:person w15:author="Rob Ness">
    <w15:presenceInfo w15:providerId="None" w15:userId="Rob Nes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displayBackgroundShape/>
  <w:proofState w:spelling="clean" w:grammar="clean"/>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1509E"/>
    <w:rsid w:val="000357A5"/>
    <w:rsid w:val="00036664"/>
    <w:rsid w:val="00047612"/>
    <w:rsid w:val="00054EE3"/>
    <w:rsid w:val="00056C82"/>
    <w:rsid w:val="000571C8"/>
    <w:rsid w:val="00072389"/>
    <w:rsid w:val="0007354B"/>
    <w:rsid w:val="000766AE"/>
    <w:rsid w:val="00077F22"/>
    <w:rsid w:val="000A2FE1"/>
    <w:rsid w:val="000A63E6"/>
    <w:rsid w:val="000B2C50"/>
    <w:rsid w:val="000C6745"/>
    <w:rsid w:val="000D475F"/>
    <w:rsid w:val="000F0387"/>
    <w:rsid w:val="000F2B5C"/>
    <w:rsid w:val="00103111"/>
    <w:rsid w:val="00110B09"/>
    <w:rsid w:val="00116984"/>
    <w:rsid w:val="00161906"/>
    <w:rsid w:val="00173A47"/>
    <w:rsid w:val="001A1846"/>
    <w:rsid w:val="001A52DA"/>
    <w:rsid w:val="001B25B3"/>
    <w:rsid w:val="001C12AC"/>
    <w:rsid w:val="001D01D3"/>
    <w:rsid w:val="001D4BD2"/>
    <w:rsid w:val="001D70A4"/>
    <w:rsid w:val="001D7CF4"/>
    <w:rsid w:val="001F2457"/>
    <w:rsid w:val="00212AC5"/>
    <w:rsid w:val="0021527B"/>
    <w:rsid w:val="00216540"/>
    <w:rsid w:val="00233D29"/>
    <w:rsid w:val="00235FBD"/>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1E34"/>
    <w:rsid w:val="00303AF0"/>
    <w:rsid w:val="003055F0"/>
    <w:rsid w:val="00306ADE"/>
    <w:rsid w:val="00312922"/>
    <w:rsid w:val="0031511F"/>
    <w:rsid w:val="00321401"/>
    <w:rsid w:val="003308BA"/>
    <w:rsid w:val="00332A41"/>
    <w:rsid w:val="00346BF9"/>
    <w:rsid w:val="003512CD"/>
    <w:rsid w:val="00352E2B"/>
    <w:rsid w:val="003534C8"/>
    <w:rsid w:val="00353D38"/>
    <w:rsid w:val="003558F2"/>
    <w:rsid w:val="00362C7E"/>
    <w:rsid w:val="00377791"/>
    <w:rsid w:val="00383524"/>
    <w:rsid w:val="0038674C"/>
    <w:rsid w:val="0039649B"/>
    <w:rsid w:val="003970AC"/>
    <w:rsid w:val="003A35C7"/>
    <w:rsid w:val="003B5EBE"/>
    <w:rsid w:val="003D196E"/>
    <w:rsid w:val="003D41DE"/>
    <w:rsid w:val="003E44C9"/>
    <w:rsid w:val="003F6316"/>
    <w:rsid w:val="00405055"/>
    <w:rsid w:val="00407E5C"/>
    <w:rsid w:val="00407ED2"/>
    <w:rsid w:val="00434C91"/>
    <w:rsid w:val="0043520E"/>
    <w:rsid w:val="00435BB8"/>
    <w:rsid w:val="00436804"/>
    <w:rsid w:val="004406D0"/>
    <w:rsid w:val="0044259C"/>
    <w:rsid w:val="00445D63"/>
    <w:rsid w:val="00446275"/>
    <w:rsid w:val="004521E2"/>
    <w:rsid w:val="004529BF"/>
    <w:rsid w:val="00465BB6"/>
    <w:rsid w:val="00466723"/>
    <w:rsid w:val="00467E90"/>
    <w:rsid w:val="004725EB"/>
    <w:rsid w:val="004770F4"/>
    <w:rsid w:val="00480165"/>
    <w:rsid w:val="004853D4"/>
    <w:rsid w:val="00496AF0"/>
    <w:rsid w:val="004A230D"/>
    <w:rsid w:val="004A61DF"/>
    <w:rsid w:val="004B2EFD"/>
    <w:rsid w:val="004D176B"/>
    <w:rsid w:val="004D5022"/>
    <w:rsid w:val="004D5CA4"/>
    <w:rsid w:val="004D755B"/>
    <w:rsid w:val="004E05ED"/>
    <w:rsid w:val="004E21CE"/>
    <w:rsid w:val="004E764B"/>
    <w:rsid w:val="004F2227"/>
    <w:rsid w:val="004F5B67"/>
    <w:rsid w:val="0050190E"/>
    <w:rsid w:val="0050273E"/>
    <w:rsid w:val="00520BC4"/>
    <w:rsid w:val="00523777"/>
    <w:rsid w:val="005433A8"/>
    <w:rsid w:val="00550BDC"/>
    <w:rsid w:val="00557910"/>
    <w:rsid w:val="005608AF"/>
    <w:rsid w:val="005666C4"/>
    <w:rsid w:val="005A5196"/>
    <w:rsid w:val="005B3701"/>
    <w:rsid w:val="005C0BFE"/>
    <w:rsid w:val="005C2FA6"/>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82A61"/>
    <w:rsid w:val="006937D2"/>
    <w:rsid w:val="00695730"/>
    <w:rsid w:val="006B2E94"/>
    <w:rsid w:val="006B622C"/>
    <w:rsid w:val="006C381B"/>
    <w:rsid w:val="006C54A7"/>
    <w:rsid w:val="006C5BE3"/>
    <w:rsid w:val="006E7A34"/>
    <w:rsid w:val="006F371D"/>
    <w:rsid w:val="006F4CDC"/>
    <w:rsid w:val="007078B1"/>
    <w:rsid w:val="0072287E"/>
    <w:rsid w:val="00725A86"/>
    <w:rsid w:val="007353A4"/>
    <w:rsid w:val="007365FA"/>
    <w:rsid w:val="00752A5E"/>
    <w:rsid w:val="00753B7F"/>
    <w:rsid w:val="00771CE7"/>
    <w:rsid w:val="007804F0"/>
    <w:rsid w:val="007873F0"/>
    <w:rsid w:val="0079212B"/>
    <w:rsid w:val="007C21D0"/>
    <w:rsid w:val="007D228D"/>
    <w:rsid w:val="007D4EEA"/>
    <w:rsid w:val="007F05FF"/>
    <w:rsid w:val="007F2757"/>
    <w:rsid w:val="007F28C2"/>
    <w:rsid w:val="007F3C93"/>
    <w:rsid w:val="007F4F33"/>
    <w:rsid w:val="008054DC"/>
    <w:rsid w:val="00806596"/>
    <w:rsid w:val="00806E20"/>
    <w:rsid w:val="0081167C"/>
    <w:rsid w:val="008213BF"/>
    <w:rsid w:val="0082214D"/>
    <w:rsid w:val="00827DCD"/>
    <w:rsid w:val="008313B4"/>
    <w:rsid w:val="00843EC4"/>
    <w:rsid w:val="00855046"/>
    <w:rsid w:val="008653B9"/>
    <w:rsid w:val="00872AA9"/>
    <w:rsid w:val="00876386"/>
    <w:rsid w:val="00883F9A"/>
    <w:rsid w:val="00885D91"/>
    <w:rsid w:val="00890EFD"/>
    <w:rsid w:val="008A16E6"/>
    <w:rsid w:val="008A38F5"/>
    <w:rsid w:val="008D01B8"/>
    <w:rsid w:val="008D4447"/>
    <w:rsid w:val="008D7226"/>
    <w:rsid w:val="008D7D0A"/>
    <w:rsid w:val="008E3E1C"/>
    <w:rsid w:val="008F3750"/>
    <w:rsid w:val="0090389D"/>
    <w:rsid w:val="00911311"/>
    <w:rsid w:val="009130DF"/>
    <w:rsid w:val="009152C4"/>
    <w:rsid w:val="009160AF"/>
    <w:rsid w:val="00954EB0"/>
    <w:rsid w:val="00966896"/>
    <w:rsid w:val="00971DAE"/>
    <w:rsid w:val="00973284"/>
    <w:rsid w:val="00980F78"/>
    <w:rsid w:val="009921BB"/>
    <w:rsid w:val="00993BF2"/>
    <w:rsid w:val="00993D47"/>
    <w:rsid w:val="009948C3"/>
    <w:rsid w:val="00997DCC"/>
    <w:rsid w:val="009A063B"/>
    <w:rsid w:val="009A2CD2"/>
    <w:rsid w:val="009A30E9"/>
    <w:rsid w:val="009A611C"/>
    <w:rsid w:val="009A6339"/>
    <w:rsid w:val="009B7797"/>
    <w:rsid w:val="009C0825"/>
    <w:rsid w:val="009D1711"/>
    <w:rsid w:val="009E401A"/>
    <w:rsid w:val="009E5537"/>
    <w:rsid w:val="009E7701"/>
    <w:rsid w:val="009F0863"/>
    <w:rsid w:val="00A155B1"/>
    <w:rsid w:val="00A156A2"/>
    <w:rsid w:val="00A21108"/>
    <w:rsid w:val="00A218A0"/>
    <w:rsid w:val="00A21D7B"/>
    <w:rsid w:val="00A26F5F"/>
    <w:rsid w:val="00A33512"/>
    <w:rsid w:val="00A41B5C"/>
    <w:rsid w:val="00A43250"/>
    <w:rsid w:val="00A520EB"/>
    <w:rsid w:val="00A53CDE"/>
    <w:rsid w:val="00A71B8F"/>
    <w:rsid w:val="00A9094C"/>
    <w:rsid w:val="00A95C65"/>
    <w:rsid w:val="00A9689E"/>
    <w:rsid w:val="00A97F49"/>
    <w:rsid w:val="00AA400F"/>
    <w:rsid w:val="00AA4F85"/>
    <w:rsid w:val="00AB3D7F"/>
    <w:rsid w:val="00AD03D5"/>
    <w:rsid w:val="00AD34D9"/>
    <w:rsid w:val="00AD3965"/>
    <w:rsid w:val="00AD564B"/>
    <w:rsid w:val="00AD63B7"/>
    <w:rsid w:val="00AE2E2B"/>
    <w:rsid w:val="00AE4232"/>
    <w:rsid w:val="00AF0A54"/>
    <w:rsid w:val="00AF6265"/>
    <w:rsid w:val="00B00A07"/>
    <w:rsid w:val="00B01856"/>
    <w:rsid w:val="00B110A7"/>
    <w:rsid w:val="00B11715"/>
    <w:rsid w:val="00B12248"/>
    <w:rsid w:val="00B2004D"/>
    <w:rsid w:val="00B2487C"/>
    <w:rsid w:val="00B42BA8"/>
    <w:rsid w:val="00B66D5D"/>
    <w:rsid w:val="00B72990"/>
    <w:rsid w:val="00B80D94"/>
    <w:rsid w:val="00B86225"/>
    <w:rsid w:val="00BA1A65"/>
    <w:rsid w:val="00BA1ECA"/>
    <w:rsid w:val="00BB34F6"/>
    <w:rsid w:val="00BB3566"/>
    <w:rsid w:val="00BB3D0C"/>
    <w:rsid w:val="00BC447E"/>
    <w:rsid w:val="00BD3CB4"/>
    <w:rsid w:val="00BD792B"/>
    <w:rsid w:val="00BE5076"/>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965C7"/>
    <w:rsid w:val="00DB51FE"/>
    <w:rsid w:val="00DC14BA"/>
    <w:rsid w:val="00DC5993"/>
    <w:rsid w:val="00DC6D5C"/>
    <w:rsid w:val="00DD1F6F"/>
    <w:rsid w:val="00DD20C5"/>
    <w:rsid w:val="00DD240B"/>
    <w:rsid w:val="00DD5AC2"/>
    <w:rsid w:val="00DE412A"/>
    <w:rsid w:val="00DE7539"/>
    <w:rsid w:val="00DF2266"/>
    <w:rsid w:val="00E03818"/>
    <w:rsid w:val="00E122D6"/>
    <w:rsid w:val="00E12846"/>
    <w:rsid w:val="00E161FB"/>
    <w:rsid w:val="00E20869"/>
    <w:rsid w:val="00E246AC"/>
    <w:rsid w:val="00E27AE2"/>
    <w:rsid w:val="00E34B0F"/>
    <w:rsid w:val="00E37993"/>
    <w:rsid w:val="00E40FE9"/>
    <w:rsid w:val="00E43528"/>
    <w:rsid w:val="00E46181"/>
    <w:rsid w:val="00E5254F"/>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D5D72"/>
    <w:rsid w:val="00EE0034"/>
    <w:rsid w:val="00EE30A8"/>
    <w:rsid w:val="00EE45FF"/>
    <w:rsid w:val="00EF1820"/>
    <w:rsid w:val="00EF7216"/>
    <w:rsid w:val="00F06F22"/>
    <w:rsid w:val="00F104D9"/>
    <w:rsid w:val="00F15E24"/>
    <w:rsid w:val="00F4358A"/>
    <w:rsid w:val="00F47CA8"/>
    <w:rsid w:val="00F53E83"/>
    <w:rsid w:val="00F54E7B"/>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James-S-Santangelo/Simulating-Evolutionary-Clines-SEC-)" TargetMode="Externa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dropbox.com/sh/s25nz9fwrwj29j2/AADpYF5F3oSjzuCNI5nlbjhqa?dl=0)" TargetMode="External"/><Relationship Id="rId1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mes.santangelo37@gmail.com" TargetMode="Externa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B83249B-1181-D34C-99C8-E5E49EC79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30</Pages>
  <Words>34049</Words>
  <Characters>194082</Characters>
  <Application>Microsoft Office Word</Application>
  <DocSecurity>0</DocSecurity>
  <Lines>1617</Lines>
  <Paragraphs>455</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227676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3</cp:revision>
  <dcterms:created xsi:type="dcterms:W3CDTF">2018-03-21T16:19:00Z</dcterms:created>
  <dcterms:modified xsi:type="dcterms:W3CDTF">2018-03-21T16:56:00Z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