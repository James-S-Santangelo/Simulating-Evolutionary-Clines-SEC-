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commentRangeStart w:id="0"/>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w:t>
      </w:r>
      <w:commentRangeEnd w:id="0"/>
      <w:r w:rsidR="00CF3C91">
        <w:rPr>
          <w:rStyle w:val="CommentReference"/>
        </w:rPr>
        <w:commentReference w:id="0"/>
      </w:r>
      <w:r w:rsidRPr="00F47CA8">
        <w:rPr>
          <w:rFonts w:ascii="Times New Roman" w:hAnsi="Times New Roman" w:cs="Times New Roman"/>
          <w:b/>
          <w:sz w:val="32"/>
          <w:szCs w:val="32"/>
        </w:rPr>
        <w:t>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w:t>
      </w:r>
      <w:commentRangeStart w:id="1"/>
      <w:r w:rsidRPr="00353D38">
        <w:rPr>
          <w:rFonts w:ascii="Times New Roman" w:hAnsi="Times New Roman" w:cs="Times New Roman"/>
        </w:rPr>
        <w:t>Rob W. Ness</w:t>
      </w:r>
      <w:commentRangeEnd w:id="1"/>
      <w:r w:rsidRPr="00353D38">
        <w:rPr>
          <w:rStyle w:val="CommentReference"/>
          <w:rFonts w:ascii="Times New Roman" w:hAnsi="Times New Roman" w:cs="Times New Roman"/>
          <w:sz w:val="24"/>
          <w:szCs w:val="24"/>
        </w:rPr>
        <w:commentReference w:id="1"/>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2"/>
      <w:commentRangeStart w:id="3"/>
      <w:r w:rsidRPr="00353D38">
        <w:rPr>
          <w:rFonts w:ascii="Times New Roman" w:hAnsi="Times New Roman" w:cs="Times New Roman"/>
          <w:b/>
        </w:rPr>
        <w:lastRenderedPageBreak/>
        <w:t>Abstract</w:t>
      </w:r>
      <w:commentRangeEnd w:id="2"/>
      <w:r w:rsidR="00FF57DA">
        <w:rPr>
          <w:rStyle w:val="CommentReference"/>
        </w:rPr>
        <w:commentReference w:id="2"/>
      </w:r>
      <w:commentRangeEnd w:id="3"/>
      <w:r w:rsidR="0098103F">
        <w:rPr>
          <w:rStyle w:val="CommentReference"/>
        </w:rPr>
        <w:commentReference w:id="3"/>
      </w:r>
    </w:p>
    <w:p w14:paraId="0B984689" w14:textId="77777777" w:rsidR="00695730" w:rsidRPr="00353D38" w:rsidRDefault="00695730">
      <w:pPr>
        <w:rPr>
          <w:rFonts w:ascii="Times New Roman" w:hAnsi="Times New Roman" w:cs="Times New Roman"/>
          <w:b/>
        </w:rPr>
      </w:pPr>
    </w:p>
    <w:p w14:paraId="0F2D1481" w14:textId="16ED27A4" w:rsidR="00332A41" w:rsidRPr="00F218BC" w:rsidRDefault="00B42BA8" w:rsidP="00332A41">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The study of evolution in urban environments </w:t>
      </w:r>
      <w:r w:rsidR="002C78BF">
        <w:rPr>
          <w:rFonts w:ascii="Times New Roman" w:eastAsia="Times New Roman" w:hAnsi="Times New Roman" w:cs="Times New Roman"/>
          <w:color w:val="000000" w:themeColor="text1"/>
        </w:rPr>
        <w:t>offers the opportunity to study the role of</w:t>
      </w:r>
      <w:r>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del w:id="4" w:author="Marc Johnson" w:date="2018-01-24T08:28:00Z">
        <w:r w:rsidR="00A9689E" w:rsidRPr="007E56B0" w:rsidDel="008860F7">
          <w:rPr>
            <w:rFonts w:ascii="Times New Roman" w:hAnsi="Times New Roman" w:cs="Times New Roman"/>
          </w:rPr>
          <w:delText>In this paper, we build off of recent empirical work identifying the presence of parallel urban-rural clines in the frequency of hydrogen cyanide (HCN) across eastern North American cities</w:delText>
        </w:r>
        <w:r w:rsidR="00A9689E" w:rsidDel="008860F7">
          <w:rPr>
            <w:rFonts w:ascii="Times New Roman" w:hAnsi="Times New Roman" w:cs="Times New Roman"/>
          </w:rPr>
          <w:delText xml:space="preserve">. </w:delText>
        </w:r>
      </w:del>
      <w:r w:rsidR="00A9689E">
        <w:rPr>
          <w:rFonts w:ascii="Times New Roman" w:hAnsi="Times New Roman" w:cs="Times New Roman"/>
        </w:rPr>
        <w:t>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 xml:space="preserve">he presence of </w:t>
      </w:r>
      <w:del w:id="5" w:author="Marc Johnson" w:date="2018-01-24T08:35:00Z">
        <w:r w:rsidR="00332A41" w:rsidRPr="00F218BC" w:rsidDel="0098103F">
          <w:rPr>
            <w:rFonts w:ascii="Times New Roman" w:eastAsia="Times New Roman" w:hAnsi="Times New Roman" w:cs="Times New Roman"/>
            <w:color w:val="000000" w:themeColor="text1"/>
          </w:rPr>
          <w:delText xml:space="preserve">multiple independent clines in the same direction (i.e. </w:delText>
        </w:r>
      </w:del>
      <w:r w:rsidR="00332A41" w:rsidRPr="00F218BC">
        <w:rPr>
          <w:rFonts w:ascii="Times New Roman" w:eastAsia="Times New Roman" w:hAnsi="Times New Roman" w:cs="Times New Roman"/>
          <w:color w:val="000000" w:themeColor="text1"/>
        </w:rPr>
        <w:t>parallel clines</w:t>
      </w:r>
      <w:ins w:id="6" w:author="Marc Johnson" w:date="2018-01-24T08:35:00Z">
        <w:r w:rsidR="0098103F">
          <w:rPr>
            <w:rFonts w:ascii="Times New Roman" w:eastAsia="Times New Roman" w:hAnsi="Times New Roman" w:cs="Times New Roman"/>
            <w:color w:val="000000" w:themeColor="text1"/>
          </w:rPr>
          <w:t xml:space="preserve"> in heritable phenotypic traits</w:t>
        </w:r>
      </w:ins>
      <w:del w:id="7" w:author="Marc Johnson" w:date="2018-01-24T08:35:00Z">
        <w:r w:rsidR="00332A41" w:rsidRPr="00F218BC" w:rsidDel="0098103F">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is often considered strong evidence for t</w:t>
      </w:r>
      <w:r w:rsidR="00A9689E">
        <w:rPr>
          <w:rFonts w:ascii="Times New Roman" w:eastAsia="Times New Roman" w:hAnsi="Times New Roman" w:cs="Times New Roman"/>
          <w:color w:val="000000" w:themeColor="text1"/>
        </w:rPr>
        <w:t xml:space="preserve">he role of natural selection, non-adaptive </w:t>
      </w:r>
      <w:ins w:id="8" w:author="Marc Johnson" w:date="2018-01-24T08:28:00Z">
        <w:r w:rsidR="008860F7">
          <w:rPr>
            <w:rFonts w:ascii="Times New Roman" w:eastAsia="Times New Roman" w:hAnsi="Times New Roman" w:cs="Times New Roman"/>
            <w:color w:val="000000" w:themeColor="text1"/>
          </w:rPr>
          <w:t xml:space="preserve">evolutionary processes </w:t>
        </w:r>
      </w:ins>
      <w:r w:rsidR="00D27A78">
        <w:rPr>
          <w:rFonts w:ascii="Times New Roman" w:eastAsia="Times New Roman" w:hAnsi="Times New Roman" w:cs="Times New Roman"/>
          <w:color w:val="000000" w:themeColor="text1"/>
        </w:rPr>
        <w:t>can also generate clines and this may be more likely when traits have a non-additive genetic basis due to epistasis</w:t>
      </w:r>
      <w:r w:rsidR="00332A41" w:rsidRPr="00F218BC">
        <w:rPr>
          <w:rFonts w:ascii="Times New Roman" w:eastAsia="Times New Roman" w:hAnsi="Times New Roman" w:cs="Times New Roman"/>
          <w:color w:val="000000" w:themeColor="text1"/>
        </w:rPr>
        <w:t>. In this paper, we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modelled according to the cyanogenesis </w:t>
      </w:r>
      <w:r w:rsidR="0050273E">
        <w:rPr>
          <w:rFonts w:ascii="Times New Roman" w:eastAsia="Times New Roman" w:hAnsi="Times New Roman" w:cs="Times New Roman"/>
          <w:color w:val="000000" w:themeColor="text1"/>
        </w:rPr>
        <w:t xml:space="preserve">(HCN) </w:t>
      </w:r>
      <w:r w:rsidR="00332A41" w:rsidRPr="00F218BC">
        <w:rPr>
          <w:rFonts w:ascii="Times New Roman" w:eastAsia="Times New Roman" w:hAnsi="Times New Roman" w:cs="Times New Roman"/>
          <w:color w:val="000000" w:themeColor="text1"/>
        </w:rPr>
        <w:t>polymorphism in white clover (</w:t>
      </w:r>
      <w:r w:rsidR="00332A41" w:rsidRPr="00F218BC">
        <w:rPr>
          <w:rFonts w:ascii="Times New Roman" w:eastAsia="Times New Roman" w:hAnsi="Times New Roman" w:cs="Times New Roman"/>
          <w:i/>
          <w:iCs/>
          <w:color w:val="000000" w:themeColor="text1"/>
        </w:rPr>
        <w:t>Trifolium repens</w:t>
      </w:r>
      <w:r w:rsidR="00332A41" w:rsidRPr="00F218BC">
        <w:rPr>
          <w:rFonts w:ascii="Times New Roman" w:eastAsia="Times New Roman" w:hAnsi="Times New Roman" w:cs="Times New Roman"/>
          <w:color w:val="000000" w:themeColor="text1"/>
        </w:rPr>
        <w:t xml:space="preserve">) to examine the formation of phenotypic clines </w:t>
      </w:r>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 xml:space="preserve">under varying levels of drift, gene flow and selection. HCN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 xml:space="preserve">interaction between two Mendelian-inherited loci. Our results demonstrate that the genetic architecture of this trait makes natural populations </w:t>
      </w:r>
      <w:del w:id="9" w:author="Marc Johnson" w:date="2018-01-24T08:27:00Z">
        <w:r w:rsidR="00332A41" w:rsidRPr="00F218BC" w:rsidDel="008860F7">
          <w:rPr>
            <w:rFonts w:ascii="Times New Roman" w:eastAsia="Times New Roman" w:hAnsi="Times New Roman" w:cs="Times New Roman"/>
            <w:color w:val="000000" w:themeColor="text1"/>
          </w:rPr>
          <w:delText xml:space="preserve">particularly </w:delText>
        </w:r>
      </w:del>
      <w:r w:rsidR="00332A41" w:rsidRPr="00F218BC">
        <w:rPr>
          <w:rFonts w:ascii="Times New Roman" w:eastAsia="Times New Roman" w:hAnsi="Times New Roman" w:cs="Times New Roman"/>
          <w:color w:val="000000" w:themeColor="text1"/>
        </w:rPr>
        <w:t>susceptible to decreases in HCN frequencies via drift.</w:t>
      </w:r>
      <w:r w:rsidR="00332A41" w:rsidRPr="00AB7222">
        <w:rPr>
          <w:rFonts w:ascii="Times New Roman" w:eastAsia="Times New Roman" w:hAnsi="Times New Roman" w:cs="Times New Roman"/>
          <w:color w:val="000000" w:themeColor="text1"/>
        </w:rPr>
        <w:t> </w:t>
      </w:r>
      <w:del w:id="10" w:author="Marc Johnson" w:date="2018-01-24T08:30:00Z">
        <w:r w:rsidR="00332A41" w:rsidRPr="00F218BC" w:rsidDel="008860F7">
          <w:rPr>
            <w:rFonts w:ascii="Times New Roman" w:eastAsia="Times New Roman" w:hAnsi="Times New Roman" w:cs="Times New Roman"/>
            <w:color w:val="000000" w:themeColor="text1"/>
          </w:rPr>
          <w:delText>We</w:delText>
        </w:r>
        <w:r w:rsidR="00332A41" w:rsidRPr="00AB7222" w:rsidDel="008860F7">
          <w:rPr>
            <w:rFonts w:ascii="Times New Roman" w:eastAsia="Times New Roman" w:hAnsi="Times New Roman" w:cs="Times New Roman"/>
            <w:color w:val="000000" w:themeColor="text1"/>
          </w:rPr>
          <w:delText> </w:delText>
        </w:r>
        <w:r w:rsidR="00332A41" w:rsidRPr="00F218BC" w:rsidDel="008860F7">
          <w:rPr>
            <w:rFonts w:ascii="Times New Roman" w:eastAsia="Times New Roman" w:hAnsi="Times New Roman" w:cs="Times New Roman"/>
            <w:color w:val="000000" w:themeColor="text1"/>
          </w:rPr>
          <w:delText>show that g</w:delText>
        </w:r>
      </w:del>
      <w:ins w:id="11" w:author="Marc Johnson" w:date="2018-01-24T08:30:00Z">
        <w:r w:rsidR="008860F7">
          <w:rPr>
            <w:rFonts w:ascii="Times New Roman" w:eastAsia="Times New Roman" w:hAnsi="Times New Roman" w:cs="Times New Roman"/>
            <w:color w:val="000000" w:themeColor="text1"/>
          </w:rPr>
          <w:t>G</w:t>
        </w:r>
      </w:ins>
      <w:r w:rsidR="00332A41" w:rsidRPr="00F218BC">
        <w:rPr>
          <w:rFonts w:ascii="Times New Roman" w:eastAsia="Times New Roman" w:hAnsi="Times New Roman" w:cs="Times New Roman"/>
          <w:color w:val="000000" w:themeColor="text1"/>
        </w:rPr>
        <w:t>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across a landscape resulted 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w:t>
      </w:r>
      <w:ins w:id="12" w:author="Marc Johnson" w:date="2018-01-24T08:31:00Z">
        <w:r w:rsidR="00460FED">
          <w:rPr>
            <w:rFonts w:ascii="Times New Roman" w:eastAsia="Times New Roman" w:hAnsi="Times New Roman" w:cs="Times New Roman"/>
            <w:color w:val="000000" w:themeColor="text1"/>
          </w:rPr>
          <w:t xml:space="preserve">, giving the </w:t>
        </w:r>
      </w:ins>
      <w:ins w:id="13" w:author="Marc Johnson" w:date="2018-01-24T08:32:00Z">
        <w:r w:rsidR="00460FED">
          <w:rPr>
            <w:rFonts w:ascii="Times New Roman" w:eastAsia="Times New Roman" w:hAnsi="Times New Roman" w:cs="Times New Roman"/>
            <w:color w:val="000000" w:themeColor="text1"/>
          </w:rPr>
          <w:t xml:space="preserve">misleading </w:t>
        </w:r>
      </w:ins>
      <w:del w:id="14" w:author="Marc Johnson" w:date="2018-01-24T08:31:00Z">
        <w:r w:rsidR="00332A41" w:rsidRPr="00F218BC" w:rsidDel="00460FED">
          <w:rPr>
            <w:rFonts w:ascii="Times New Roman" w:eastAsia="Times New Roman" w:hAnsi="Times New Roman" w:cs="Times New Roman"/>
            <w:color w:val="000000" w:themeColor="text1"/>
          </w:rPr>
          <w:delText xml:space="preserve">. We demonstrate that stochastic changes in allele frequency can have the </w:delText>
        </w:r>
      </w:del>
      <w:r w:rsidR="00332A41" w:rsidRPr="00F218BC">
        <w:rPr>
          <w:rFonts w:ascii="Times New Roman" w:eastAsia="Times New Roman" w:hAnsi="Times New Roman" w:cs="Times New Roman"/>
          <w:color w:val="000000" w:themeColor="text1"/>
        </w:rPr>
        <w:t xml:space="preserve">appearance of deterministic </w:t>
      </w:r>
      <w:ins w:id="15" w:author="Marc Johnson" w:date="2018-01-24T08:32:00Z">
        <w:r w:rsidR="00460FED">
          <w:rPr>
            <w:rFonts w:ascii="Times New Roman" w:eastAsia="Times New Roman" w:hAnsi="Times New Roman" w:cs="Times New Roman"/>
            <w:color w:val="000000" w:themeColor="text1"/>
          </w:rPr>
          <w:t xml:space="preserve">adaptive </w:t>
        </w:r>
      </w:ins>
      <w:r w:rsidR="00332A41" w:rsidRPr="00F218BC">
        <w:rPr>
          <w:rFonts w:ascii="Times New Roman" w:eastAsia="Times New Roman" w:hAnsi="Times New Roman" w:cs="Times New Roman"/>
          <w:color w:val="000000" w:themeColor="text1"/>
        </w:rPr>
        <w:t>changes in the phenotype</w:t>
      </w:r>
      <w:del w:id="16" w:author="Marc Johnson" w:date="2018-01-24T08:32:00Z">
        <w:r w:rsidR="00332A41" w:rsidRPr="00F218BC" w:rsidDel="00460FED">
          <w:rPr>
            <w:rFonts w:ascii="Times New Roman" w:eastAsia="Times New Roman" w:hAnsi="Times New Roman" w:cs="Times New Roman"/>
            <w:color w:val="000000" w:themeColor="text1"/>
          </w:rPr>
          <w:delText xml:space="preserve"> and we argue that our result extend</w:delText>
        </w:r>
      </w:del>
      <w:del w:id="17" w:author="Marc Johnson" w:date="2018-01-24T08:29:00Z">
        <w:r w:rsidR="00332A41" w:rsidRPr="00F218BC" w:rsidDel="008860F7">
          <w:rPr>
            <w:rFonts w:ascii="Times New Roman" w:eastAsia="Times New Roman" w:hAnsi="Times New Roman" w:cs="Times New Roman"/>
            <w:color w:val="000000" w:themeColor="text1"/>
          </w:rPr>
          <w:delText>s</w:delText>
        </w:r>
      </w:del>
      <w:del w:id="18" w:author="Marc Johnson" w:date="2018-01-24T08:32:00Z">
        <w:r w:rsidR="00332A41" w:rsidRPr="00AB7222" w:rsidDel="00460FED">
          <w:rPr>
            <w:rFonts w:ascii="Times New Roman" w:eastAsia="Times New Roman" w:hAnsi="Times New Roman" w:cs="Times New Roman"/>
            <w:color w:val="000000" w:themeColor="text1"/>
          </w:rPr>
          <w:delText xml:space="preserve"> </w:delText>
        </w:r>
        <w:r w:rsidR="00332A41" w:rsidRPr="00F218BC" w:rsidDel="00460FED">
          <w:rPr>
            <w:rFonts w:ascii="Times New Roman" w:eastAsia="Times New Roman" w:hAnsi="Times New Roman" w:cs="Times New Roman"/>
            <w:color w:val="000000" w:themeColor="text1"/>
          </w:rPr>
          <w:delText>to many phenotypes that are controlled by multiple genes</w:delText>
        </w:r>
      </w:del>
      <w:r w:rsidR="00332A41" w:rsidRPr="00F218BC">
        <w:rPr>
          <w:rFonts w:ascii="Times New Roman" w:eastAsia="Times New Roman" w:hAnsi="Times New Roman" w:cs="Times New Roman"/>
          <w:color w:val="000000" w:themeColor="text1"/>
        </w:rPr>
        <w:t xml:space="preserve">. </w:t>
      </w:r>
      <w:ins w:id="19" w:author="Marc Johnson" w:date="2018-01-24T08:34:00Z">
        <w:r w:rsidR="0098103F">
          <w:rPr>
            <w:rFonts w:ascii="Times New Roman" w:eastAsia="Times New Roman" w:hAnsi="Times New Roman" w:cs="Times New Roman"/>
            <w:color w:val="000000" w:themeColor="text1"/>
          </w:rPr>
          <w:t>S</w:t>
        </w:r>
      </w:ins>
      <w:del w:id="20" w:author="Marc Johnson" w:date="2018-01-24T08:34:00Z">
        <w:r w:rsidR="00D27A78" w:rsidDel="0098103F">
          <w:rPr>
            <w:rFonts w:ascii="Times New Roman" w:eastAsia="Times New Roman" w:hAnsi="Times New Roman" w:cs="Times New Roman"/>
            <w:color w:val="000000" w:themeColor="text1"/>
          </w:rPr>
          <w:delText>We suggest that s</w:delText>
        </w:r>
      </w:del>
      <w:r w:rsidR="00D27A78">
        <w:rPr>
          <w:rFonts w:ascii="Times New Roman" w:eastAsia="Times New Roman" w:hAnsi="Times New Roman" w:cs="Times New Roman"/>
          <w:color w:val="000000" w:themeColor="text1"/>
        </w:rPr>
        <w:t xml:space="preserve">tudies of </w:t>
      </w:r>
      <w:ins w:id="21" w:author="Marc Johnson" w:date="2018-01-24T08:32:00Z">
        <w:r w:rsidR="00460FED">
          <w:rPr>
            <w:rFonts w:ascii="Times New Roman" w:eastAsia="Times New Roman" w:hAnsi="Times New Roman" w:cs="Times New Roman"/>
            <w:color w:val="000000" w:themeColor="text1"/>
          </w:rPr>
          <w:t xml:space="preserve">heritable </w:t>
        </w:r>
      </w:ins>
      <w:r w:rsidR="00D27A78">
        <w:rPr>
          <w:rFonts w:ascii="Times New Roman" w:eastAsia="Times New Roman" w:hAnsi="Times New Roman" w:cs="Times New Roman"/>
          <w:color w:val="000000" w:themeColor="text1"/>
        </w:rPr>
        <w:t>phenotypic change in urban populations</w:t>
      </w:r>
      <w:ins w:id="22" w:author="Marc Johnson" w:date="2018-01-24T08:33:00Z">
        <w:r w:rsidR="00460FED">
          <w:rPr>
            <w:rFonts w:ascii="Times New Roman" w:eastAsia="Times New Roman" w:hAnsi="Times New Roman" w:cs="Times New Roman"/>
            <w:color w:val="000000" w:themeColor="text1"/>
          </w:rPr>
          <w:t xml:space="preserve"> </w:t>
        </w:r>
      </w:ins>
      <w:del w:id="23" w:author="Marc Johnson" w:date="2018-01-24T08:33:00Z">
        <w:r w:rsidR="00D27A78" w:rsidDel="00460FED">
          <w:rPr>
            <w:rFonts w:ascii="Times New Roman" w:eastAsia="Times New Roman" w:hAnsi="Times New Roman" w:cs="Times New Roman"/>
            <w:color w:val="000000" w:themeColor="text1"/>
          </w:rPr>
          <w:delText>—where drift is likely to be particularly strong—</w:delText>
        </w:r>
      </w:del>
      <w:ins w:id="24" w:author="Marc Johnson" w:date="2018-01-24T08:32:00Z">
        <w:r w:rsidR="00460FED">
          <w:rPr>
            <w:rFonts w:ascii="Times New Roman" w:eastAsia="Times New Roman" w:hAnsi="Times New Roman" w:cs="Times New Roman"/>
            <w:color w:val="000000" w:themeColor="text1"/>
          </w:rPr>
          <w:t xml:space="preserve">should </w:t>
        </w:r>
      </w:ins>
      <w:r w:rsidR="00D27A78">
        <w:rPr>
          <w:rFonts w:ascii="Times New Roman" w:eastAsia="Times New Roman" w:hAnsi="Times New Roman" w:cs="Times New Roman"/>
          <w:color w:val="000000" w:themeColor="text1"/>
        </w:rPr>
        <w:t>take explicit consideration of the genetic archit</w:t>
      </w:r>
      <w:r w:rsidR="00FF57DA">
        <w:rPr>
          <w:rFonts w:ascii="Times New Roman" w:eastAsia="Times New Roman" w:hAnsi="Times New Roman" w:cs="Times New Roman"/>
          <w:color w:val="000000" w:themeColor="text1"/>
        </w:rPr>
        <w:t>ecture underlying focal traits prior to invoking selection’s role in gene</w:t>
      </w:r>
      <w:ins w:id="25" w:author="Marc Johnson" w:date="2018-01-24T08:30:00Z">
        <w:r w:rsidR="008860F7">
          <w:rPr>
            <w:rFonts w:ascii="Times New Roman" w:eastAsia="Times New Roman" w:hAnsi="Times New Roman" w:cs="Times New Roman"/>
            <w:color w:val="000000" w:themeColor="text1"/>
          </w:rPr>
          <w:t>ra</w:t>
        </w:r>
      </w:ins>
      <w:r w:rsidR="00FF57DA">
        <w:rPr>
          <w:rFonts w:ascii="Times New Roman" w:eastAsia="Times New Roman" w:hAnsi="Times New Roman" w:cs="Times New Roman"/>
          <w:color w:val="000000" w:themeColor="text1"/>
        </w:rPr>
        <w:t xml:space="preserve">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6"/>
      <w:r w:rsidRPr="00353D38">
        <w:rPr>
          <w:rFonts w:ascii="Times New Roman" w:hAnsi="Times New Roman" w:cs="Times New Roman"/>
          <w:b/>
        </w:rPr>
        <w:t>Keywords</w:t>
      </w:r>
      <w:commentRangeEnd w:id="26"/>
      <w:r w:rsidR="00116984">
        <w:rPr>
          <w:rStyle w:val="CommentReference"/>
        </w:rPr>
        <w:commentReference w:id="26"/>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36B2E82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ins w:id="27" w:author="Marc Johnson" w:date="2018-01-24T08:47:00Z">
        <w:r w:rsidR="00E56DE6">
          <w:rPr>
            <w:rFonts w:ascii="Times New Roman" w:hAnsi="Times New Roman" w:cs="Times New Roman"/>
          </w:rPr>
          <w:t xml:space="preserve">a heritable </w:t>
        </w:r>
      </w:ins>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3EE433C5"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ins w:id="28" w:author="Marc Johnson" w:date="2018-01-24T08:49:00Z">
        <w:r w:rsidR="00E56DE6">
          <w:rPr>
            <w:rFonts w:ascii="Times New Roman" w:hAnsi="Times New Roman" w:cs="Times New Roman"/>
          </w:rPr>
          <w:t>,</w:t>
        </w:r>
      </w:ins>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35C87E7B"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29"/>
      <w:commentRangeStart w:id="30"/>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29"/>
      <w:r w:rsidR="004770F4">
        <w:rPr>
          <w:rStyle w:val="CommentReference"/>
        </w:rPr>
        <w:commentReference w:id="29"/>
      </w:r>
      <w:commentRangeEnd w:id="30"/>
      <w:r w:rsidR="00ED5C27">
        <w:rPr>
          <w:rStyle w:val="CommentReference"/>
        </w:rPr>
        <w:commentReference w:id="30"/>
      </w:r>
      <w:r w:rsidRPr="00353D38">
        <w:rPr>
          <w:rFonts w:ascii="Times New Roman" w:hAnsi="Times New Roman" w:cs="Times New Roman"/>
        </w:rPr>
        <w:t xml:space="preserve">. </w:t>
      </w:r>
      <w:r w:rsidR="00467E90">
        <w:rPr>
          <w:rFonts w:ascii="Times New Roman" w:hAnsi="Times New Roman" w:cs="Times New Roman"/>
        </w:rPr>
        <w:t>For example, if the initial frequency of underlying alleles is 0.5, then each locus is equally likely to drift upward as it is to drift downward, resulting in no consistant change in allel</w:t>
      </w:r>
      <w:ins w:id="31" w:author="Marc Johnson" w:date="2018-01-24T08:50:00Z">
        <w:r w:rsidR="00E56DE6">
          <w:rPr>
            <w:rFonts w:ascii="Times New Roman" w:hAnsi="Times New Roman" w:cs="Times New Roman"/>
          </w:rPr>
          <w:t>e</w:t>
        </w:r>
      </w:ins>
      <w:r w:rsidR="00467E90">
        <w:rPr>
          <w:rFonts w:ascii="Times New Roman" w:hAnsi="Times New Roman" w:cs="Times New Roman"/>
        </w:rPr>
        <w:t xml:space="preserve"> frequency when averaged across all clines. </w:t>
      </w:r>
      <w:r w:rsidRPr="00353D38">
        <w:rPr>
          <w:rFonts w:ascii="Times New Roman" w:hAnsi="Times New Roman" w:cs="Times New Roman"/>
        </w:rPr>
        <w:t xml:space="preserve">Thus, the presence of multiple independent clines in the same direction (i.e. parallel clines) is strong evidence for the role of natural </w:t>
      </w:r>
      <w:r w:rsidRPr="00353D38">
        <w:rPr>
          <w:rFonts w:ascii="Times New Roman" w:hAnsi="Times New Roman" w:cs="Times New Roman"/>
        </w:rPr>
        <w:lastRenderedPageBreak/>
        <w:t xml:space="preserve">selection, as putative adaptations are unlikely to evolve repeatedly </w:t>
      </w:r>
      <w:ins w:id="32" w:author="Marc Johnson" w:date="2018-01-24T08:50:00Z">
        <w:r w:rsidR="00E56DE6">
          <w:rPr>
            <w:rFonts w:ascii="Times New Roman" w:hAnsi="Times New Roman" w:cs="Times New Roman"/>
          </w:rPr>
          <w:t xml:space="preserve">in the same direction </w:t>
        </w:r>
      </w:ins>
      <w:r w:rsidRPr="00353D38">
        <w:rPr>
          <w:rFonts w:ascii="Times New Roman" w:hAnsi="Times New Roman" w:cs="Times New Roman"/>
        </w:rPr>
        <w:t xml:space="preserve">via stochastic forces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ins w:id="33" w:author="Marc Johnson" w:date="2018-01-24T08:50:00Z">
        <w:r w:rsidR="00E56DE6">
          <w:rPr>
            <w:rFonts w:ascii="Times New Roman" w:hAnsi="Times New Roman" w:cs="Times New Roman"/>
          </w:rPr>
          <w:t xml:space="preserve"> due to </w:t>
        </w:r>
      </w:ins>
      <w:del w:id="34" w:author="Marc Johnson" w:date="2018-01-24T08:51:00Z">
        <w:r w:rsidR="00890EFD" w:rsidDel="00E56DE6">
          <w:rPr>
            <w:rFonts w:ascii="Times New Roman" w:hAnsi="Times New Roman" w:cs="Times New Roman"/>
          </w:rPr>
          <w:delText xml:space="preserve">, such as with </w:delText>
        </w:r>
      </w:del>
      <w:r w:rsidRPr="00353D38">
        <w:rPr>
          <w:rFonts w:ascii="Times New Roman" w:hAnsi="Times New Roman" w:cs="Times New Roman"/>
        </w:rPr>
        <w:t xml:space="preserve">epistasis, clines may occur more frequently in a particular direction because stochastic changes in allele frequencies at one locus </w:t>
      </w:r>
      <w:del w:id="35" w:author="Marc Johnson" w:date="2018-01-24T08:51:00Z">
        <w:r w:rsidRPr="00353D38" w:rsidDel="00E56DE6">
          <w:rPr>
            <w:rFonts w:ascii="Times New Roman" w:hAnsi="Times New Roman" w:cs="Times New Roman"/>
          </w:rPr>
          <w:delText xml:space="preserve">may </w:delText>
        </w:r>
      </w:del>
      <w:ins w:id="36" w:author="Marc Johnson" w:date="2018-01-24T08:51:00Z">
        <w:r w:rsidR="00E56DE6">
          <w:rPr>
            <w:rFonts w:ascii="Times New Roman" w:hAnsi="Times New Roman" w:cs="Times New Roman"/>
          </w:rPr>
          <w:t>can</w:t>
        </w:r>
        <w:r w:rsidR="00E56DE6" w:rsidRPr="00353D38">
          <w:rPr>
            <w:rFonts w:ascii="Times New Roman" w:hAnsi="Times New Roman" w:cs="Times New Roman"/>
          </w:rPr>
          <w:t xml:space="preserve"> </w:t>
        </w:r>
      </w:ins>
      <w:r w:rsidRPr="00353D38">
        <w:rPr>
          <w:rFonts w:ascii="Times New Roman" w:hAnsi="Times New Roman" w:cs="Times New Roman"/>
        </w:rPr>
        <w:t xml:space="preserve">have a disproportionate effect on </w:t>
      </w:r>
      <w:ins w:id="37" w:author="Marc Johnson" w:date="2018-01-24T08:51:00Z">
        <w:r w:rsidR="00E56DE6">
          <w:rPr>
            <w:rFonts w:ascii="Times New Roman" w:hAnsi="Times New Roman" w:cs="Times New Roman"/>
          </w:rPr>
          <w:t xml:space="preserve">the distribution of </w:t>
        </w:r>
      </w:ins>
      <w:r w:rsidRPr="00353D38">
        <w:rPr>
          <w:rFonts w:ascii="Times New Roman" w:hAnsi="Times New Roman" w:cs="Times New Roman"/>
        </w:rPr>
        <w:t>phenotype</w:t>
      </w:r>
      <w:ins w:id="38" w:author="Marc Johnson" w:date="2018-01-24T08:51:00Z">
        <w:r w:rsidR="00E56DE6">
          <w:rPr>
            <w:rFonts w:ascii="Times New Roman" w:hAnsi="Times New Roman" w:cs="Times New Roman"/>
          </w:rPr>
          <w:t>s</w:t>
        </w:r>
      </w:ins>
      <w:r w:rsidRPr="00353D38">
        <w:rPr>
          <w:rFonts w:ascii="Times New Roman" w:hAnsi="Times New Roman" w:cs="Times New Roman"/>
        </w:rPr>
        <w:t xml:space="preserve"> </w:t>
      </w:r>
      <w:del w:id="39" w:author="Marc Johnson" w:date="2018-01-24T08:51:00Z">
        <w:r w:rsidRPr="00353D38" w:rsidDel="00E56DE6">
          <w:rPr>
            <w:rFonts w:ascii="Times New Roman" w:hAnsi="Times New Roman" w:cs="Times New Roman"/>
          </w:rPr>
          <w:delText>frequencies</w:delText>
        </w:r>
      </w:del>
      <w:ins w:id="40" w:author="Marc Johnson" w:date="2018-01-24T08:51:00Z">
        <w:r w:rsidR="00E56DE6">
          <w:rPr>
            <w:rFonts w:ascii="Times New Roman" w:hAnsi="Times New Roman" w:cs="Times New Roman"/>
          </w:rPr>
          <w:t>within a population</w:t>
        </w:r>
      </w:ins>
      <w:r w:rsidRPr="00353D38">
        <w:rPr>
          <w:rFonts w:ascii="Times New Roman" w:hAnsi="Times New Roman" w:cs="Times New Roman"/>
        </w:rPr>
        <w:t xml:space="preserve">. For example, stochastic forces have caused the repeated loss of the Mendelian inherited, epistatically determined short-style (S) morph from tristylous populations of </w:t>
      </w:r>
      <w:r w:rsidRPr="00353D38">
        <w:rPr>
          <w:rFonts w:ascii="Times New Roman" w:hAnsi="Times New Roman" w:cs="Times New Roman"/>
          <w:i/>
        </w:rPr>
        <w:t>Eichhornia paniculata</w:t>
      </w:r>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[13–17]</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1D72CE72" w:rsidR="00695730" w:rsidRPr="00353D38" w:rsidRDefault="00695730" w:rsidP="00695730">
      <w:pPr>
        <w:spacing w:line="480" w:lineRule="auto"/>
        <w:ind w:firstLine="360"/>
        <w:rPr>
          <w:rFonts w:ascii="Times New Roman" w:hAnsi="Times New Roman" w:cs="Times New Roman"/>
        </w:rPr>
      </w:pPr>
      <w:commentRangeStart w:id="41"/>
      <w:commentRangeStart w:id="42"/>
      <w:r w:rsidRPr="00353D38">
        <w:rPr>
          <w:rFonts w:ascii="Times New Roman" w:hAnsi="Times New Roman" w:cs="Times New Roman"/>
        </w:rPr>
        <w:t>Urbanization</w:t>
      </w:r>
      <w:commentRangeEnd w:id="41"/>
      <w:r w:rsidRPr="00353D38">
        <w:rPr>
          <w:rStyle w:val="CommentReference"/>
          <w:rFonts w:ascii="Times New Roman" w:hAnsi="Times New Roman" w:cs="Times New Roman"/>
          <w:sz w:val="24"/>
          <w:szCs w:val="24"/>
        </w:rPr>
        <w:commentReference w:id="41"/>
      </w:r>
      <w:commentRangeEnd w:id="42"/>
      <w:r w:rsidRPr="00353D38">
        <w:rPr>
          <w:rStyle w:val="CommentReference"/>
          <w:rFonts w:ascii="Times New Roman" w:hAnsi="Times New Roman" w:cs="Times New Roman"/>
          <w:sz w:val="24"/>
          <w:szCs w:val="24"/>
        </w:rPr>
        <w:commentReference w:id="42"/>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"[18,19]", "plainTextFormattedCitation" : "[18,19]", "previouslyFormattedCitation" : "[18,19]"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[18,19]</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xml:space="preserve">. The widespread fragmentation associated with urbanization has resulted in gradients in the strength of genetic drift and gene flow. For example, urban fragmentation has reduced genetic diversity among urban populations of white-footed </w:t>
      </w:r>
      <w:r w:rsidRPr="00353D38">
        <w:rPr>
          <w:rFonts w:ascii="Times New Roman" w:hAnsi="Times New Roman" w:cs="Times New Roman"/>
        </w:rPr>
        <w:lastRenderedPageBreak/>
        <w:t>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r w:rsidRPr="00353D38">
        <w:rPr>
          <w:rFonts w:ascii="Times New Roman" w:hAnsi="Times New Roman" w:cs="Times New Roman"/>
          <w:i/>
        </w:rPr>
        <w:t>Salamandra salamandra</w:t>
      </w:r>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[23]</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4895DE19"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del w:id="43" w:author="Marc Johnson" w:date="2018-01-24T08:55:00Z">
        <w:r w:rsidR="00110B09" w:rsidDel="00D50C7F">
          <w:rPr>
            <w:rFonts w:ascii="Times New Roman" w:hAnsi="Times New Roman" w:cs="Times New Roman"/>
          </w:rPr>
          <w:delText xml:space="preserve">the </w:delText>
        </w:r>
      </w:del>
      <w:r w:rsidRPr="00353D38">
        <w:rPr>
          <w:rFonts w:ascii="Times New Roman" w:hAnsi="Times New Roman" w:cs="Times New Roman"/>
        </w:rPr>
        <w:t>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cyanogenesis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w:t>
      </w:r>
      <w:ins w:id="44" w:author="Marc Johnson" w:date="2018-01-24T08:55:00Z">
        <w:r w:rsidR="005C105B">
          <w:rPr>
            <w:rFonts w:ascii="Times New Roman" w:hAnsi="Times New Roman" w:cs="Times New Roman"/>
          </w:rPr>
          <w:t xml:space="preserve">i.e. </w:t>
        </w:r>
      </w:ins>
      <w:del w:id="45" w:author="Marc Johnson" w:date="2018-01-24T08:55:00Z">
        <w:r w:rsidRPr="00353D38" w:rsidDel="005C105B">
          <w:rPr>
            <w:rFonts w:ascii="Times New Roman" w:hAnsi="Times New Roman" w:cs="Times New Roman"/>
          </w:rPr>
          <w:delText xml:space="preserve">e.g. </w:delText>
        </w:r>
      </w:del>
      <w:r w:rsidRPr="00353D38">
        <w:rPr>
          <w:rFonts w:ascii="Times New Roman" w:hAnsi="Times New Roman" w:cs="Times New Roman"/>
        </w:rPr>
        <w:t>genetic drift</w:t>
      </w:r>
      <w:ins w:id="46" w:author="Marc Johnson" w:date="2018-01-24T08:55:00Z">
        <w:r w:rsidR="005C105B">
          <w:rPr>
            <w:rFonts w:ascii="Times New Roman" w:hAnsi="Times New Roman" w:cs="Times New Roman"/>
          </w:rPr>
          <w:t xml:space="preserve"> and</w:t>
        </w:r>
      </w:ins>
      <w:del w:id="47" w:author="Marc Johnson" w:date="2018-01-24T08:55:00Z">
        <w:r w:rsidRPr="00353D38" w:rsidDel="005C105B">
          <w:rPr>
            <w:rFonts w:ascii="Times New Roman" w:hAnsi="Times New Roman" w:cs="Times New Roman"/>
          </w:rPr>
          <w:delText>,</w:delText>
        </w:r>
      </w:del>
      <w:r w:rsidRPr="00353D38">
        <w:rPr>
          <w:rFonts w:ascii="Times New Roman" w:hAnsi="Times New Roman" w:cs="Times New Roman"/>
        </w:rPr>
        <w:t xml:space="preserve"> gene flow) and adaptive (</w:t>
      </w:r>
      <w:del w:id="48" w:author="Marc Johnson" w:date="2018-01-24T08:55:00Z">
        <w:r w:rsidRPr="00353D38" w:rsidDel="005C105B">
          <w:rPr>
            <w:rFonts w:ascii="Times New Roman" w:hAnsi="Times New Roman" w:cs="Times New Roman"/>
          </w:rPr>
          <w:delText>e.g.</w:delText>
        </w:r>
      </w:del>
      <w:ins w:id="49" w:author="Marc Johnson" w:date="2018-01-24T08:55:00Z">
        <w:r w:rsidR="005C105B">
          <w:rPr>
            <w:rFonts w:ascii="Times New Roman" w:hAnsi="Times New Roman" w:cs="Times New Roman"/>
          </w:rPr>
          <w:t>i.e.</w:t>
        </w:r>
      </w:ins>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del w:id="50" w:author="Marc Johnson" w:date="2018-01-24T08:56:00Z">
        <w:r w:rsidRPr="00353D38" w:rsidDel="005C105B">
          <w:rPr>
            <w:rFonts w:ascii="Times New Roman" w:hAnsi="Times New Roman" w:cs="Times New Roman"/>
          </w:rPr>
          <w:delText xml:space="preserve"> </w:delText>
        </w:r>
      </w:del>
      <w:r w:rsidRPr="00353D38">
        <w:rPr>
          <w:rFonts w:ascii="Times New Roman" w:hAnsi="Times New Roman" w:cs="Times New Roman"/>
        </w:rPr>
        <w:t xml:space="preserve">genetic basis. </w:t>
      </w:r>
    </w:p>
    <w:p w14:paraId="7F12BE6E" w14:textId="5D22BE4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xml:space="preserve">. White clover and the cyanogenic </w:t>
      </w:r>
      <w:r w:rsidRPr="00353D38">
        <w:rPr>
          <w:rFonts w:ascii="Times New Roman" w:hAnsi="Times New Roman" w:cs="Times New Roman"/>
        </w:rPr>
        <w:lastRenderedPageBreak/>
        <w:t>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51"/>
      <w:commentRangeStart w:id="52"/>
      <w:r w:rsidRPr="00353D38">
        <w:rPr>
          <w:rFonts w:ascii="Times New Roman" w:hAnsi="Times New Roman" w:cs="Times New Roman"/>
        </w:rPr>
        <w:t xml:space="preserve">duplicate </w:t>
      </w:r>
      <w:commentRangeEnd w:id="51"/>
      <w:r w:rsidR="00520BC4">
        <w:rPr>
          <w:rStyle w:val="CommentReference"/>
        </w:rPr>
        <w:commentReference w:id="51"/>
      </w:r>
      <w:commentRangeEnd w:id="52"/>
      <w:r w:rsidR="008F3750">
        <w:rPr>
          <w:rStyle w:val="CommentReference"/>
        </w:rPr>
        <w:commentReference w:id="52"/>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w:t>
      </w:r>
      <w:ins w:id="53" w:author="Marc Johnson" w:date="2018-01-24T09:00:00Z">
        <w:r w:rsidR="00822253">
          <w:rPr>
            <w:rFonts w:ascii="Times New Roman" w:hAnsi="Times New Roman" w:cs="Times New Roman"/>
          </w:rPr>
          <w:t xml:space="preserve">substantially </w:t>
        </w:r>
      </w:ins>
      <w:r w:rsidRPr="00353D38">
        <w:rPr>
          <w:rFonts w:ascii="Times New Roman" w:hAnsi="Times New Roman" w:cs="Times New Roman"/>
        </w:rPr>
        <w:t>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1361DC02"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 xml:space="preserve">How does selection affect the occurrence and strength of </w:t>
      </w:r>
      <w:del w:id="54" w:author="Marc Johnson" w:date="2018-01-24T09:01:00Z">
        <w:r w:rsidR="00D33208" w:rsidRPr="00D33208" w:rsidDel="00822253">
          <w:rPr>
            <w:rFonts w:ascii="Times New Roman" w:hAnsi="Times New Roman" w:cs="Times New Roman"/>
          </w:rPr>
          <w:delText xml:space="preserve">of </w:delText>
        </w:r>
      </w:del>
      <w:r w:rsidR="00D33208" w:rsidRPr="00D33208">
        <w:rPr>
          <w:rFonts w:ascii="Times New Roman" w:hAnsi="Times New Roman" w:cs="Times New Roman"/>
        </w:rPr>
        <w:t>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del w:id="55" w:author="Marc Johnson" w:date="2018-01-24T09:01:00Z">
        <w:r w:rsidR="00D33208" w:rsidDel="00822253">
          <w:rPr>
            <w:rFonts w:ascii="Times New Roman" w:hAnsi="Times New Roman" w:cs="Times New Roman"/>
          </w:rPr>
          <w:delText>gene flow</w:delText>
        </w:r>
      </w:del>
      <w:ins w:id="56" w:author="Marc Johnson" w:date="2018-01-24T09:01:00Z">
        <w:r w:rsidR="00822253">
          <w:rPr>
            <w:rFonts w:ascii="Times New Roman" w:hAnsi="Times New Roman" w:cs="Times New Roman"/>
          </w:rPr>
          <w:t>dispersal</w:t>
        </w:r>
      </w:ins>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57"/>
      <w:commentRangeStart w:id="58"/>
      <w:r w:rsidRPr="00353D38">
        <w:rPr>
          <w:rFonts w:ascii="Times New Roman" w:hAnsi="Times New Roman" w:cs="Times New Roman"/>
        </w:rPr>
        <w:t xml:space="preserve">Our results show that stochastic changes in allele frequency can have the appearance of deterministic changes in </w:t>
      </w:r>
      <w:r w:rsidRPr="00353D38">
        <w:rPr>
          <w:rFonts w:ascii="Times New Roman" w:hAnsi="Times New Roman" w:cs="Times New Roman"/>
        </w:rPr>
        <w:lastRenderedPageBreak/>
        <w:t>the phenotype and we argue that this result extends beyond HCN to many phenotypes that are controlled by multiple genes.</w:t>
      </w:r>
      <w:commentRangeEnd w:id="57"/>
      <w:r w:rsidR="00520BC4">
        <w:rPr>
          <w:rStyle w:val="CommentReference"/>
        </w:rPr>
        <w:commentReference w:id="57"/>
      </w:r>
      <w:commentRangeEnd w:id="58"/>
      <w:r w:rsidR="00AA20C4">
        <w:rPr>
          <w:rStyle w:val="CommentReference"/>
        </w:rPr>
        <w:commentReference w:id="58"/>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commentRangeStart w:id="59"/>
      <w:r w:rsidRPr="00353D38">
        <w:rPr>
          <w:rFonts w:ascii="Times New Roman" w:hAnsi="Times New Roman" w:cs="Times New Roman"/>
          <w:b/>
        </w:rPr>
        <w:t>Methods</w:t>
      </w:r>
      <w:commentRangeEnd w:id="59"/>
      <w:r w:rsidR="004F137B">
        <w:rPr>
          <w:rStyle w:val="CommentReference"/>
        </w:rPr>
        <w:commentReference w:id="59"/>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0A7EC10B"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figure 2c</w:t>
      </w:r>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clines in cyanogenesis</w:t>
      </w:r>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We focus our results on cases where the initial frequency of dominant alleles was 0.5, which resulted in the strongest clines, and consider the effects of initial allele frequency in the electronic supplementary material (text S1</w:t>
      </w:r>
      <w:r w:rsidR="00CE561F">
        <w:rPr>
          <w:rFonts w:ascii="Times New Roman" w:hAnsi="Times New Roman" w:cs="Times New Roman"/>
        </w:rPr>
        <w:t>, figure S1</w:t>
      </w:r>
      <w:r w:rsidR="000F0387">
        <w:rPr>
          <w:rFonts w:ascii="Times New Roman" w:hAnsi="Times New Roman" w:cs="Times New Roman"/>
        </w:rPr>
        <w:t>).</w:t>
      </w:r>
      <w:r w:rsidR="00FC1F6A">
        <w:rPr>
          <w:rFonts w:ascii="Times New Roman" w:hAnsi="Times New Roman" w:cs="Times New Roman"/>
        </w:rPr>
        <w:t xml:space="preserve">We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By imposing a gradient in the carrying capacity of populations across the </w:t>
      </w:r>
      <w:r w:rsidR="003970AC">
        <w:rPr>
          <w:rFonts w:ascii="Times New Roman" w:hAnsi="Times New Roman" w:cs="Times New Roman"/>
        </w:rPr>
        <w:lastRenderedPageBreak/>
        <w:t>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figure 2</w:t>
      </w:r>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90822D8"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Gene 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w:t>
      </w:r>
      <w:r w:rsidR="00AD63B7" w:rsidRPr="00353D38">
        <w:rPr>
          <w:rFonts w:ascii="Times New Roman" w:hAnsi="Times New Roman" w:cs="Times New Roman"/>
        </w:rPr>
        <w:lastRenderedPageBreak/>
        <w:t xml:space="preserve">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60"/>
      <w:commentRangeStart w:id="61"/>
      <w:r w:rsidR="00AD63B7" w:rsidRPr="00353D38">
        <w:rPr>
          <w:rFonts w:ascii="Times New Roman" w:hAnsi="Times New Roman" w:cs="Times New Roman"/>
        </w:rPr>
        <w:t xml:space="preserve">maximum </w:t>
      </w:r>
      <w:commentRangeEnd w:id="60"/>
      <w:r w:rsidR="00F104D9">
        <w:rPr>
          <w:rStyle w:val="CommentReference"/>
        </w:rPr>
        <w:commentReference w:id="60"/>
      </w:r>
      <w:commentRangeEnd w:id="61"/>
      <w:r w:rsidR="00FC1F6A">
        <w:rPr>
          <w:rStyle w:val="CommentReference"/>
        </w:rPr>
        <w:commentReference w:id="61"/>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62"/>
      <w:commentRangeStart w:id="63"/>
      <w:r w:rsidRPr="00353D38">
        <w:rPr>
          <w:rFonts w:ascii="Times New Roman" w:hAnsi="Times New Roman" w:cs="Times New Roman"/>
        </w:rPr>
        <w:t xml:space="preserve">Simulations were run </w:t>
      </w:r>
      <w:r w:rsidRPr="00353D38">
        <w:rPr>
          <w:rFonts w:ascii="Times New Roman" w:hAnsi="Times New Roman" w:cs="Times New Roman"/>
        </w:rPr>
        <w:lastRenderedPageBreak/>
        <w:t xml:space="preserve">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62"/>
      <w:r w:rsidR="00625027">
        <w:rPr>
          <w:rStyle w:val="CommentReference"/>
        </w:rPr>
        <w:commentReference w:id="62"/>
      </w:r>
      <w:commentRangeEnd w:id="63"/>
      <w:r w:rsidR="00FC1F6A">
        <w:rPr>
          <w:rStyle w:val="CommentReference"/>
        </w:rPr>
        <w:commentReference w:id="63"/>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of spatial clines in HCN?</w:t>
      </w:r>
    </w:p>
    <w:p w14:paraId="1C233390" w14:textId="387AE6D6"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64"/>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64"/>
      <w:r w:rsidR="00216540">
        <w:rPr>
          <w:rStyle w:val="CommentReference"/>
        </w:rPr>
        <w:commentReference w:id="64"/>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09DA8A28"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lastRenderedPageBreak/>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commentRangeStart w:id="65"/>
      <w:commentRangeStart w:id="66"/>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65"/>
      <w:r w:rsidR="00CB2BAD">
        <w:rPr>
          <w:rStyle w:val="CommentReference"/>
        </w:rPr>
        <w:commentReference w:id="65"/>
      </w:r>
      <w:commentRangeEnd w:id="66"/>
      <w:r w:rsidR="009F0C42">
        <w:rPr>
          <w:rStyle w:val="CommentReference"/>
        </w:rPr>
        <w:commentReference w:id="66"/>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 xml:space="preserve">(see </w:t>
      </w:r>
      <w:r w:rsidR="00CE561F">
        <w:rPr>
          <w:rFonts w:ascii="Times New Roman" w:hAnsi="Times New Roman" w:cs="Times New Roman"/>
        </w:rPr>
        <w:t xml:space="preserve">online </w:t>
      </w:r>
      <w:r w:rsidRPr="00353D38">
        <w:rPr>
          <w:rFonts w:ascii="Times New Roman" w:hAnsi="Times New Roman" w:cs="Times New Roman"/>
        </w:rPr>
        <w:t>supplementary materials</w:t>
      </w:r>
      <w:r w:rsidR="00A71B8F">
        <w:rPr>
          <w:rFonts w:ascii="Times New Roman" w:hAnsi="Times New Roman" w:cs="Times New Roman"/>
        </w:rPr>
        <w:t xml:space="preserve"> text S</w:t>
      </w:r>
      <w:r w:rsidR="00303AF0">
        <w:rPr>
          <w:rFonts w:ascii="Times New Roman" w:hAnsi="Times New Roman" w:cs="Times New Roman"/>
        </w:rPr>
        <w:t>2</w:t>
      </w:r>
      <w:r w:rsidR="00CE561F">
        <w:rPr>
          <w:rFonts w:ascii="Times New Roman" w:hAnsi="Times New Roman" w:cs="Times New Roman"/>
        </w:rPr>
        <w:t>, figure S2</w:t>
      </w:r>
      <w:r w:rsidR="00303AF0">
        <w:rPr>
          <w:rFonts w:ascii="Times New Roman" w:hAnsi="Times New Roman" w:cs="Times New Roman"/>
        </w:rPr>
        <w:t>)</w:t>
      </w:r>
      <w:r w:rsidRPr="00353D38">
        <w:rPr>
          <w:rFonts w:ascii="Times New Roman" w:hAnsi="Times New Roman" w:cs="Times New Roman"/>
        </w:rPr>
        <w:t xml:space="preserve">. We therefore ignored the effects of LD in our 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4120FBF6"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67"/>
      <w:commentRangeStart w:id="68"/>
      <w:r>
        <w:rPr>
          <w:rFonts w:ascii="Times New Roman" w:hAnsi="Times New Roman" w:cs="Times New Roman"/>
        </w:rPr>
        <w:t>the</w:t>
      </w:r>
      <w:commentRangeEnd w:id="67"/>
      <w:r w:rsidR="00DE7539">
        <w:rPr>
          <w:rStyle w:val="CommentReference"/>
        </w:rPr>
        <w:commentReference w:id="67"/>
      </w:r>
      <w:commentRangeEnd w:id="68"/>
      <w:r w:rsidR="00A71B8F">
        <w:rPr>
          <w:rStyle w:val="CommentReference"/>
        </w:rPr>
        <w:commentReference w:id="68"/>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w:t>
      </w:r>
      <w:r w:rsidR="00245592" w:rsidRPr="00245592">
        <w:rPr>
          <w:rFonts w:ascii="Times New Roman" w:hAnsi="Times New Roman" w:cs="Times New Roman"/>
        </w:rPr>
        <w:lastRenderedPageBreak/>
        <w:t xml:space="preserve">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text S</w:t>
      </w:r>
      <w:r w:rsidR="00303AF0">
        <w:rPr>
          <w:rFonts w:ascii="Times New Roman" w:hAnsi="Times New Roman" w:cs="Times New Roman"/>
        </w:rPr>
        <w:t>3</w:t>
      </w:r>
      <w:r w:rsidR="00CE561F">
        <w:rPr>
          <w:rFonts w:ascii="Times New Roman" w:hAnsi="Times New Roman" w:cs="Times New Roman"/>
        </w:rPr>
        <w:t>, figure S3</w:t>
      </w:r>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D48E05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ED332E"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w:t>
      </w:r>
      <w:r w:rsidRPr="00353D38">
        <w:rPr>
          <w:rFonts w:ascii="Times New Roman" w:eastAsiaTheme="minorEastAsia" w:hAnsi="Times New Roman" w:cs="Times New Roman"/>
        </w:rPr>
        <w:lastRenderedPageBreak/>
        <w:t xml:space="preserve">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ED332E"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ED332E"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5A672B03"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w:t>
      </w:r>
      <w:r w:rsidRPr="00353D38">
        <w:rPr>
          <w:rFonts w:ascii="Times New Roman" w:hAnsi="Times New Roman" w:cs="Times New Roman"/>
        </w:rPr>
        <w:lastRenderedPageBreak/>
        <w:t>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S4</w:t>
      </w:r>
      <w:r w:rsidR="00CE561F">
        <w:rPr>
          <w:rFonts w:ascii="Times New Roman" w:hAnsi="Times New Roman" w:cs="Times New Roman"/>
        </w:rPr>
        <w:t>, figure S4</w:t>
      </w:r>
      <w:r w:rsidR="00303AF0">
        <w:rPr>
          <w:rFonts w:ascii="Times New Roman" w:hAnsi="Times New Roman" w:cs="Times New Roman"/>
        </w:rPr>
        <w:t>)</w:t>
      </w:r>
      <w:r w:rsidRPr="00353D38">
        <w:rPr>
          <w:rFonts w:ascii="Times New Roman" w:hAnsi="Times New Roman" w:cs="Times New Roman"/>
        </w:rPr>
        <w:t xml:space="preserve">.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7628FAC"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del w:id="69" w:author="Marc Johnson" w:date="2018-01-24T09:21:00Z">
        <w:r w:rsidRPr="00CB0ADF" w:rsidDel="0074112F">
          <w:rPr>
            <w:rFonts w:ascii="Times New Roman" w:hAnsi="Times New Roman" w:cs="Times New Roman"/>
          </w:rPr>
          <w:delText xml:space="preserve">preferentially </w:delText>
        </w:r>
      </w:del>
      <w:ins w:id="70" w:author="Marc Johnson" w:date="2018-01-24T09:21:00Z">
        <w:r w:rsidR="0074112F">
          <w:rPr>
            <w:rFonts w:ascii="Times New Roman" w:hAnsi="Times New Roman" w:cs="Times New Roman"/>
          </w:rPr>
          <w:t>disproportionately</w:t>
        </w:r>
        <w:r w:rsidR="0074112F" w:rsidRPr="00CB0ADF">
          <w:rPr>
            <w:rFonts w:ascii="Times New Roman" w:hAnsi="Times New Roman" w:cs="Times New Roman"/>
          </w:rPr>
          <w:t xml:space="preserve"> </w:t>
        </w:r>
      </w:ins>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71"/>
      <w:commentRangeStart w:id="72"/>
      <w:commentRangeStart w:id="73"/>
      <w:r w:rsidRPr="00CB0ADF">
        <w:rPr>
          <w:rFonts w:ascii="Times New Roman" w:hAnsi="Times New Roman" w:cs="Times New Roman"/>
        </w:rPr>
        <w:t xml:space="preserve">positive clines </w:t>
      </w:r>
      <w:commentRangeEnd w:id="71"/>
      <w:r w:rsidR="007F3C93">
        <w:rPr>
          <w:rStyle w:val="CommentReference"/>
        </w:rPr>
        <w:commentReference w:id="71"/>
      </w:r>
      <w:commentRangeEnd w:id="72"/>
      <w:r w:rsidR="009C0825">
        <w:rPr>
          <w:rStyle w:val="CommentReference"/>
        </w:rPr>
        <w:commentReference w:id="72"/>
      </w:r>
      <w:commentRangeEnd w:id="73"/>
      <w:r w:rsidR="009F0C42">
        <w:rPr>
          <w:rStyle w:val="CommentReference"/>
        </w:rPr>
        <w:commentReference w:id="73"/>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w:t>
      </w:r>
      <w:r w:rsidRPr="00CB0ADF">
        <w:rPr>
          <w:rFonts w:ascii="Times New Roman" w:hAnsi="Times New Roman" w:cs="Times New Roman"/>
        </w:rPr>
        <w:lastRenderedPageBreak/>
        <w:t xml:space="preserve">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ins w:id="74" w:author="Marc Johnson" w:date="2018-01-24T09:24:00Z">
        <w:r w:rsidR="00AF2F5E">
          <w:rPr>
            <w:rFonts w:ascii="Times New Roman" w:hAnsi="Times New Roman" w:cs="Times New Roman"/>
          </w:rPr>
          <w:t>,</w:t>
        </w:r>
      </w:ins>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ins w:id="75" w:author="Marc Johnson" w:date="2018-01-24T09:27:00Z">
        <w:r w:rsidR="00AF2F5E">
          <w:rPr>
            <w:rFonts w:ascii="Times New Roman" w:hAnsi="Times New Roman" w:cs="Times New Roman"/>
          </w:rPr>
          <w:t xml:space="preserve">(i.e. more HCN in urban populations) </w:t>
        </w:r>
      </w:ins>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del w:id="76" w:author="Marc Johnson" w:date="2018-01-24T09:24:00Z">
        <w:r w:rsidDel="00AF2F5E">
          <w:rPr>
            <w:rFonts w:ascii="Times New Roman" w:hAnsi="Times New Roman" w:cs="Times New Roman"/>
          </w:rPr>
          <w:delText>(</w:delText>
        </w:r>
      </w:del>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w:t>
      </w:r>
      <w:r>
        <w:rPr>
          <w:rFonts w:ascii="Times New Roman" w:hAnsi="Times New Roman" w:cs="Times New Roman"/>
        </w:rPr>
        <w:lastRenderedPageBreak/>
        <w:t xml:space="preserve">~0.0002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drift was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In 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6F56D510"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figure 6</w:t>
      </w:r>
      <w:r w:rsidR="00EE0034" w:rsidRPr="00EE0034">
        <w:rPr>
          <w:rFonts w:ascii="Times New Roman" w:hAnsi="Times New Roman" w:cs="Times New Roman"/>
          <w:i/>
        </w:rPr>
        <w:t>b</w:t>
      </w:r>
      <w:r w:rsidR="003534C8">
        <w:rPr>
          <w:rFonts w:ascii="Times New Roman" w:hAnsi="Times New Roman" w:cs="Times New Roman"/>
        </w:rPr>
        <w:t>). By</w:t>
      </w:r>
      <w:r w:rsidRPr="00CB0ADF">
        <w:rPr>
          <w:rFonts w:ascii="Times New Roman" w:hAnsi="Times New Roman" w:cs="Times New Roman"/>
        </w:rPr>
        <w:t xml:space="preserve"> contrast, when founder effects </w:t>
      </w:r>
      <w:commentRangeStart w:id="77"/>
      <w:del w:id="78" w:author="Marc Johnson" w:date="2018-01-24T09:32:00Z">
        <w:r w:rsidRPr="00CB0ADF" w:rsidDel="00C00C39">
          <w:rPr>
            <w:rFonts w:ascii="Times New Roman" w:hAnsi="Times New Roman" w:cs="Times New Roman"/>
          </w:rPr>
          <w:delText xml:space="preserve">are </w:delText>
        </w:r>
      </w:del>
      <w:ins w:id="79" w:author="Marc Johnson" w:date="2018-01-24T09:32:00Z">
        <w:r w:rsidR="00C00C39">
          <w:rPr>
            <w:rFonts w:ascii="Times New Roman" w:hAnsi="Times New Roman" w:cs="Times New Roman"/>
          </w:rPr>
          <w:t>were</w:t>
        </w:r>
        <w:commentRangeEnd w:id="77"/>
        <w:r w:rsidR="00C00C39">
          <w:rPr>
            <w:rStyle w:val="CommentReference"/>
          </w:rPr>
          <w:commentReference w:id="77"/>
        </w:r>
        <w:r w:rsidR="00C00C39" w:rsidRPr="00CB0ADF">
          <w:rPr>
            <w:rFonts w:ascii="Times New Roman" w:hAnsi="Times New Roman" w:cs="Times New Roman"/>
          </w:rPr>
          <w:t xml:space="preserve"> </w:t>
        </w:r>
      </w:ins>
      <w:r w:rsidRPr="00CB0ADF">
        <w:rPr>
          <w:rFonts w:ascii="Times New Roman" w:hAnsi="Times New Roman" w:cs="Times New Roman"/>
        </w:rPr>
        <w:t xml:space="preserve">absent (e.g. proportion of founding alleles = 1.0), HCN </w:t>
      </w:r>
      <w:del w:id="80" w:author="Marc Johnson" w:date="2018-01-24T09:33:00Z">
        <w:r w:rsidRPr="00CB0ADF" w:rsidDel="00C00C39">
          <w:rPr>
            <w:rFonts w:ascii="Times New Roman" w:hAnsi="Times New Roman" w:cs="Times New Roman"/>
          </w:rPr>
          <w:delText xml:space="preserve">is </w:delText>
        </w:r>
      </w:del>
      <w:ins w:id="81" w:author="Marc Johnson" w:date="2018-01-24T09:33:00Z">
        <w:r w:rsidR="00C00C39">
          <w:rPr>
            <w:rFonts w:ascii="Times New Roman" w:hAnsi="Times New Roman" w:cs="Times New Roman"/>
          </w:rPr>
          <w:t>was</w:t>
        </w:r>
        <w:r w:rsidR="00C00C39" w:rsidRPr="00CB0ADF">
          <w:rPr>
            <w:rFonts w:ascii="Times New Roman" w:hAnsi="Times New Roman" w:cs="Times New Roman"/>
          </w:rPr>
          <w:t xml:space="preserve"> </w:t>
        </w:r>
      </w:ins>
      <w:r w:rsidRPr="00CB0ADF">
        <w:rPr>
          <w:rFonts w:ascii="Times New Roman" w:hAnsi="Times New Roman" w:cs="Times New Roman"/>
        </w:rPr>
        <w:t>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w:t>
      </w:r>
      <w:del w:id="82" w:author="Marc Johnson" w:date="2018-01-24T09:33:00Z">
        <w:r w:rsidRPr="00CB0ADF" w:rsidDel="00C00C39">
          <w:rPr>
            <w:rFonts w:ascii="Times New Roman" w:hAnsi="Times New Roman" w:cs="Times New Roman"/>
          </w:rPr>
          <w:delText xml:space="preserve">are </w:delText>
        </w:r>
      </w:del>
      <w:ins w:id="83" w:author="Marc Johnson" w:date="2018-01-24T09:33:00Z">
        <w:r w:rsidR="00C00C39">
          <w:rPr>
            <w:rFonts w:ascii="Times New Roman" w:hAnsi="Times New Roman" w:cs="Times New Roman"/>
          </w:rPr>
          <w:t>were</w:t>
        </w:r>
        <w:r w:rsidR="00C00C39" w:rsidRPr="00CB0ADF">
          <w:rPr>
            <w:rFonts w:ascii="Times New Roman" w:hAnsi="Times New Roman" w:cs="Times New Roman"/>
          </w:rPr>
          <w:t xml:space="preserve"> </w:t>
        </w:r>
      </w:ins>
      <w:r w:rsidRPr="00CB0ADF">
        <w:rPr>
          <w:rFonts w:ascii="Times New Roman" w:hAnsi="Times New Roman" w:cs="Times New Roman"/>
        </w:rPr>
        <w:t xml:space="preserve">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However, when founder effects </w:t>
      </w:r>
      <w:del w:id="84" w:author="Marc Johnson" w:date="2018-01-24T09:33:00Z">
        <w:r w:rsidRPr="00CB0ADF" w:rsidDel="00C00C39">
          <w:rPr>
            <w:rFonts w:ascii="Times New Roman" w:hAnsi="Times New Roman" w:cs="Times New Roman"/>
          </w:rPr>
          <w:delText xml:space="preserve">are </w:delText>
        </w:r>
      </w:del>
      <w:ins w:id="85" w:author="Marc Johnson" w:date="2018-01-24T09:33:00Z">
        <w:r w:rsidR="00C00C39">
          <w:rPr>
            <w:rFonts w:ascii="Times New Roman" w:hAnsi="Times New Roman" w:cs="Times New Roman"/>
          </w:rPr>
          <w:t>were</w:t>
        </w:r>
        <w:r w:rsidR="00C00C39" w:rsidRPr="00CB0ADF">
          <w:rPr>
            <w:rFonts w:ascii="Times New Roman" w:hAnsi="Times New Roman" w:cs="Times New Roman"/>
          </w:rPr>
          <w:t xml:space="preserve"> </w:t>
        </w:r>
      </w:ins>
      <w:r w:rsidRPr="00CB0ADF">
        <w:rPr>
          <w:rFonts w:ascii="Times New Roman" w:hAnsi="Times New Roman" w:cs="Times New Roman"/>
        </w:rPr>
        <w:t xml:space="preserve">of intermediate strength (e.g. proportion of founding alleles = 0.2), HCN </w:t>
      </w:r>
      <w:del w:id="86" w:author="Marc Johnson" w:date="2018-01-24T09:33:00Z">
        <w:r w:rsidRPr="00CB0ADF" w:rsidDel="00C00C39">
          <w:rPr>
            <w:rFonts w:ascii="Times New Roman" w:hAnsi="Times New Roman" w:cs="Times New Roman"/>
          </w:rPr>
          <w:delText xml:space="preserve">is </w:delText>
        </w:r>
      </w:del>
      <w:ins w:id="87" w:author="Marc Johnson" w:date="2018-01-24T09:33:00Z">
        <w:r w:rsidR="00C00C39">
          <w:rPr>
            <w:rFonts w:ascii="Times New Roman" w:hAnsi="Times New Roman" w:cs="Times New Roman"/>
          </w:rPr>
          <w:t>was</w:t>
        </w:r>
        <w:r w:rsidR="00C00C39" w:rsidRPr="00CB0ADF">
          <w:rPr>
            <w:rFonts w:ascii="Times New Roman" w:hAnsi="Times New Roman" w:cs="Times New Roman"/>
          </w:rPr>
          <w:t xml:space="preserve"> </w:t>
        </w:r>
      </w:ins>
      <w:r w:rsidRPr="00CB0ADF">
        <w:rPr>
          <w:rFonts w:ascii="Times New Roman" w:hAnsi="Times New Roman" w:cs="Times New Roman"/>
        </w:rPr>
        <w:t xml:space="preserve">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7166EA66"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del w:id="88" w:author="Marc Johnson" w:date="2018-01-24T09:34:00Z">
        <w:r w:rsidR="00D33208" w:rsidRPr="00D33208" w:rsidDel="005D73BE">
          <w:rPr>
            <w:rFonts w:ascii="Times New Roman" w:hAnsi="Times New Roman" w:cs="Times New Roman"/>
            <w:i/>
          </w:rPr>
          <w:delText xml:space="preserve">of </w:delText>
        </w:r>
      </w:del>
      <w:r w:rsidR="00D33208" w:rsidRPr="00D33208">
        <w:rPr>
          <w:rFonts w:ascii="Times New Roman" w:hAnsi="Times New Roman" w:cs="Times New Roman"/>
          <w:i/>
        </w:rPr>
        <w:t>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3F6C6B9D"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ins w:id="89" w:author="Marc Johnson" w:date="2018-01-24T09:35:00Z">
        <w:r w:rsidR="000A5576">
          <w:rPr>
            <w:rFonts w:ascii="Times New Roman" w:hAnsi="Times New Roman" w:cs="Times New Roman"/>
          </w:rPr>
          <w:t xml:space="preserve">a slope of </w:t>
        </w:r>
      </w:ins>
      <w:r w:rsidR="004E21CE">
        <w:rPr>
          <w:rFonts w:ascii="Times New Roman" w:hAnsi="Times New Roman" w:cs="Times New Roman"/>
        </w:rPr>
        <w:t xml:space="preserve">zero </w:t>
      </w:r>
      <w:ins w:id="90" w:author="Marc Johnson" w:date="2018-01-24T09:35:00Z">
        <w:r w:rsidR="000A5576">
          <w:rPr>
            <w:rFonts w:ascii="Times New Roman" w:hAnsi="Times New Roman" w:cs="Times New Roman"/>
          </w:rPr>
          <w:t xml:space="preserve">when </w:t>
        </w:r>
      </w:ins>
      <w:del w:id="91" w:author="Marc Johnson" w:date="2018-01-24T09:35:00Z">
        <w:r w:rsidR="004E21CE" w:rsidDel="000A5576">
          <w:rPr>
            <w:rFonts w:ascii="Times New Roman" w:hAnsi="Times New Roman" w:cs="Times New Roman"/>
          </w:rPr>
          <w:delText>(</w:delText>
        </w:r>
      </w:del>
      <w:r w:rsidR="004E21CE">
        <w:rPr>
          <w:rFonts w:ascii="Times New Roman" w:hAnsi="Times New Roman" w:cs="Times New Roman"/>
          <w:i/>
        </w:rPr>
        <w:t xml:space="preserve">s = </w:t>
      </w:r>
      <w:r w:rsidR="004E21CE">
        <w:rPr>
          <w:rFonts w:ascii="Times New Roman" w:hAnsi="Times New Roman" w:cs="Times New Roman"/>
        </w:rPr>
        <w:t>0</w:t>
      </w:r>
      <w:ins w:id="92" w:author="Marc Johnson" w:date="2018-01-24T09:35:00Z">
        <w:r w:rsidR="000A5576">
          <w:rPr>
            <w:rFonts w:ascii="Times New Roman" w:hAnsi="Times New Roman" w:cs="Times New Roman"/>
          </w:rPr>
          <w:t>,</w:t>
        </w:r>
      </w:ins>
      <w:del w:id="93" w:author="Marc Johnson" w:date="2018-01-24T09:35:00Z">
        <w:r w:rsidR="004E21CE" w:rsidDel="000A5576">
          <w:rPr>
            <w:rFonts w:ascii="Times New Roman" w:hAnsi="Times New Roman" w:cs="Times New Roman"/>
          </w:rPr>
          <w:delText>)</w:delText>
        </w:r>
      </w:del>
      <w:r w:rsidR="004E21CE">
        <w:rPr>
          <w:rFonts w:ascii="Times New Roman" w:hAnsi="Times New Roman" w:cs="Times New Roman"/>
        </w:rPr>
        <w:t xml:space="preserve"> to 0.037 </w:t>
      </w:r>
      <w:ins w:id="94" w:author="Marc Johnson" w:date="2018-01-24T09:35:00Z">
        <w:r w:rsidR="000A5576">
          <w:rPr>
            <w:rFonts w:ascii="Times New Roman" w:hAnsi="Times New Roman" w:cs="Times New Roman"/>
          </w:rPr>
          <w:t xml:space="preserve"> when </w:t>
        </w:r>
      </w:ins>
      <w:del w:id="95" w:author="Marc Johnson" w:date="2018-01-24T09:35:00Z">
        <w:r w:rsidR="004E21CE" w:rsidDel="000A5576">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96" w:author="Marc Johnson" w:date="2018-01-24T09:36:00Z">
        <w:r w:rsidR="004E21CE" w:rsidDel="000A5576">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0A5576">
        <w:rPr>
          <w:rFonts w:ascii="Times New Roman" w:hAnsi="Times New Roman" w:cs="Times New Roman"/>
          <w:i/>
          <w:rPrChange w:id="97" w:author="Marc Johnson" w:date="2018-01-24T09:36:00Z">
            <w:rPr>
              <w:rFonts w:ascii="Times New Roman" w:hAnsi="Times New Roman" w:cs="Times New Roman"/>
            </w:rPr>
          </w:rPrChange>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w:t>
      </w:r>
      <w:r>
        <w:rPr>
          <w:rFonts w:ascii="Times New Roman" w:hAnsi="Times New Roman" w:cs="Times New Roman"/>
        </w:rPr>
        <w:lastRenderedPageBreak/>
        <w:t>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w:t>
      </w:r>
      <w:commentRangeStart w:id="98"/>
      <w:r>
        <w:rPr>
          <w:rFonts w:ascii="Times New Roman" w:hAnsi="Times New Roman" w:cs="Times New Roman"/>
        </w:rPr>
        <w:t>the presence of drift</w:t>
      </w:r>
      <w:commentRangeEnd w:id="98"/>
      <w:r w:rsidR="00F81499">
        <w:rPr>
          <w:rStyle w:val="CommentReference"/>
        </w:rPr>
        <w:commentReference w:id="98"/>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4BF98425"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ins w:id="99" w:author="Marc Johnson" w:date="2018-01-24T10:16:00Z">
        <w:r w:rsidR="00864E7C">
          <w:rPr>
            <w:rFonts w:ascii="Times New Roman" w:hAnsi="Times New Roman" w:cs="Times New Roman"/>
          </w:rPr>
          <w:t xml:space="preserve">clines in </w:t>
        </w:r>
      </w:ins>
      <w:r w:rsidR="00E27AE2" w:rsidRPr="007E56B0">
        <w:rPr>
          <w:rFonts w:ascii="Times New Roman" w:hAnsi="Times New Roman" w:cs="Times New Roman"/>
        </w:rPr>
        <w:t xml:space="preserve">cyanogenesis </w:t>
      </w:r>
      <w:del w:id="100" w:author="Marc Johnson" w:date="2018-01-24T10:16:00Z">
        <w:r w:rsidR="00E27AE2" w:rsidRPr="007E56B0" w:rsidDel="00320A02">
          <w:rPr>
            <w:rFonts w:ascii="Times New Roman" w:hAnsi="Times New Roman" w:cs="Times New Roman"/>
          </w:rPr>
          <w:delText xml:space="preserve">clines in </w:delText>
        </w:r>
      </w:del>
      <w:ins w:id="101" w:author="Marc Johnson" w:date="2018-01-24T10:16:00Z">
        <w:r w:rsidR="00320A02">
          <w:rPr>
            <w:rFonts w:ascii="Times New Roman" w:hAnsi="Times New Roman" w:cs="Times New Roman"/>
          </w:rPr>
          <w:t xml:space="preserve">for </w:t>
        </w:r>
      </w:ins>
      <w:r w:rsidR="00E27AE2" w:rsidRPr="007E56B0">
        <w:rPr>
          <w:rFonts w:ascii="Times New Roman" w:hAnsi="Times New Roman" w:cs="Times New Roman"/>
        </w:rPr>
        <w:t>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Evolution of cyanogenesis clines in Trifolium</w:t>
      </w:r>
    </w:p>
    <w:p w14:paraId="784AAE8B" w14:textId="392D7DD3"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ins w:id="102" w:author="Marc Johnson" w:date="2018-01-24T10:21:00Z">
        <w:r w:rsidR="003C3ABA">
          <w:rPr>
            <w:rFonts w:ascii="Times New Roman" w:hAnsi="Times New Roman" w:cs="Times New Roman"/>
          </w:rPr>
          <w:t>,</w:t>
        </w:r>
      </w:ins>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w:t>
      </w:r>
      <w:r w:rsidRPr="007E56B0">
        <w:rPr>
          <w:rFonts w:ascii="Times New Roman" w:hAnsi="Times New Roman" w:cs="Times New Roman"/>
        </w:rPr>
        <w:lastRenderedPageBreak/>
        <w:t xml:space="preserve">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3CAC147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ins w:id="103" w:author="Marc Johnson" w:date="2018-01-24T10:22:00Z">
        <w:r w:rsidR="003C3ABA">
          <w:rPr>
            <w:rFonts w:ascii="Times New Roman" w:hAnsi="Times New Roman" w:cs="Times New Roman"/>
          </w:rPr>
          <w:t>n</w:t>
        </w:r>
      </w:ins>
      <w:r w:rsidRPr="007E56B0">
        <w:rPr>
          <w:rFonts w:ascii="Times New Roman" w:hAnsi="Times New Roman" w:cs="Times New Roman"/>
        </w:rPr>
        <w:t xml:space="preserve"> </w:t>
      </w:r>
      <w:del w:id="104" w:author="Marc Johnson" w:date="2018-01-24T10:22:00Z">
        <w:r w:rsidRPr="007E56B0" w:rsidDel="003C3ABA">
          <w:rPr>
            <w:rFonts w:ascii="Times New Roman" w:hAnsi="Times New Roman" w:cs="Times New Roman"/>
          </w:rPr>
          <w:delText xml:space="preserve">non-additive </w:delText>
        </w:r>
      </w:del>
      <w:ins w:id="105" w:author="Marc Johnson" w:date="2018-01-24T10:22:00Z">
        <w:r w:rsidR="003C3ABA">
          <w:rPr>
            <w:rFonts w:ascii="Times New Roman" w:hAnsi="Times New Roman" w:cs="Times New Roman"/>
          </w:rPr>
          <w:t xml:space="preserve">epistatic </w:t>
        </w:r>
      </w:ins>
      <w:r w:rsidRPr="007E56B0">
        <w:rPr>
          <w:rFonts w:ascii="Times New Roman" w:hAnsi="Times New Roman" w:cs="Times New Roman"/>
        </w:rPr>
        <w:t xml:space="preserve">genetic </w:t>
      </w:r>
      <w:del w:id="106" w:author="Marc Johnson" w:date="2018-01-24T10:22:00Z">
        <w:r w:rsidRPr="007E56B0" w:rsidDel="003C3ABA">
          <w:rPr>
            <w:rFonts w:ascii="Times New Roman" w:hAnsi="Times New Roman" w:cs="Times New Roman"/>
          </w:rPr>
          <w:delText>basis</w:delText>
        </w:r>
      </w:del>
      <w:ins w:id="107" w:author="Marc Johnson" w:date="2018-01-24T10:22:00Z">
        <w:r w:rsidR="003C3ABA">
          <w:rPr>
            <w:rFonts w:ascii="Times New Roman" w:hAnsi="Times New Roman" w:cs="Times New Roman"/>
          </w:rPr>
          <w:t>architecture</w:t>
        </w:r>
      </w:ins>
      <w:del w:id="108" w:author="Marc Johnson" w:date="2018-01-24T10:22:00Z">
        <w:r w:rsidRPr="007E56B0" w:rsidDel="003C3ABA">
          <w:rPr>
            <w:rFonts w:ascii="Times New Roman" w:hAnsi="Times New Roman" w:cs="Times New Roman"/>
          </w:rPr>
          <w:delText xml:space="preserve"> (e.g. epistasis)</w:delText>
        </w:r>
      </w:del>
      <w:r w:rsidRPr="007E56B0">
        <w:rPr>
          <w:rFonts w:ascii="Times New Roman" w:hAnsi="Times New Roman" w:cs="Times New Roman"/>
        </w:rPr>
        <w:t>.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1D0F7CD3"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w:t>
      </w:r>
      <w:r w:rsidRPr="007E56B0">
        <w:rPr>
          <w:rFonts w:ascii="Times New Roman" w:hAnsi="Times New Roman" w:cs="Times New Roman"/>
        </w:rPr>
        <w:lastRenderedPageBreak/>
        <w:t xml:space="preserve">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 xml:space="preserve">between 0 (urban) and 1 (rural) for all regressions (see </w:t>
      </w:r>
      <w:r w:rsidR="00CE561F">
        <w:rPr>
          <w:rFonts w:ascii="Times New Roman" w:hAnsi="Times New Roman" w:cs="Times New Roman"/>
        </w:rPr>
        <w:t xml:space="preserve">online </w:t>
      </w:r>
      <w:r w:rsidRPr="007E56B0">
        <w:rPr>
          <w:rFonts w:ascii="Times New Roman" w:hAnsi="Times New Roman" w:cs="Times New Roman"/>
        </w:rPr>
        <w:t>supplementary material</w:t>
      </w:r>
      <w:r w:rsidR="004E21CE">
        <w:rPr>
          <w:rFonts w:ascii="Times New Roman" w:hAnsi="Times New Roman" w:cs="Times New Roman"/>
        </w:rPr>
        <w:t xml:space="preserve"> text S</w:t>
      </w:r>
      <w:r w:rsidR="00303AF0">
        <w:rPr>
          <w:rFonts w:ascii="Times New Roman" w:hAnsi="Times New Roman" w:cs="Times New Roman"/>
        </w:rPr>
        <w:t>5</w:t>
      </w:r>
      <w:r w:rsidR="00CE561F">
        <w:rPr>
          <w:rFonts w:ascii="Times New Roman" w:hAnsi="Times New Roman" w:cs="Times New Roman"/>
        </w:rPr>
        <w:t>, figure S5</w:t>
      </w:r>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 xml:space="preserve">he distribution of observed slopes overlapped </w:t>
      </w:r>
      <w:del w:id="109" w:author="Marc Johnson" w:date="2018-01-24T10:26:00Z">
        <w:r w:rsidRPr="007E56B0" w:rsidDel="006B4A31">
          <w:rPr>
            <w:rFonts w:ascii="Times New Roman" w:hAnsi="Times New Roman" w:cs="Times New Roman"/>
          </w:rPr>
          <w:delText xml:space="preserve">completely </w:delText>
        </w:r>
      </w:del>
      <w:r w:rsidRPr="007E56B0">
        <w:rPr>
          <w:rFonts w:ascii="Times New Roman" w:hAnsi="Times New Roman" w:cs="Times New Roman"/>
        </w:rPr>
        <w:t>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w:t>
      </w:r>
      <w:commentRangeStart w:id="110"/>
      <w:r w:rsidRPr="007E56B0">
        <w:rPr>
          <w:rFonts w:ascii="Times New Roman" w:hAnsi="Times New Roman" w:cs="Times New Roman"/>
        </w:rPr>
        <w:t xml:space="preserve">decreases in neutral genetic diversity in urban populations suggests that genetic drift </w:t>
      </w:r>
      <w:commentRangeEnd w:id="110"/>
      <w:r w:rsidR="006B4A31">
        <w:rPr>
          <w:rStyle w:val="CommentReference"/>
        </w:rPr>
        <w:commentReference w:id="110"/>
      </w:r>
      <w:r w:rsidRPr="007E56B0">
        <w:rPr>
          <w:rFonts w:ascii="Times New Roman" w:hAnsi="Times New Roman" w:cs="Times New Roman"/>
        </w:rPr>
        <w:t>is not an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cyanogenesis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691A666C"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Clines have traditionally been studied along latitudinal</w:t>
      </w:r>
      <w:del w:id="111" w:author="Marc Johnson" w:date="2018-01-24T10:28:00Z">
        <w:r w:rsidRPr="007E56B0" w:rsidDel="006B4A31">
          <w:rPr>
            <w:rFonts w:ascii="Times New Roman" w:hAnsi="Times New Roman" w:cs="Times New Roman"/>
          </w:rPr>
          <w:delText xml:space="preserve"> </w:delText>
        </w:r>
        <w:r w:rsidR="00DC6D5C" w:rsidDel="006B4A31">
          <w:rPr>
            <w:rFonts w:ascii="Times New Roman" w:hAnsi="Times New Roman" w:cs="Times New Roman"/>
          </w:rPr>
          <w:delText>(</w:delText>
        </w:r>
        <w:commentRangeStart w:id="112"/>
        <w:r w:rsidR="00DC6D5C" w:rsidDel="006B4A31">
          <w:rPr>
            <w:rFonts w:ascii="Times New Roman" w:hAnsi="Times New Roman" w:cs="Times New Roman"/>
          </w:rPr>
          <w:delText>e</w:delText>
        </w:r>
        <w:commentRangeEnd w:id="112"/>
        <w:r w:rsidR="006B4A31" w:rsidDel="006B4A31">
          <w:rPr>
            <w:rStyle w:val="CommentReference"/>
          </w:rPr>
          <w:commentReference w:id="112"/>
        </w:r>
        <w:r w:rsidR="00DC6D5C" w:rsidDel="006B4A31">
          <w:rPr>
            <w:rFonts w:ascii="Times New Roman" w:hAnsi="Times New Roman" w:cs="Times New Roman"/>
          </w:rPr>
          <w:delText>.g.</w:delText>
        </w:r>
      </w:del>
      <w:r w:rsidR="00DC6D5C">
        <w:rPr>
          <w:rFonts w:ascii="Times New Roman" w:hAnsi="Times New Roman" w:cs="Times New Roman"/>
        </w:rPr>
        <w:t xml:space="preser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del w:id="113" w:author="Marc Johnson" w:date="2018-01-24T10:28:00Z">
        <w:r w:rsidR="00DC6D5C" w:rsidDel="006B4A31">
          <w:rPr>
            <w:rFonts w:ascii="Times New Roman" w:hAnsi="Times New Roman" w:cs="Times New Roman"/>
          </w:rPr>
          <w:delText>)</w:delText>
        </w:r>
      </w:del>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w:t>
      </w:r>
      <w:del w:id="114" w:author="Marc Johnson" w:date="2018-01-24T10:28:00Z">
        <w:r w:rsidRPr="007E56B0" w:rsidDel="006B4A31">
          <w:rPr>
            <w:rFonts w:ascii="Times New Roman" w:hAnsi="Times New Roman" w:cs="Times New Roman"/>
          </w:rPr>
          <w:delText xml:space="preserve">or </w:delText>
        </w:r>
      </w:del>
      <w:ins w:id="115" w:author="Marc Johnson" w:date="2018-01-24T10:28:00Z">
        <w:r w:rsidR="006B4A31">
          <w:rPr>
            <w:rFonts w:ascii="Times New Roman" w:hAnsi="Times New Roman" w:cs="Times New Roman"/>
          </w:rPr>
          <w:t>and</w:t>
        </w:r>
        <w:r w:rsidR="006B4A31" w:rsidRPr="007E56B0">
          <w:rPr>
            <w:rFonts w:ascii="Times New Roman" w:hAnsi="Times New Roman" w:cs="Times New Roman"/>
          </w:rPr>
          <w:t xml:space="preserve"> </w:t>
        </w:r>
      </w:ins>
      <w:r w:rsidRPr="007E56B0">
        <w:rPr>
          <w:rFonts w:ascii="Times New Roman" w:hAnsi="Times New Roman" w:cs="Times New Roman"/>
        </w:rPr>
        <w:t xml:space="preserve">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w:t>
      </w:r>
      <w:r w:rsidRPr="007E56B0">
        <w:rPr>
          <w:rFonts w:ascii="Times New Roman" w:hAnsi="Times New Roman" w:cs="Times New Roman"/>
        </w:rPr>
        <w:lastRenderedPageBreak/>
        <w:t xml:space="preserve">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w:t>
      </w:r>
      <w:del w:id="116" w:author="Marc Johnson" w:date="2018-01-24T10:29:00Z">
        <w:r w:rsidRPr="007E56B0" w:rsidDel="007C6536">
          <w:rPr>
            <w:rFonts w:ascii="Times New Roman" w:hAnsi="Times New Roman" w:cs="Times New Roman"/>
          </w:rPr>
          <w:delText xml:space="preserve">for </w:delText>
        </w:r>
      </w:del>
      <w:ins w:id="117" w:author="Marc Johnson" w:date="2018-01-24T10:29:00Z">
        <w:r w:rsidR="007C6536">
          <w:rPr>
            <w:rFonts w:ascii="Times New Roman" w:hAnsi="Times New Roman" w:cs="Times New Roman"/>
          </w:rPr>
          <w:t>in</w:t>
        </w:r>
        <w:r w:rsidR="007C6536" w:rsidRPr="007E56B0">
          <w:rPr>
            <w:rFonts w:ascii="Times New Roman" w:hAnsi="Times New Roman" w:cs="Times New Roman"/>
          </w:rPr>
          <w:t xml:space="preserve"> </w:t>
        </w:r>
      </w:ins>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6ABA78C0"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r w:rsidR="001A52DA">
        <w:rPr>
          <w:rFonts w:ascii="Times New Roman" w:hAnsi="Times New Roman" w:cs="Times New Roman"/>
        </w:rPr>
        <w:t xml:space="preserve">anthropogenically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5E1406DD"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lastRenderedPageBreak/>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ins w:id="118" w:author="Marc Johnson" w:date="2018-01-24T10:32:00Z">
        <w:r w:rsidR="008408B1">
          <w:rPr>
            <w:rFonts w:ascii="Times New Roman" w:hAnsi="Times New Roman" w:cs="Times New Roman"/>
          </w:rPr>
          <w:t>,</w:t>
        </w:r>
      </w:ins>
      <w:r w:rsidR="000147F3">
        <w:rPr>
          <w:rFonts w:ascii="Times New Roman" w:hAnsi="Times New Roman" w:cs="Times New Roman"/>
        </w:rPr>
        <w:t xml:space="preserve"> </w:t>
      </w:r>
      <w:r>
        <w:rPr>
          <w:rFonts w:ascii="Times New Roman" w:hAnsi="Times New Roman" w:cs="Times New Roman"/>
        </w:rPr>
        <w:t>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w:t>
      </w:r>
      <w:ins w:id="119" w:author="Marc Johnson" w:date="2018-01-24T10:32:00Z">
        <w:r w:rsidR="008408B1">
          <w:rPr>
            <w:rFonts w:ascii="Times New Roman" w:hAnsi="Times New Roman" w:cs="Times New Roman"/>
          </w:rPr>
          <w:t>n</w:t>
        </w:r>
      </w:ins>
      <w:del w:id="120" w:author="Marc Johnson" w:date="2018-01-24T10:32:00Z">
        <w:r w:rsidDel="008408B1">
          <w:rPr>
            <w:rFonts w:ascii="Times New Roman" w:hAnsi="Times New Roman" w:cs="Times New Roman"/>
          </w:rPr>
          <w:delText>f</w:delText>
        </w:r>
      </w:del>
      <w:r>
        <w:rPr>
          <w:rFonts w:ascii="Times New Roman" w:hAnsi="Times New Roman" w:cs="Times New Roman"/>
        </w:rPr>
        <w:t xml:space="preserve">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660222F"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propensity for gradients in the strength of genetic drift to generate clines in </w:t>
      </w:r>
      <w:del w:id="121" w:author="Marc Johnson" w:date="2018-01-24T10:33:00Z">
        <w:r w:rsidDel="008408B1">
          <w:rPr>
            <w:rFonts w:ascii="Times New Roman" w:hAnsi="Times New Roman" w:cs="Times New Roman"/>
          </w:rPr>
          <w:delText xml:space="preserve">non-additive </w:delText>
        </w:r>
      </w:del>
      <w:ins w:id="122" w:author="Marc Johnson" w:date="2018-01-24T10:33:00Z">
        <w:r w:rsidR="008408B1">
          <w:rPr>
            <w:rFonts w:ascii="Times New Roman" w:hAnsi="Times New Roman" w:cs="Times New Roman"/>
          </w:rPr>
          <w:t xml:space="preserve">phenotypic </w:t>
        </w:r>
      </w:ins>
      <w:r>
        <w:rPr>
          <w:rFonts w:ascii="Times New Roman" w:hAnsi="Times New Roman" w:cs="Times New Roman"/>
        </w:rPr>
        <w:t>traits depends largely on the genetic architecture of the trait being examined. For example, drift operating alone should generate clines in additive quantitative traits or at individual loci in proportion to the 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w:t>
      </w:r>
      <w:r w:rsidR="00B86225">
        <w:rPr>
          <w:rFonts w:ascii="Times New Roman" w:hAnsi="Times New Roman" w:cs="Times New Roman"/>
        </w:rPr>
        <w:lastRenderedPageBreak/>
        <w:t xml:space="preserve">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610C5B0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w:t>
      </w:r>
      <w:del w:id="123" w:author="Marc Johnson" w:date="2018-01-24T10:34:00Z">
        <w:r w:rsidDel="008408B1">
          <w:rPr>
            <w:rFonts w:ascii="Times New Roman" w:hAnsi="Times New Roman" w:cs="Times New Roman"/>
          </w:rPr>
          <w:delText xml:space="preserve">have </w:delText>
        </w:r>
      </w:del>
      <w:r>
        <w:rPr>
          <w:rFonts w:ascii="Times New Roman" w:hAnsi="Times New Roman" w:cs="Times New Roman"/>
        </w:rPr>
        <w:t xml:space="preserve">simulated cases where genetic drift leads to the formation of clines on contemporary time scales under non-equilibrium conditions as these are the conditions most likely to occur in urbanizing areas. </w:t>
      </w:r>
      <w:commentRangeStart w:id="124"/>
      <w:r w:rsidR="00346BF9">
        <w:rPr>
          <w:rFonts w:ascii="Times New Roman" w:hAnsi="Times New Roman" w:cs="Times New Roman"/>
        </w:rPr>
        <w:t>Eventually</w:t>
      </w:r>
      <w:commentRangeEnd w:id="124"/>
      <w:r w:rsidR="008408B1">
        <w:rPr>
          <w:rStyle w:val="CommentReference"/>
        </w:rPr>
        <w:commentReference w:id="124"/>
      </w:r>
      <w:r w:rsidR="00346BF9">
        <w:rPr>
          <w:rFonts w:ascii="Times New Roman" w:hAnsi="Times New Roman" w:cs="Times New Roman"/>
        </w:rPr>
        <w:t>,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w:t>
      </w:r>
      <w:r w:rsidR="00FE49B3">
        <w:rPr>
          <w:rFonts w:ascii="Times New Roman" w:hAnsi="Times New Roman" w:cs="Times New Roman"/>
        </w:rPr>
        <w:lastRenderedPageBreak/>
        <w:t xml:space="preserve">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traits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3FD7E9C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epistatically-determined phenotypes due to stochastic processes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w:t>
      </w:r>
      <w:del w:id="125" w:author="Marc Johnson" w:date="2018-01-24T10:38:00Z">
        <w:r w:rsidDel="00872A90">
          <w:rPr>
            <w:rFonts w:ascii="Times New Roman" w:hAnsi="Times New Roman" w:cs="Times New Roman"/>
          </w:rPr>
          <w:delText xml:space="preserve">phenotype </w:delText>
        </w:r>
      </w:del>
      <w:ins w:id="126" w:author="Marc Johnson" w:date="2018-01-24T10:38:00Z">
        <w:r w:rsidR="00872A90">
          <w:rPr>
            <w:rFonts w:ascii="Times New Roman" w:hAnsi="Times New Roman" w:cs="Times New Roman"/>
          </w:rPr>
          <w:t>the distribution of phenotypes</w:t>
        </w:r>
      </w:ins>
      <w:del w:id="127" w:author="Marc Johnson" w:date="2018-01-24T10:38:00Z">
        <w:r w:rsidDel="00872A90">
          <w:rPr>
            <w:rFonts w:ascii="Times New Roman" w:hAnsi="Times New Roman" w:cs="Times New Roman"/>
          </w:rPr>
          <w:delText>frequencies</w:delText>
        </w:r>
      </w:del>
      <w:r>
        <w:rPr>
          <w:rFonts w:ascii="Times New Roman" w:hAnsi="Times New Roman" w:cs="Times New Roman"/>
        </w:rPr>
        <w:t xml:space="preserve"> since phenotypes depend also on alleles present at other loci. Thus, phenotypes that result from interactions among multiple genes or metabolic pathways (e.g. HCN) should be most vulnerable to deterministic changes via drift. </w:t>
      </w:r>
      <w:commentRangeStart w:id="128"/>
      <w:commentRangeStart w:id="129"/>
      <w:r>
        <w:rPr>
          <w:rFonts w:ascii="Times New Roman" w:hAnsi="Times New Roman" w:cs="Times New Roman"/>
        </w:rPr>
        <w:t xml:space="preserve">We further predict that the extent to which non-additive traits are subject to directional changes via drift will increase </w:t>
      </w:r>
      <w:r>
        <w:rPr>
          <w:rFonts w:ascii="Times New Roman" w:hAnsi="Times New Roman" w:cs="Times New Roman"/>
        </w:rPr>
        <w:lastRenderedPageBreak/>
        <w:t xml:space="preserve">with the number of interacting loci due to a greater number of possible allelic combinations that can influence resulting phenotypes. </w:t>
      </w:r>
      <w:commentRangeEnd w:id="128"/>
      <w:r>
        <w:rPr>
          <w:rStyle w:val="CommentReference"/>
        </w:rPr>
        <w:commentReference w:id="128"/>
      </w:r>
      <w:commentRangeEnd w:id="129"/>
      <w:r w:rsidR="00872A90">
        <w:rPr>
          <w:rStyle w:val="CommentReference"/>
        </w:rPr>
        <w:commentReference w:id="129"/>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commentRangeStart w:id="130"/>
      <w:r>
        <w:rPr>
          <w:rFonts w:ascii="Times New Roman" w:hAnsi="Times New Roman" w:cs="Times New Roman"/>
          <w:i/>
        </w:rPr>
        <w:t>Conclusion</w:t>
      </w:r>
      <w:commentRangeEnd w:id="130"/>
      <w:r w:rsidR="00872A90">
        <w:rPr>
          <w:rStyle w:val="CommentReference"/>
        </w:rPr>
        <w:commentReference w:id="130"/>
      </w:r>
    </w:p>
    <w:p w14:paraId="5761E981" w14:textId="2506BCEF"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w:t>
      </w:r>
      <w:ins w:id="131" w:author="Marc Johnson" w:date="2018-01-24T10:40:00Z">
        <w:r w:rsidR="00872A90">
          <w:rPr>
            <w:rFonts w:ascii="Times New Roman" w:hAnsi="Times New Roman" w:cs="Times New Roman"/>
          </w:rPr>
          <w:t xml:space="preserve">role of </w:t>
        </w:r>
      </w:ins>
      <w:r>
        <w:rPr>
          <w:rFonts w:ascii="Times New Roman" w:hAnsi="Times New Roman" w:cs="Times New Roman"/>
        </w:rPr>
        <w:t xml:space="preserve">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w:t>
      </w:r>
      <w:ins w:id="132" w:author="Marc Johnson" w:date="2018-01-24T10:41:00Z">
        <w:r w:rsidR="00872A90">
          <w:rPr>
            <w:rFonts w:ascii="Times New Roman" w:hAnsi="Times New Roman" w:cs="Times New Roman"/>
          </w:rPr>
          <w:t xml:space="preserve">the </w:t>
        </w:r>
      </w:ins>
      <w:r>
        <w:rPr>
          <w:rFonts w:ascii="Times New Roman" w:hAnsi="Times New Roman" w:cs="Times New Roman"/>
        </w:rPr>
        <w:t xml:space="preserve">formation of cyanogenesis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del w:id="133" w:author="Marc Johnson" w:date="2018-01-24T10:41:00Z">
        <w:r w:rsidR="00DC6D5C" w:rsidDel="00872A90">
          <w:rPr>
            <w:rFonts w:ascii="Times New Roman" w:hAnsi="Times New Roman" w:cs="Times New Roman"/>
          </w:rPr>
          <w:delText xml:space="preserve">(e.g. </w:delText>
        </w:r>
      </w:del>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del w:id="134" w:author="Marc Johnson" w:date="2018-01-24T10:41:00Z">
        <w:r w:rsidR="00DC6D5C" w:rsidDel="00872A90">
          <w:rPr>
            <w:rFonts w:ascii="Times New Roman" w:hAnsi="Times New Roman" w:cs="Times New Roman"/>
          </w:rPr>
          <w:delText>)</w:delText>
        </w:r>
      </w:del>
      <w:r>
        <w:rPr>
          <w:rFonts w:ascii="Times New Roman" w:hAnsi="Times New Roman" w:cs="Times New Roman"/>
        </w:rPr>
        <w:t>.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w:t>
      </w:r>
      <w:r>
        <w:rPr>
          <w:rFonts w:ascii="Times New Roman" w:hAnsi="Times New Roman" w:cs="Times New Roman"/>
        </w:rPr>
        <w:lastRenderedPageBreak/>
        <w:t xml:space="preserve">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02675589"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w:t>
      </w:r>
      <w:r w:rsidR="00DC6D5C">
        <w:rPr>
          <w:rFonts w:ascii="Times New Roman" w:hAnsi="Times New Roman" w:cs="Times New Roman"/>
        </w:rPr>
        <w:t xml:space="preserve">Data will be archived on Dryad following publication. </w:t>
      </w:r>
      <w:r w:rsidR="00DC5993">
        <w:rPr>
          <w:rFonts w:ascii="Times New Roman" w:hAnsi="Times New Roman" w:cs="Times New Roman"/>
        </w:rPr>
        <w:t>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135"/>
      <w:commentRangeStart w:id="136"/>
      <w:r>
        <w:rPr>
          <w:rFonts w:ascii="Times New Roman" w:hAnsi="Times New Roman" w:cs="Times New Roman"/>
        </w:rPr>
        <w:t>R.W.N</w:t>
      </w:r>
      <w:r w:rsidR="00E71AFF">
        <w:rPr>
          <w:rFonts w:ascii="Times New Roman" w:hAnsi="Times New Roman" w:cs="Times New Roman"/>
        </w:rPr>
        <w:t>.</w:t>
      </w:r>
      <w:commentRangeEnd w:id="135"/>
      <w:r>
        <w:rPr>
          <w:rStyle w:val="CommentReference"/>
        </w:rPr>
        <w:commentReference w:id="135"/>
      </w:r>
      <w:commentRangeEnd w:id="136"/>
      <w:r w:rsidR="00D432E6">
        <w:rPr>
          <w:rStyle w:val="CommentReference"/>
        </w:rPr>
        <w:commentReference w:id="136"/>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commentRangeStart w:id="137"/>
      <w:r w:rsidR="00B2487C" w:rsidRPr="00B2487C">
        <w:rPr>
          <w:rFonts w:ascii="Times New Roman" w:hAnsi="Times New Roman" w:cs="Times New Roman"/>
          <w:color w:val="FF0000"/>
        </w:rPr>
        <w:t>XXX</w:t>
      </w:r>
      <w:commentRangeEnd w:id="137"/>
      <w:r w:rsidR="00B2487C" w:rsidRPr="00B2487C">
        <w:rPr>
          <w:rStyle w:val="CommentReference"/>
          <w:color w:val="FF0000"/>
        </w:rPr>
        <w:commentReference w:id="137"/>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commentRangeStart w:id="138"/>
      <w:r>
        <w:rPr>
          <w:rFonts w:ascii="Times New Roman" w:hAnsi="Times New Roman" w:cs="Times New Roman"/>
          <w:b/>
        </w:rPr>
        <w:t>References</w:t>
      </w:r>
      <w:commentRangeEnd w:id="138"/>
      <w:r w:rsidR="00755CC9">
        <w:rPr>
          <w:rStyle w:val="CommentReference"/>
        </w:rPr>
        <w:commentReference w:id="138"/>
      </w:r>
    </w:p>
    <w:p w14:paraId="3EE4D2F6" w14:textId="3F5A0E56" w:rsidR="00A21108" w:rsidRPr="00A21108" w:rsidRDefault="00A21108" w:rsidP="00695730">
      <w:pPr>
        <w:spacing w:line="360" w:lineRule="auto"/>
        <w:rPr>
          <w:rFonts w:ascii="Times New Roman" w:hAnsi="Times New Roman" w:cs="Times New Roman"/>
          <w:b/>
        </w:rPr>
      </w:pPr>
    </w:p>
    <w:p w14:paraId="4682E902" w14:textId="1F3A64E1" w:rsidR="00DC6D5C" w:rsidRPr="00DC6D5C" w:rsidRDefault="000A63E6" w:rsidP="00DC6D5C">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6D5C" w:rsidRPr="00DC6D5C">
        <w:rPr>
          <w:rFonts w:ascii="Times New Roman" w:hAnsi="Times New Roman" w:cs="Times New Roman"/>
          <w:noProof/>
        </w:rPr>
        <w:t>1.</w:t>
      </w:r>
      <w:r w:rsidR="00DC6D5C" w:rsidRPr="00DC6D5C">
        <w:rPr>
          <w:rFonts w:ascii="Times New Roman" w:hAnsi="Times New Roman" w:cs="Times New Roman"/>
          <w:noProof/>
        </w:rPr>
        <w:tab/>
        <w:t xml:space="preserve">Huxley JS. 1939 Clines: an auxiliary method in taxonomy. </w:t>
      </w:r>
      <w:r w:rsidR="00DC6D5C" w:rsidRPr="00DC6D5C">
        <w:rPr>
          <w:rFonts w:ascii="Times New Roman" w:hAnsi="Times New Roman" w:cs="Times New Roman"/>
          <w:i/>
          <w:iCs/>
          <w:noProof/>
        </w:rPr>
        <w:t>Bijdr. tot Dierkd.</w:t>
      </w:r>
      <w:r w:rsidR="00DC6D5C" w:rsidRPr="00DC6D5C">
        <w:rPr>
          <w:rFonts w:ascii="Times New Roman" w:hAnsi="Times New Roman" w:cs="Times New Roman"/>
          <w:noProof/>
        </w:rPr>
        <w:t xml:space="preserve"> </w:t>
      </w:r>
      <w:r w:rsidR="00DC6D5C" w:rsidRPr="00DC6D5C">
        <w:rPr>
          <w:rFonts w:ascii="Times New Roman" w:hAnsi="Times New Roman" w:cs="Times New Roman"/>
          <w:b/>
          <w:bCs/>
          <w:noProof/>
        </w:rPr>
        <w:t>27</w:t>
      </w:r>
      <w:r w:rsidR="00DC6D5C" w:rsidRPr="00DC6D5C">
        <w:rPr>
          <w:rFonts w:ascii="Times New Roman" w:hAnsi="Times New Roman" w:cs="Times New Roman"/>
          <w:noProof/>
        </w:rPr>
        <w:t xml:space="preserve">, 491–520. </w:t>
      </w:r>
    </w:p>
    <w:p w14:paraId="2731D4B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w:t>
      </w:r>
      <w:r w:rsidRPr="00DC6D5C">
        <w:rPr>
          <w:rFonts w:ascii="Times New Roman" w:hAnsi="Times New Roman" w:cs="Times New Roman"/>
          <w:noProof/>
        </w:rPr>
        <w:tab/>
        <w:t xml:space="preserve">Huxley J. 1938 Clines: an auxiliary taxonomic principle. </w:t>
      </w:r>
      <w:r w:rsidRPr="00DC6D5C">
        <w:rPr>
          <w:rFonts w:ascii="Times New Roman" w:hAnsi="Times New Roman" w:cs="Times New Roman"/>
          <w:i/>
          <w:iCs/>
          <w:noProof/>
        </w:rPr>
        <w:t>Nature</w:t>
      </w:r>
      <w:r w:rsidRPr="00DC6D5C">
        <w:rPr>
          <w:rFonts w:ascii="Times New Roman" w:hAnsi="Times New Roman" w:cs="Times New Roman"/>
          <w:noProof/>
        </w:rPr>
        <w:t xml:space="preserve"> </w:t>
      </w:r>
      <w:r w:rsidRPr="00DC6D5C">
        <w:rPr>
          <w:rFonts w:ascii="Times New Roman" w:hAnsi="Times New Roman" w:cs="Times New Roman"/>
          <w:b/>
          <w:bCs/>
          <w:noProof/>
        </w:rPr>
        <w:t>142</w:t>
      </w:r>
      <w:r w:rsidRPr="00DC6D5C">
        <w:rPr>
          <w:rFonts w:ascii="Times New Roman" w:hAnsi="Times New Roman" w:cs="Times New Roman"/>
          <w:noProof/>
        </w:rPr>
        <w:t>, 219–220. (doi:10.1038/142219a0)</w:t>
      </w:r>
    </w:p>
    <w:p w14:paraId="3DB9FB9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w:t>
      </w:r>
      <w:r w:rsidRPr="00DC6D5C">
        <w:rPr>
          <w:rFonts w:ascii="Times New Roman" w:hAnsi="Times New Roman" w:cs="Times New Roman"/>
          <w:noProof/>
        </w:rPr>
        <w:tab/>
        <w:t xml:space="preserve">Endler JA. 1977 </w:t>
      </w:r>
      <w:r w:rsidRPr="00DC6D5C">
        <w:rPr>
          <w:rFonts w:ascii="Times New Roman" w:hAnsi="Times New Roman" w:cs="Times New Roman"/>
          <w:i/>
          <w:iCs/>
          <w:noProof/>
        </w:rPr>
        <w:t>Geographic variation, speciation, and clines</w:t>
      </w:r>
      <w:r w:rsidRPr="00DC6D5C">
        <w:rPr>
          <w:rFonts w:ascii="Times New Roman" w:hAnsi="Times New Roman" w:cs="Times New Roman"/>
          <w:noProof/>
        </w:rPr>
        <w:t xml:space="preserve">. Princeton University Press. </w:t>
      </w:r>
    </w:p>
    <w:p w14:paraId="22F4E56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w:t>
      </w:r>
      <w:r w:rsidRPr="00DC6D5C">
        <w:rPr>
          <w:rFonts w:ascii="Times New Roman" w:hAnsi="Times New Roman" w:cs="Times New Roman"/>
          <w:noProof/>
        </w:rPr>
        <w:tab/>
        <w:t xml:space="preserve">Felsenstein J. 1975 Genetic drift in clines which are maintained by migration and natural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81</w:t>
      </w:r>
      <w:r w:rsidRPr="00DC6D5C">
        <w:rPr>
          <w:rFonts w:ascii="Times New Roman" w:hAnsi="Times New Roman" w:cs="Times New Roman"/>
          <w:noProof/>
        </w:rPr>
        <w:t xml:space="preserve">, 191–207. </w:t>
      </w:r>
    </w:p>
    <w:p w14:paraId="2810B6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w:t>
      </w:r>
      <w:r w:rsidRPr="00DC6D5C">
        <w:rPr>
          <w:rFonts w:ascii="Times New Roman" w:hAnsi="Times New Roman" w:cs="Times New Roman"/>
          <w:noProof/>
        </w:rPr>
        <w:tab/>
        <w:t xml:space="preserve">Saccheri IJ, Rousset F, Watts PC, Brakefield PM, Cook LM. 2008 Selection and gene flow on a diminishing cline of melanic peppered moths.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bookmarkStart w:id="139" w:name="_GoBack"/>
      <w:bookmarkEnd w:id="139"/>
      <w:r w:rsidRPr="00DC6D5C">
        <w:rPr>
          <w:rFonts w:ascii="Times New Roman" w:hAnsi="Times New Roman" w:cs="Times New Roman"/>
          <w:b/>
          <w:bCs/>
          <w:noProof/>
        </w:rPr>
        <w:t>105</w:t>
      </w:r>
      <w:r w:rsidRPr="00DC6D5C">
        <w:rPr>
          <w:rFonts w:ascii="Times New Roman" w:hAnsi="Times New Roman" w:cs="Times New Roman"/>
          <w:noProof/>
        </w:rPr>
        <w:t>, 16212–16217. (doi:10.1073/pnas.0803785105)</w:t>
      </w:r>
    </w:p>
    <w:p w14:paraId="24297A1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w:t>
      </w:r>
      <w:r w:rsidRPr="00DC6D5C">
        <w:rPr>
          <w:rFonts w:ascii="Times New Roman" w:hAnsi="Times New Roman" w:cs="Times New Roman"/>
          <w:noProof/>
        </w:rPr>
        <w:tab/>
        <w:t xml:space="preserve">Haldane JBS. 1948 The theory of a cline. </w:t>
      </w:r>
      <w:r w:rsidRPr="00DC6D5C">
        <w:rPr>
          <w:rFonts w:ascii="Times New Roman" w:hAnsi="Times New Roman" w:cs="Times New Roman"/>
          <w:i/>
          <w:iCs/>
          <w:noProof/>
        </w:rPr>
        <w:t>J. Genet.</w:t>
      </w:r>
      <w:r w:rsidRPr="00DC6D5C">
        <w:rPr>
          <w:rFonts w:ascii="Times New Roman" w:hAnsi="Times New Roman" w:cs="Times New Roman"/>
          <w:noProof/>
        </w:rPr>
        <w:t xml:space="preserve"> </w:t>
      </w:r>
      <w:r w:rsidRPr="00DC6D5C">
        <w:rPr>
          <w:rFonts w:ascii="Times New Roman" w:hAnsi="Times New Roman" w:cs="Times New Roman"/>
          <w:b/>
          <w:bCs/>
          <w:noProof/>
        </w:rPr>
        <w:t>48</w:t>
      </w:r>
      <w:r w:rsidRPr="00DC6D5C">
        <w:rPr>
          <w:rFonts w:ascii="Times New Roman" w:hAnsi="Times New Roman" w:cs="Times New Roman"/>
          <w:noProof/>
        </w:rPr>
        <w:t>, 277–284. (doi:10.1007/BF02986626)</w:t>
      </w:r>
    </w:p>
    <w:p w14:paraId="663DC8D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7.</w:t>
      </w:r>
      <w:r w:rsidRPr="00DC6D5C">
        <w:rPr>
          <w:rFonts w:ascii="Times New Roman" w:hAnsi="Times New Roman" w:cs="Times New Roman"/>
          <w:noProof/>
        </w:rPr>
        <w:tab/>
        <w:t xml:space="preserve">Takahashi Y. 2015 Mechanisms and tests for geographic clines in genetic polymorphisms. </w:t>
      </w:r>
      <w:r w:rsidRPr="00DC6D5C">
        <w:rPr>
          <w:rFonts w:ascii="Times New Roman" w:hAnsi="Times New Roman" w:cs="Times New Roman"/>
          <w:i/>
          <w:iCs/>
          <w:noProof/>
        </w:rPr>
        <w:t>Popul. Ecol.</w:t>
      </w:r>
      <w:r w:rsidRPr="00DC6D5C">
        <w:rPr>
          <w:rFonts w:ascii="Times New Roman" w:hAnsi="Times New Roman" w:cs="Times New Roman"/>
          <w:noProof/>
        </w:rPr>
        <w:t xml:space="preserve"> </w:t>
      </w:r>
      <w:r w:rsidRPr="00DC6D5C">
        <w:rPr>
          <w:rFonts w:ascii="Times New Roman" w:hAnsi="Times New Roman" w:cs="Times New Roman"/>
          <w:b/>
          <w:bCs/>
          <w:noProof/>
        </w:rPr>
        <w:t>57</w:t>
      </w:r>
      <w:r w:rsidRPr="00DC6D5C">
        <w:rPr>
          <w:rFonts w:ascii="Times New Roman" w:hAnsi="Times New Roman" w:cs="Times New Roman"/>
          <w:noProof/>
        </w:rPr>
        <w:t>, 355–362. (doi:10.1007/s10144-014-0474-x)</w:t>
      </w:r>
    </w:p>
    <w:p w14:paraId="6B4E4C3F" w14:textId="58ED4FD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8.</w:t>
      </w:r>
      <w:r w:rsidRPr="00DC6D5C">
        <w:rPr>
          <w:rFonts w:ascii="Times New Roman" w:hAnsi="Times New Roman" w:cs="Times New Roman"/>
          <w:noProof/>
        </w:rPr>
        <w:tab/>
        <w:t xml:space="preserve">Wright S. 1943 Isolation by </w:t>
      </w:r>
      <w:del w:id="140" w:author="Marc Johnson" w:date="2018-01-24T10:52:00Z">
        <w:r w:rsidRPr="00DC6D5C" w:rsidDel="00C74924">
          <w:rPr>
            <w:rFonts w:ascii="Times New Roman" w:hAnsi="Times New Roman" w:cs="Times New Roman"/>
            <w:noProof/>
          </w:rPr>
          <w:delText>Distance</w:delText>
        </w:r>
      </w:del>
      <w:ins w:id="141" w:author="Marc Johnson" w:date="2018-01-24T10:52:00Z">
        <w:r w:rsidR="00C74924">
          <w:rPr>
            <w:rFonts w:ascii="Times New Roman" w:hAnsi="Times New Roman" w:cs="Times New Roman"/>
            <w:noProof/>
          </w:rPr>
          <w:t>d</w:t>
        </w:r>
        <w:r w:rsidR="00C74924" w:rsidRPr="00DC6D5C">
          <w:rPr>
            <w:rFonts w:ascii="Times New Roman" w:hAnsi="Times New Roman" w:cs="Times New Roman"/>
            <w:noProof/>
          </w:rPr>
          <w:t>istance</w:t>
        </w:r>
      </w:ins>
      <w:r w:rsidRPr="00DC6D5C">
        <w:rPr>
          <w:rFonts w:ascii="Times New Roman" w:hAnsi="Times New Roman" w:cs="Times New Roman"/>
          <w:noProof/>
        </w:rPr>
        <w:t xml:space="preserve">.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xml:space="preserve">, 114–138. </w:t>
      </w:r>
    </w:p>
    <w:p w14:paraId="35D007EC" w14:textId="1DF323C8"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9.</w:t>
      </w:r>
      <w:r w:rsidRPr="00DC6D5C">
        <w:rPr>
          <w:rFonts w:ascii="Times New Roman" w:hAnsi="Times New Roman" w:cs="Times New Roman"/>
          <w:noProof/>
        </w:rPr>
        <w:tab/>
        <w:t>Vasemägi A. 2006 The adaptive hypothesis of clinal variation revisited:</w:t>
      </w:r>
      <w:ins w:id="142" w:author="Marc Johnson" w:date="2018-01-24T10:52:00Z">
        <w:r w:rsidR="00ED17F2">
          <w:rPr>
            <w:rFonts w:ascii="Times New Roman" w:hAnsi="Times New Roman" w:cs="Times New Roman"/>
            <w:noProof/>
          </w:rPr>
          <w:t xml:space="preserve"> </w:t>
        </w:r>
      </w:ins>
      <w:r w:rsidRPr="00DC6D5C">
        <w:rPr>
          <w:rFonts w:ascii="Times New Roman" w:hAnsi="Times New Roman" w:cs="Times New Roman"/>
          <w:noProof/>
        </w:rPr>
        <w:t xml:space="preserve">single-locus clines as a result of spatially restricted gene flow.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173</w:t>
      </w:r>
      <w:r w:rsidRPr="00DC6D5C">
        <w:rPr>
          <w:rFonts w:ascii="Times New Roman" w:hAnsi="Times New Roman" w:cs="Times New Roman"/>
          <w:noProof/>
        </w:rPr>
        <w:t xml:space="preserve">, 2411–2414. </w:t>
      </w:r>
      <w:r w:rsidRPr="00DC6D5C">
        <w:rPr>
          <w:rFonts w:ascii="Times New Roman" w:hAnsi="Times New Roman" w:cs="Times New Roman"/>
          <w:noProof/>
        </w:rPr>
        <w:lastRenderedPageBreak/>
        <w:t>(doi:10.1534/genetics.106.059881)</w:t>
      </w:r>
    </w:p>
    <w:p w14:paraId="08CCA61B" w14:textId="2709BAC8"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10.</w:t>
      </w:r>
      <w:r w:rsidRPr="00DC6D5C">
        <w:rPr>
          <w:rFonts w:ascii="Times New Roman" w:hAnsi="Times New Roman" w:cs="Times New Roman"/>
          <w:noProof/>
        </w:rPr>
        <w:tab/>
        <w:t xml:space="preserve">Colautti RI, Lau JA. 2015 Contemporary evolution during invasion: </w:t>
      </w:r>
      <w:del w:id="143" w:author="Marc Johnson" w:date="2018-01-24T10:53:00Z">
        <w:r w:rsidRPr="00DC6D5C" w:rsidDel="00ED17F2">
          <w:rPr>
            <w:rFonts w:ascii="Times New Roman" w:hAnsi="Times New Roman" w:cs="Times New Roman"/>
            <w:noProof/>
          </w:rPr>
          <w:delText xml:space="preserve">Evidence </w:delText>
        </w:r>
      </w:del>
      <w:ins w:id="144" w:author="Marc Johnson" w:date="2018-01-24T10:53:00Z">
        <w:r w:rsidR="00ED17F2">
          <w:rPr>
            <w:rFonts w:ascii="Times New Roman" w:hAnsi="Times New Roman" w:cs="Times New Roman"/>
            <w:noProof/>
          </w:rPr>
          <w:t>e</w:t>
        </w:r>
        <w:r w:rsidR="00ED17F2" w:rsidRPr="00DC6D5C">
          <w:rPr>
            <w:rFonts w:ascii="Times New Roman" w:hAnsi="Times New Roman" w:cs="Times New Roman"/>
            <w:noProof/>
          </w:rPr>
          <w:t xml:space="preserve">vidence </w:t>
        </w:r>
      </w:ins>
      <w:r w:rsidRPr="00DC6D5C">
        <w:rPr>
          <w:rFonts w:ascii="Times New Roman" w:hAnsi="Times New Roman" w:cs="Times New Roman"/>
          <w:noProof/>
        </w:rPr>
        <w:t xml:space="preserve">for differentiation, natural selection, and local adaptation.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24</w:t>
      </w:r>
      <w:r w:rsidRPr="00DC6D5C">
        <w:rPr>
          <w:rFonts w:ascii="Times New Roman" w:hAnsi="Times New Roman" w:cs="Times New Roman"/>
          <w:noProof/>
        </w:rPr>
        <w:t>, 1999–2017. (doi:10.1111/mec.13162)</w:t>
      </w:r>
    </w:p>
    <w:p w14:paraId="2E0D043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11.</w:t>
      </w:r>
      <w:r w:rsidRPr="00DC6D5C">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678–690. (doi:10.1111/j.1469-8137.2009.02892.x)</w:t>
      </w:r>
    </w:p>
    <w:p w14:paraId="4467AAD7" w14:textId="687887F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12.</w:t>
      </w:r>
      <w:r w:rsidRPr="00DC6D5C">
        <w:rPr>
          <w:rFonts w:ascii="Times New Roman" w:hAnsi="Times New Roman" w:cs="Times New Roman"/>
          <w:noProof/>
        </w:rPr>
        <w:tab/>
        <w:t xml:space="preserve">Samis KE, Murren CJ, Bossdorf O, Donohue K, Fenster CB, Malmberg RL, Purugganan MD, Stinchcombe JR. 2012 Longitudinal trends in climate drive flowering time clines in </w:t>
      </w:r>
      <w:del w:id="145" w:author="Marc Johnson" w:date="2018-01-24T10:53:00Z">
        <w:r w:rsidRPr="00DC6D5C" w:rsidDel="00ED17F2">
          <w:rPr>
            <w:rFonts w:ascii="Times New Roman" w:hAnsi="Times New Roman" w:cs="Times New Roman"/>
            <w:noProof/>
          </w:rPr>
          <w:delText xml:space="preserve">north </w:delText>
        </w:r>
      </w:del>
      <w:ins w:id="146" w:author="Marc Johnson" w:date="2018-01-24T10:53:00Z">
        <w:r w:rsidR="00ED17F2">
          <w:rPr>
            <w:rFonts w:ascii="Times New Roman" w:hAnsi="Times New Roman" w:cs="Times New Roman"/>
            <w:noProof/>
          </w:rPr>
          <w:t>N</w:t>
        </w:r>
        <w:r w:rsidR="00ED17F2" w:rsidRPr="00DC6D5C">
          <w:rPr>
            <w:rFonts w:ascii="Times New Roman" w:hAnsi="Times New Roman" w:cs="Times New Roman"/>
            <w:noProof/>
          </w:rPr>
          <w:t xml:space="preserve">orth </w:t>
        </w:r>
      </w:ins>
      <w:del w:id="147" w:author="Marc Johnson" w:date="2018-01-24T10:53:00Z">
        <w:r w:rsidRPr="00DC6D5C" w:rsidDel="00ED17F2">
          <w:rPr>
            <w:rFonts w:ascii="Times New Roman" w:hAnsi="Times New Roman" w:cs="Times New Roman"/>
            <w:noProof/>
          </w:rPr>
          <w:delText xml:space="preserve">american </w:delText>
        </w:r>
      </w:del>
      <w:ins w:id="148" w:author="Marc Johnson" w:date="2018-01-24T10:53:00Z">
        <w:r w:rsidR="00ED17F2">
          <w:rPr>
            <w:rFonts w:ascii="Times New Roman" w:hAnsi="Times New Roman" w:cs="Times New Roman"/>
            <w:noProof/>
          </w:rPr>
          <w:t>A</w:t>
        </w:r>
        <w:r w:rsidR="00ED17F2" w:rsidRPr="00DC6D5C">
          <w:rPr>
            <w:rFonts w:ascii="Times New Roman" w:hAnsi="Times New Roman" w:cs="Times New Roman"/>
            <w:noProof/>
          </w:rPr>
          <w:t xml:space="preserve">merican </w:t>
        </w:r>
      </w:ins>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Ecol. Evol.</w:t>
      </w:r>
      <w:r w:rsidRPr="00DC6D5C">
        <w:rPr>
          <w:rFonts w:ascii="Times New Roman" w:hAnsi="Times New Roman" w:cs="Times New Roman"/>
          <w:noProof/>
        </w:rPr>
        <w:t xml:space="preserve"> </w:t>
      </w:r>
      <w:r w:rsidRPr="00DC6D5C">
        <w:rPr>
          <w:rFonts w:ascii="Times New Roman" w:hAnsi="Times New Roman" w:cs="Times New Roman"/>
          <w:b/>
          <w:bCs/>
          <w:noProof/>
        </w:rPr>
        <w:t>2</w:t>
      </w:r>
      <w:r w:rsidRPr="00DC6D5C">
        <w:rPr>
          <w:rFonts w:ascii="Times New Roman" w:hAnsi="Times New Roman" w:cs="Times New Roman"/>
          <w:noProof/>
        </w:rPr>
        <w:t>, 1162–1180. (doi:10.1002/ece3.262)</w:t>
      </w:r>
    </w:p>
    <w:p w14:paraId="5811D36B" w14:textId="490D592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13.</w:t>
      </w:r>
      <w:r w:rsidRPr="00DC6D5C">
        <w:rPr>
          <w:rFonts w:ascii="Times New Roman" w:hAnsi="Times New Roman" w:cs="Times New Roman"/>
          <w:noProof/>
        </w:rPr>
        <w:tab/>
        <w:t xml:space="preserve">Husband BC, Barrett SCH. 1992 Genetic drift and the maintenance of the style length polymorphism in tristylous populations of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(Pontederiaceae).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69</w:t>
      </w:r>
      <w:r w:rsidRPr="00DC6D5C">
        <w:rPr>
          <w:rFonts w:ascii="Times New Roman" w:hAnsi="Times New Roman" w:cs="Times New Roman"/>
          <w:noProof/>
        </w:rPr>
        <w:t>, 440–449. (doi:10.1038/hdy.1992.148)</w:t>
      </w:r>
    </w:p>
    <w:p w14:paraId="3EE89D7E" w14:textId="5EF9E81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14.</w:t>
      </w:r>
      <w:r w:rsidRPr="00DC6D5C">
        <w:rPr>
          <w:rFonts w:ascii="Times New Roman" w:hAnsi="Times New Roman" w:cs="Times New Roman"/>
          <w:noProof/>
        </w:rPr>
        <w:tab/>
        <w:t xml:space="preserve">Husband BC, Barrett SCH. 1992 Effective population size and genetic drift in tristylous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46</w:t>
      </w:r>
      <w:r w:rsidRPr="00DC6D5C">
        <w:rPr>
          <w:rFonts w:ascii="Times New Roman" w:hAnsi="Times New Roman" w:cs="Times New Roman"/>
          <w:noProof/>
        </w:rPr>
        <w:t xml:space="preserve">, 1875–1890. </w:t>
      </w:r>
    </w:p>
    <w:p w14:paraId="7CEEBAA5" w14:textId="1B14718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15.</w:t>
      </w:r>
      <w:r w:rsidRPr="00DC6D5C">
        <w:rPr>
          <w:rFonts w:ascii="Times New Roman" w:hAnsi="Times New Roman" w:cs="Times New Roman"/>
          <w:noProof/>
        </w:rPr>
        <w:tab/>
        <w:t xml:space="preserve">Barrett SCH, Morgan MT, Husband BC. 1989 The dissolution of a complex genetic polymorphism: the evolution of self-fertilization in tristylous </w:t>
      </w:r>
      <w:r w:rsidRPr="00806596">
        <w:rPr>
          <w:rFonts w:ascii="Times New Roman" w:hAnsi="Times New Roman" w:cs="Times New Roman"/>
          <w:i/>
          <w:noProof/>
        </w:rPr>
        <w:t>Eichhornia paniculata</w:t>
      </w:r>
      <w:r w:rsidRPr="00DC6D5C">
        <w:rPr>
          <w:rFonts w:ascii="Times New Roman" w:hAnsi="Times New Roman" w:cs="Times New Roman"/>
          <w:noProof/>
        </w:rPr>
        <w:t xml:space="preserve"> (Pontederiaceae). </w:t>
      </w:r>
      <w:r w:rsidR="00806596">
        <w:rPr>
          <w:rFonts w:ascii="Times New Roman" w:hAnsi="Times New Roman" w:cs="Times New Roman"/>
          <w:i/>
          <w:iCs/>
          <w:noProof/>
        </w:rPr>
        <w:t>Evolution</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43</w:t>
      </w:r>
      <w:r w:rsidRPr="00DC6D5C">
        <w:rPr>
          <w:rFonts w:ascii="Times New Roman" w:hAnsi="Times New Roman" w:cs="Times New Roman"/>
          <w:noProof/>
        </w:rPr>
        <w:t>, 1398–1416. (doi:10.2307/2409456)</w:t>
      </w:r>
    </w:p>
    <w:p w14:paraId="6D7B3DE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16.</w:t>
      </w:r>
      <w:r w:rsidRPr="00DC6D5C">
        <w:rPr>
          <w:rFonts w:ascii="Times New Roman" w:hAnsi="Times New Roman" w:cs="Times New Roman"/>
          <w:noProof/>
        </w:rPr>
        <w:tab/>
        <w:t xml:space="preserve">Barrett SCH, Ness RW, Vallejo-Marín M. 2009 Evolutionary pathways to self- fertilization in a tristylous plant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546–556. (doi:10.1111/j.1469-8137.2009.02937.x)</w:t>
      </w:r>
    </w:p>
    <w:p w14:paraId="2C02D1C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17.</w:t>
      </w:r>
      <w:r w:rsidRPr="00DC6D5C">
        <w:rPr>
          <w:rFonts w:ascii="Times New Roman" w:hAnsi="Times New Roman" w:cs="Times New Roman"/>
          <w:noProof/>
        </w:rPr>
        <w:tab/>
        <w:t xml:space="preserve">Barrett SCH. 1993 The evolutionary biology of tristyly. In </w:t>
      </w:r>
      <w:r w:rsidRPr="00DC6D5C">
        <w:rPr>
          <w:rFonts w:ascii="Times New Roman" w:hAnsi="Times New Roman" w:cs="Times New Roman"/>
          <w:i/>
          <w:iCs/>
          <w:noProof/>
        </w:rPr>
        <w:t>Oxford Surveys in Evolutionary Biology</w:t>
      </w:r>
      <w:r w:rsidRPr="00DC6D5C">
        <w:rPr>
          <w:rFonts w:ascii="Times New Roman" w:hAnsi="Times New Roman" w:cs="Times New Roman"/>
          <w:noProof/>
        </w:rPr>
        <w:t>, pp. 283–326.</w:t>
      </w:r>
    </w:p>
    <w:p w14:paraId="0335EFA6"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18.</w:t>
      </w:r>
      <w:r w:rsidRPr="00DC6D5C">
        <w:rPr>
          <w:rFonts w:ascii="Times New Roman" w:hAnsi="Times New Roman" w:cs="Times New Roman"/>
          <w:noProof/>
        </w:rPr>
        <w:tab/>
        <w:t xml:space="preserve">Seto KC, Sánchez-Rodríguez R, Fragkias M. 2010 The new geography of contemporary urbanization and the environment. </w:t>
      </w:r>
      <w:r w:rsidRPr="00DC6D5C">
        <w:rPr>
          <w:rFonts w:ascii="Times New Roman" w:hAnsi="Times New Roman" w:cs="Times New Roman"/>
          <w:i/>
          <w:iCs/>
          <w:noProof/>
        </w:rPr>
        <w:t>Annu. Rev. Environ. Resour.</w:t>
      </w:r>
      <w:r w:rsidRPr="00DC6D5C">
        <w:rPr>
          <w:rFonts w:ascii="Times New Roman" w:hAnsi="Times New Roman" w:cs="Times New Roman"/>
          <w:noProof/>
        </w:rPr>
        <w:t xml:space="preserve"> </w:t>
      </w:r>
      <w:r w:rsidRPr="00DC6D5C">
        <w:rPr>
          <w:rFonts w:ascii="Times New Roman" w:hAnsi="Times New Roman" w:cs="Times New Roman"/>
          <w:b/>
          <w:bCs/>
          <w:noProof/>
        </w:rPr>
        <w:t>35</w:t>
      </w:r>
      <w:r w:rsidRPr="00DC6D5C">
        <w:rPr>
          <w:rFonts w:ascii="Times New Roman" w:hAnsi="Times New Roman" w:cs="Times New Roman"/>
          <w:noProof/>
        </w:rPr>
        <w:t>, 167–194. (doi:10.1146/annurev-environ-100809-125336)</w:t>
      </w:r>
    </w:p>
    <w:p w14:paraId="4737638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19.</w:t>
      </w:r>
      <w:r w:rsidRPr="00DC6D5C">
        <w:rPr>
          <w:rFonts w:ascii="Times New Roman" w:hAnsi="Times New Roman" w:cs="Times New Roman"/>
          <w:noProof/>
        </w:rPr>
        <w:tab/>
        <w:t xml:space="preserve">McKinney ML. 2006 Urbanization as a major cause of biotic homogenization. </w:t>
      </w:r>
      <w:r w:rsidRPr="00DC6D5C">
        <w:rPr>
          <w:rFonts w:ascii="Times New Roman" w:hAnsi="Times New Roman" w:cs="Times New Roman"/>
          <w:i/>
          <w:iCs/>
          <w:noProof/>
        </w:rPr>
        <w:t>Biol. Conserv.</w:t>
      </w:r>
      <w:r w:rsidRPr="00DC6D5C">
        <w:rPr>
          <w:rFonts w:ascii="Times New Roman" w:hAnsi="Times New Roman" w:cs="Times New Roman"/>
          <w:noProof/>
        </w:rPr>
        <w:t xml:space="preserve"> </w:t>
      </w:r>
      <w:r w:rsidRPr="00DC6D5C">
        <w:rPr>
          <w:rFonts w:ascii="Times New Roman" w:hAnsi="Times New Roman" w:cs="Times New Roman"/>
          <w:b/>
          <w:bCs/>
          <w:noProof/>
        </w:rPr>
        <w:t>127</w:t>
      </w:r>
      <w:r w:rsidRPr="00DC6D5C">
        <w:rPr>
          <w:rFonts w:ascii="Times New Roman" w:hAnsi="Times New Roman" w:cs="Times New Roman"/>
          <w:noProof/>
        </w:rPr>
        <w:t>, 247–260. (doi:10.1016/j.biocon.2005.09.005)</w:t>
      </w:r>
    </w:p>
    <w:p w14:paraId="32F33DE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20.</w:t>
      </w:r>
      <w:r w:rsidRPr="00DC6D5C">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C6D5C">
        <w:rPr>
          <w:rFonts w:ascii="Times New Roman" w:hAnsi="Times New Roman" w:cs="Times New Roman"/>
          <w:i/>
          <w:iCs/>
          <w:noProof/>
        </w:rPr>
        <w:t>Evol. Appl.</w:t>
      </w:r>
      <w:r w:rsidRPr="00DC6D5C">
        <w:rPr>
          <w:rFonts w:ascii="Times New Roman" w:hAnsi="Times New Roman" w:cs="Times New Roman"/>
          <w:noProof/>
        </w:rPr>
        <w:t xml:space="preserve"> </w:t>
      </w:r>
      <w:r w:rsidRPr="00DC6D5C">
        <w:rPr>
          <w:rFonts w:ascii="Times New Roman" w:hAnsi="Times New Roman" w:cs="Times New Roman"/>
          <w:b/>
          <w:bCs/>
          <w:noProof/>
        </w:rPr>
        <w:t>9</w:t>
      </w:r>
      <w:r w:rsidRPr="00DC6D5C">
        <w:rPr>
          <w:rFonts w:ascii="Times New Roman" w:hAnsi="Times New Roman" w:cs="Times New Roman"/>
          <w:noProof/>
        </w:rPr>
        <w:t>, 546–564. (doi:10.1111/eva.12357)</w:t>
      </w:r>
    </w:p>
    <w:p w14:paraId="389A359C" w14:textId="247A132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lastRenderedPageBreak/>
        <w:t>21.</w:t>
      </w:r>
      <w:r w:rsidRPr="00DC6D5C">
        <w:rPr>
          <w:rFonts w:ascii="Times New Roman" w:hAnsi="Times New Roman" w:cs="Times New Roman"/>
          <w:noProof/>
        </w:rPr>
        <w:tab/>
        <w:t xml:space="preserve">Munshi-South J. 2012 Urban landscape genetics: </w:t>
      </w:r>
      <w:del w:id="149" w:author="Marc Johnson" w:date="2018-01-24T10:54:00Z">
        <w:r w:rsidRPr="00DC6D5C" w:rsidDel="00ED17F2">
          <w:rPr>
            <w:rFonts w:ascii="Times New Roman" w:hAnsi="Times New Roman" w:cs="Times New Roman"/>
            <w:noProof/>
          </w:rPr>
          <w:delText xml:space="preserve">Canopy </w:delText>
        </w:r>
      </w:del>
      <w:ins w:id="150" w:author="Marc Johnson" w:date="2018-01-24T10:54:00Z">
        <w:r w:rsidR="00ED17F2">
          <w:rPr>
            <w:rFonts w:ascii="Times New Roman" w:hAnsi="Times New Roman" w:cs="Times New Roman"/>
            <w:noProof/>
          </w:rPr>
          <w:t>c</w:t>
        </w:r>
        <w:r w:rsidR="00ED17F2" w:rsidRPr="00DC6D5C">
          <w:rPr>
            <w:rFonts w:ascii="Times New Roman" w:hAnsi="Times New Roman" w:cs="Times New Roman"/>
            <w:noProof/>
          </w:rPr>
          <w:t xml:space="preserve">anopy </w:t>
        </w:r>
      </w:ins>
      <w:r w:rsidRPr="00DC6D5C">
        <w:rPr>
          <w:rFonts w:ascii="Times New Roman" w:hAnsi="Times New Roman" w:cs="Times New Roman"/>
          <w:noProof/>
        </w:rPr>
        <w:t>cover predicts gene flow between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1360–1378. (doi:10.1111/j.1365-294X.2012.05476.x)</w:t>
      </w:r>
    </w:p>
    <w:p w14:paraId="0F077D16" w14:textId="5881F0F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22.</w:t>
      </w:r>
      <w:r w:rsidRPr="00DC6D5C">
        <w:rPr>
          <w:rFonts w:ascii="Times New Roman" w:hAnsi="Times New Roman" w:cs="Times New Roman"/>
          <w:noProof/>
        </w:rPr>
        <w:tab/>
        <w:t>Munshi-South J, Kharchenko K. 2010 Rapid, pervasive genetic differentiation of urban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00806596">
        <w:rPr>
          <w:rFonts w:ascii="Times New Roman" w:hAnsi="Times New Roman" w:cs="Times New Roman"/>
          <w:b/>
          <w:bCs/>
          <w:noProof/>
        </w:rPr>
        <w:t>19</w:t>
      </w:r>
      <w:r w:rsidRPr="00DC6D5C">
        <w:rPr>
          <w:rFonts w:ascii="Times New Roman" w:hAnsi="Times New Roman" w:cs="Times New Roman"/>
          <w:noProof/>
        </w:rPr>
        <w:t>, 4242–4254. (doi:10.1111/j.1365-294X.2010.04816.x)</w:t>
      </w:r>
    </w:p>
    <w:p w14:paraId="2D567F8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23.</w:t>
      </w:r>
      <w:r w:rsidRPr="00DC6D5C">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26</w:t>
      </w:r>
      <w:r w:rsidRPr="00DC6D5C">
        <w:rPr>
          <w:rFonts w:ascii="Times New Roman" w:hAnsi="Times New Roman" w:cs="Times New Roman"/>
          <w:noProof/>
        </w:rPr>
        <w:t>, 1498–1514. (doi:10.1111/mec.14019)</w:t>
      </w:r>
    </w:p>
    <w:p w14:paraId="6A67ED6E" w14:textId="75E2403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24.</w:t>
      </w:r>
      <w:r w:rsidRPr="00DC6D5C">
        <w:rPr>
          <w:rFonts w:ascii="Times New Roman" w:hAnsi="Times New Roman" w:cs="Times New Roman"/>
          <w:noProof/>
        </w:rPr>
        <w:tab/>
        <w:t xml:space="preserve">Johnson MTJ, Munshi-South J. 2017 Evolution of life in urban environments. </w:t>
      </w:r>
      <w:r w:rsidR="00806596">
        <w:rPr>
          <w:rFonts w:ascii="Times New Roman" w:hAnsi="Times New Roman" w:cs="Times New Roman"/>
          <w:i/>
          <w:iCs/>
          <w:noProof/>
        </w:rPr>
        <w:t>Science</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8327</w:t>
      </w:r>
      <w:ins w:id="151" w:author="Marc Johnson" w:date="2018-01-24T10:55:00Z">
        <w:r w:rsidR="00ED17F2">
          <w:rPr>
            <w:rFonts w:ascii="Times New Roman" w:hAnsi="Times New Roman" w:cs="Times New Roman"/>
            <w:b/>
            <w:bCs/>
            <w:noProof/>
          </w:rPr>
          <w:t>, aam8327.</w:t>
        </w:r>
      </w:ins>
      <w:ins w:id="152" w:author="Marc Johnson" w:date="2018-01-24T10:54:00Z">
        <w:r w:rsidR="00ED17F2">
          <w:rPr>
            <w:rFonts w:ascii="Times New Roman" w:hAnsi="Times New Roman" w:cs="Times New Roman"/>
            <w:b/>
            <w:bCs/>
            <w:noProof/>
          </w:rPr>
          <w:t xml:space="preserve"> </w:t>
        </w:r>
      </w:ins>
      <w:del w:id="153" w:author="Marc Johnson" w:date="2018-01-24T10:55:00Z">
        <w:r w:rsidRPr="00DC6D5C" w:rsidDel="00ED17F2">
          <w:rPr>
            <w:rFonts w:ascii="Times New Roman" w:hAnsi="Times New Roman" w:cs="Times New Roman"/>
            <w:noProof/>
          </w:rPr>
          <w:delText xml:space="preserve">. </w:delText>
        </w:r>
      </w:del>
      <w:r w:rsidRPr="00DC6D5C">
        <w:rPr>
          <w:rFonts w:ascii="Times New Roman" w:hAnsi="Times New Roman" w:cs="Times New Roman"/>
          <w:noProof/>
        </w:rPr>
        <w:t>(doi:10.1126/science.aam8327)</w:t>
      </w:r>
    </w:p>
    <w:p w14:paraId="300C916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25.</w:t>
      </w:r>
      <w:r w:rsidRPr="00DC6D5C">
        <w:rPr>
          <w:rFonts w:ascii="Times New Roman" w:hAnsi="Times New Roman" w:cs="Times New Roman"/>
          <w:noProof/>
        </w:rPr>
        <w:tab/>
        <w:t xml:space="preserve">Johnson MTJ, Thompson KA, Saini HS. 2015 Plant evolution in the urban jungle. </w:t>
      </w:r>
      <w:r w:rsidRPr="00DC6D5C">
        <w:rPr>
          <w:rFonts w:ascii="Times New Roman" w:hAnsi="Times New Roman" w:cs="Times New Roman"/>
          <w:i/>
          <w:iCs/>
          <w:noProof/>
        </w:rPr>
        <w:t>Am. J. Bot.</w:t>
      </w:r>
      <w:r w:rsidRPr="00DC6D5C">
        <w:rPr>
          <w:rFonts w:ascii="Times New Roman" w:hAnsi="Times New Roman" w:cs="Times New Roman"/>
          <w:noProof/>
        </w:rPr>
        <w:t xml:space="preserve"> </w:t>
      </w:r>
      <w:r w:rsidRPr="00DC6D5C">
        <w:rPr>
          <w:rFonts w:ascii="Times New Roman" w:hAnsi="Times New Roman" w:cs="Times New Roman"/>
          <w:b/>
          <w:bCs/>
          <w:noProof/>
        </w:rPr>
        <w:t>102</w:t>
      </w:r>
      <w:r w:rsidRPr="00DC6D5C">
        <w:rPr>
          <w:rFonts w:ascii="Times New Roman" w:hAnsi="Times New Roman" w:cs="Times New Roman"/>
          <w:noProof/>
        </w:rPr>
        <w:t>, 1951–1953. (doi:10.3732/ajb.1500386)</w:t>
      </w:r>
    </w:p>
    <w:p w14:paraId="6D338465" w14:textId="57EC61C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26.</w:t>
      </w:r>
      <w:r w:rsidRPr="00DC6D5C">
        <w:rPr>
          <w:rFonts w:ascii="Times New Roman" w:hAnsi="Times New Roman" w:cs="Times New Roman"/>
          <w:noProof/>
        </w:rPr>
        <w:tab/>
        <w:t xml:space="preserve">Reid NM </w:t>
      </w:r>
      <w:r w:rsidRPr="00DC6D5C">
        <w:rPr>
          <w:rFonts w:ascii="Times New Roman" w:hAnsi="Times New Roman" w:cs="Times New Roman"/>
          <w:i/>
          <w:iCs/>
          <w:noProof/>
        </w:rPr>
        <w:t>et al.</w:t>
      </w:r>
      <w:r w:rsidRPr="00DC6D5C">
        <w:rPr>
          <w:rFonts w:ascii="Times New Roman" w:hAnsi="Times New Roman" w:cs="Times New Roman"/>
          <w:noProof/>
        </w:rPr>
        <w:t xml:space="preserve"> 2016 The genomic landscape of rapid repeated evolutionary adaptation to toxic pollution in wild fish.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354</w:t>
      </w:r>
      <w:r w:rsidRPr="00DC6D5C">
        <w:rPr>
          <w:rFonts w:ascii="Times New Roman" w:hAnsi="Times New Roman" w:cs="Times New Roman"/>
          <w:noProof/>
        </w:rPr>
        <w:t>, 1305 LP-1308. (doi:10.1126/science.aah4993)</w:t>
      </w:r>
    </w:p>
    <w:p w14:paraId="6C6AFE5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27.</w:t>
      </w:r>
      <w:r w:rsidRPr="00DC6D5C">
        <w:rPr>
          <w:rFonts w:ascii="Times New Roman" w:hAnsi="Times New Roman" w:cs="Times New Roman"/>
          <w:noProof/>
        </w:rPr>
        <w:tab/>
        <w:t xml:space="preserve">Diamond SE, Chick L, Perez ABE, Strickler SA, Martin RA. 2017 Rapid evolution of ant thermal tolerance across an urban-rural temperature cline. </w:t>
      </w:r>
      <w:r w:rsidRPr="00DC6D5C">
        <w:rPr>
          <w:rFonts w:ascii="Times New Roman" w:hAnsi="Times New Roman" w:cs="Times New Roman"/>
          <w:i/>
          <w:iCs/>
          <w:noProof/>
        </w:rPr>
        <w:t>Biol. J. Linn. Soc.</w:t>
      </w:r>
      <w:r w:rsidRPr="00DC6D5C">
        <w:rPr>
          <w:rFonts w:ascii="Times New Roman" w:hAnsi="Times New Roman" w:cs="Times New Roman"/>
          <w:noProof/>
        </w:rPr>
        <w:t xml:space="preserve"> </w:t>
      </w:r>
      <w:r w:rsidRPr="00DC6D5C">
        <w:rPr>
          <w:rFonts w:ascii="Times New Roman" w:hAnsi="Times New Roman" w:cs="Times New Roman"/>
          <w:b/>
          <w:bCs/>
          <w:noProof/>
        </w:rPr>
        <w:t>121</w:t>
      </w:r>
      <w:r w:rsidRPr="00DC6D5C">
        <w:rPr>
          <w:rFonts w:ascii="Times New Roman" w:hAnsi="Times New Roman" w:cs="Times New Roman"/>
          <w:noProof/>
        </w:rPr>
        <w:t>, 248–257. (doi:10.1093/biolinnean/blw047)</w:t>
      </w:r>
    </w:p>
    <w:p w14:paraId="5FAB4B5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28.</w:t>
      </w:r>
      <w:r w:rsidRPr="00DC6D5C">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4976CB7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29.</w:t>
      </w:r>
      <w:r w:rsidRPr="00DC6D5C">
        <w:rPr>
          <w:rFonts w:ascii="Times New Roman" w:hAnsi="Times New Roman" w:cs="Times New Roman"/>
          <w:noProof/>
        </w:rPr>
        <w:tab/>
        <w:t xml:space="preserve">Thompson KA, Renaudin M, Johnson MTJ. 2016 Urbanization drives parallel adaptive clines in plant populations.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r w:rsidRPr="00DC6D5C">
        <w:rPr>
          <w:rFonts w:ascii="Times New Roman" w:hAnsi="Times New Roman" w:cs="Times New Roman"/>
          <w:b/>
          <w:bCs/>
          <w:noProof/>
        </w:rPr>
        <w:t>283</w:t>
      </w:r>
      <w:r w:rsidRPr="00DC6D5C">
        <w:rPr>
          <w:rFonts w:ascii="Times New Roman" w:hAnsi="Times New Roman" w:cs="Times New Roman"/>
          <w:noProof/>
        </w:rPr>
        <w:t>, 20162180. (doi:10.1111/j.1574-6941.2012.01443.x)</w:t>
      </w:r>
    </w:p>
    <w:p w14:paraId="6D691D5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30.</w:t>
      </w:r>
      <w:r w:rsidRPr="00DC6D5C">
        <w:rPr>
          <w:rFonts w:ascii="Times New Roman" w:hAnsi="Times New Roman" w:cs="Times New Roman"/>
          <w:noProof/>
        </w:rPr>
        <w:tab/>
        <w:t xml:space="preserve">Burdon JJ. 1983 Biological flora of the British Isles: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J. Ecol.</w:t>
      </w:r>
      <w:r w:rsidRPr="00DC6D5C">
        <w:rPr>
          <w:rFonts w:ascii="Times New Roman" w:hAnsi="Times New Roman" w:cs="Times New Roman"/>
          <w:noProof/>
        </w:rPr>
        <w:t xml:space="preserve"> </w:t>
      </w:r>
      <w:r w:rsidRPr="00DC6D5C">
        <w:rPr>
          <w:rFonts w:ascii="Times New Roman" w:hAnsi="Times New Roman" w:cs="Times New Roman"/>
          <w:b/>
          <w:bCs/>
          <w:noProof/>
        </w:rPr>
        <w:t>71</w:t>
      </w:r>
      <w:r w:rsidRPr="00DC6D5C">
        <w:rPr>
          <w:rFonts w:ascii="Times New Roman" w:hAnsi="Times New Roman" w:cs="Times New Roman"/>
          <w:noProof/>
        </w:rPr>
        <w:t>, 307–330. (doi:10.2307/2259979)</w:t>
      </w:r>
    </w:p>
    <w:p w14:paraId="7496EBB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31.</w:t>
      </w:r>
      <w:r w:rsidRPr="00DC6D5C">
        <w:rPr>
          <w:rFonts w:ascii="Times New Roman" w:hAnsi="Times New Roman" w:cs="Times New Roman"/>
          <w:noProof/>
        </w:rPr>
        <w:tab/>
        <w:t xml:space="preserve">Kjærgaard T. 2003 A plant that changed the world: the rise and fall of clover 1000-2000. </w:t>
      </w:r>
      <w:r w:rsidRPr="00DC6D5C">
        <w:rPr>
          <w:rFonts w:ascii="Times New Roman" w:hAnsi="Times New Roman" w:cs="Times New Roman"/>
          <w:i/>
          <w:iCs/>
          <w:noProof/>
        </w:rPr>
        <w:t>Landsc. Res.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41–49. (doi:10.1080/01426390306531)</w:t>
      </w:r>
    </w:p>
    <w:p w14:paraId="5CDDC157" w14:textId="1E58407B"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32.</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 Distribution by latitude. </w:t>
      </w:r>
      <w:r w:rsidRPr="00DC6D5C">
        <w:rPr>
          <w:rFonts w:ascii="Times New Roman" w:hAnsi="Times New Roman" w:cs="Times New Roman"/>
          <w:i/>
          <w:iCs/>
          <w:noProof/>
        </w:rPr>
        <w:t>Heredity</w:t>
      </w:r>
      <w:del w:id="154" w:author="Marc Johnson" w:date="2018-01-24T10:56:00Z">
        <w:r w:rsidRPr="00DC6D5C" w:rsidDel="00ED17F2">
          <w:rPr>
            <w:rFonts w:ascii="Times New Roman" w:hAnsi="Times New Roman" w:cs="Times New Roman"/>
            <w:i/>
            <w:iCs/>
            <w:noProof/>
          </w:rPr>
          <w:delText xml:space="preserve"> (Edinb).</w:delText>
        </w:r>
      </w:del>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61–78. (doi:10.1038/hdy.1954.5)</w:t>
      </w:r>
    </w:p>
    <w:p w14:paraId="424F1C2B" w14:textId="14FE75C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33.</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II. Distribution </w:t>
      </w:r>
      <w:r w:rsidRPr="00DC6D5C">
        <w:rPr>
          <w:rFonts w:ascii="Times New Roman" w:hAnsi="Times New Roman" w:cs="Times New Roman"/>
          <w:noProof/>
        </w:rPr>
        <w:lastRenderedPageBreak/>
        <w:t xml:space="preserve">by altitude. </w:t>
      </w:r>
      <w:r w:rsidRPr="00DC6D5C">
        <w:rPr>
          <w:rFonts w:ascii="Times New Roman" w:hAnsi="Times New Roman" w:cs="Times New Roman"/>
          <w:i/>
          <w:iCs/>
          <w:noProof/>
        </w:rPr>
        <w:t xml:space="preserve">Heredity </w:t>
      </w:r>
      <w:del w:id="155" w:author="Marc Johnson" w:date="2018-01-24T10:57:00Z">
        <w:r w:rsidRPr="00DC6D5C" w:rsidDel="00ED17F2">
          <w:rPr>
            <w:rFonts w:ascii="Times New Roman" w:hAnsi="Times New Roman" w:cs="Times New Roman"/>
            <w:i/>
            <w:iCs/>
            <w:noProof/>
          </w:rPr>
          <w:delText>(Edinb).</w:delText>
        </w:r>
        <w:r w:rsidRPr="00DC6D5C" w:rsidDel="00ED17F2">
          <w:rPr>
            <w:rFonts w:ascii="Times New Roman" w:hAnsi="Times New Roman" w:cs="Times New Roman"/>
            <w:noProof/>
          </w:rPr>
          <w:delText xml:space="preserve"> </w:delText>
        </w:r>
      </w:del>
      <w:r w:rsidRPr="00DC6D5C">
        <w:rPr>
          <w:rFonts w:ascii="Times New Roman" w:hAnsi="Times New Roman" w:cs="Times New Roman"/>
          <w:b/>
          <w:bCs/>
          <w:noProof/>
        </w:rPr>
        <w:t>8</w:t>
      </w:r>
      <w:r w:rsidRPr="00DC6D5C">
        <w:rPr>
          <w:rFonts w:ascii="Times New Roman" w:hAnsi="Times New Roman" w:cs="Times New Roman"/>
          <w:noProof/>
        </w:rPr>
        <w:t>, 377–384. (doi:10.1038/hdy.1954.40)</w:t>
      </w:r>
    </w:p>
    <w:p w14:paraId="6FF8773C" w14:textId="7096E78B"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34.</w:t>
      </w:r>
      <w:r w:rsidRPr="00DC6D5C">
        <w:rPr>
          <w:rFonts w:ascii="Times New Roman" w:hAnsi="Times New Roman" w:cs="Times New Roman"/>
          <w:noProof/>
        </w:rPr>
        <w:tab/>
        <w:t>de Araújo AM. 1976 The relationship between altitude and cyanogenesis in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del w:id="156" w:author="Marc Johnson" w:date="2018-01-24T10:57:00Z">
        <w:r w:rsidRPr="00DC6D5C" w:rsidDel="00ED17F2">
          <w:rPr>
            <w:rFonts w:ascii="Times New Roman" w:hAnsi="Times New Roman" w:cs="Times New Roman"/>
            <w:i/>
            <w:iCs/>
            <w:noProof/>
          </w:rPr>
          <w:delText>.</w:delText>
        </w:r>
      </w:del>
      <w:r w:rsidRPr="00DC6D5C">
        <w:rPr>
          <w:rFonts w:ascii="Times New Roman" w:hAnsi="Times New Roman" w:cs="Times New Roman"/>
          <w:noProof/>
        </w:rPr>
        <w:t xml:space="preserve"> </w:t>
      </w:r>
      <w:r w:rsidRPr="00DC6D5C">
        <w:rPr>
          <w:rFonts w:ascii="Times New Roman" w:hAnsi="Times New Roman" w:cs="Times New Roman"/>
          <w:b/>
          <w:bCs/>
          <w:noProof/>
        </w:rPr>
        <w:t>37</w:t>
      </w:r>
      <w:r w:rsidRPr="00DC6D5C">
        <w:rPr>
          <w:rFonts w:ascii="Times New Roman" w:hAnsi="Times New Roman" w:cs="Times New Roman"/>
          <w:noProof/>
        </w:rPr>
        <w:t>, 291–293. (doi:10.1038/hdy.1976.89)</w:t>
      </w:r>
    </w:p>
    <w:p w14:paraId="2A031BEE" w14:textId="2546CD6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35.</w:t>
      </w:r>
      <w:r w:rsidRPr="00DC6D5C">
        <w:rPr>
          <w:rFonts w:ascii="Times New Roman" w:hAnsi="Times New Roman" w:cs="Times New Roman"/>
          <w:noProof/>
        </w:rPr>
        <w:tab/>
        <w:t xml:space="preserve">Daday H. 1958 Gene frequencies in wild populations of </w:t>
      </w:r>
      <w:r w:rsidRPr="00806596">
        <w:rPr>
          <w:rFonts w:ascii="Times New Roman" w:hAnsi="Times New Roman" w:cs="Times New Roman"/>
          <w:i/>
          <w:noProof/>
        </w:rPr>
        <w:t>Trifolium repens</w:t>
      </w:r>
      <w:r w:rsidRPr="00DC6D5C">
        <w:rPr>
          <w:rFonts w:ascii="Times New Roman" w:hAnsi="Times New Roman" w:cs="Times New Roman"/>
          <w:noProof/>
        </w:rPr>
        <w:t xml:space="preserve"> L III. World distribution. </w:t>
      </w:r>
      <w:r w:rsidR="00806596">
        <w:rPr>
          <w:rFonts w:ascii="Times New Roman" w:hAnsi="Times New Roman" w:cs="Times New Roman"/>
          <w:i/>
          <w:iCs/>
          <w:noProof/>
        </w:rPr>
        <w:t>Heredity</w:t>
      </w:r>
      <w:del w:id="157" w:author="Marc Johnson" w:date="2018-01-24T10:57:00Z">
        <w:r w:rsidRPr="00DC6D5C" w:rsidDel="00ED17F2">
          <w:rPr>
            <w:rFonts w:ascii="Times New Roman" w:hAnsi="Times New Roman" w:cs="Times New Roman"/>
            <w:i/>
            <w:iCs/>
            <w:noProof/>
          </w:rPr>
          <w:delText>.</w:delText>
        </w:r>
      </w:del>
      <w:r w:rsidRPr="00DC6D5C">
        <w:rPr>
          <w:rFonts w:ascii="Times New Roman" w:hAnsi="Times New Roman" w:cs="Times New Roman"/>
          <w:noProof/>
        </w:rPr>
        <w:t xml:space="preserve"> </w:t>
      </w:r>
      <w:r w:rsidRPr="00DC6D5C">
        <w:rPr>
          <w:rFonts w:ascii="Times New Roman" w:hAnsi="Times New Roman" w:cs="Times New Roman"/>
          <w:b/>
          <w:bCs/>
          <w:noProof/>
        </w:rPr>
        <w:t>12</w:t>
      </w:r>
      <w:r w:rsidRPr="00DC6D5C">
        <w:rPr>
          <w:rFonts w:ascii="Times New Roman" w:hAnsi="Times New Roman" w:cs="Times New Roman"/>
          <w:noProof/>
        </w:rPr>
        <w:t>, 169–184. (doi:10.1038/hdy.1958.22)</w:t>
      </w:r>
    </w:p>
    <w:p w14:paraId="545338ED" w14:textId="7C21C81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36.</w:t>
      </w:r>
      <w:r w:rsidRPr="00DC6D5C">
        <w:rPr>
          <w:rFonts w:ascii="Times New Roman" w:hAnsi="Times New Roman" w:cs="Times New Roman"/>
          <w:noProof/>
        </w:rPr>
        <w:tab/>
        <w:t xml:space="preserve">Ganders FR. 1990 Altitudinal clines for cyanogenesis in introduced populations of white clover. </w:t>
      </w:r>
      <w:r w:rsidRPr="00DC6D5C">
        <w:rPr>
          <w:rFonts w:ascii="Times New Roman" w:hAnsi="Times New Roman" w:cs="Times New Roman"/>
          <w:i/>
          <w:iCs/>
          <w:noProof/>
        </w:rPr>
        <w:t>Heredit</w:t>
      </w:r>
      <w:r w:rsidR="00806596">
        <w:rPr>
          <w:rFonts w:ascii="Times New Roman" w:hAnsi="Times New Roman" w:cs="Times New Roman"/>
          <w:i/>
          <w:iCs/>
          <w:noProof/>
        </w:rPr>
        <w: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64</w:t>
      </w:r>
      <w:r w:rsidRPr="00DC6D5C">
        <w:rPr>
          <w:rFonts w:ascii="Times New Roman" w:hAnsi="Times New Roman" w:cs="Times New Roman"/>
          <w:noProof/>
        </w:rPr>
        <w:t>, 387–390. (doi:10.1038/hdy.1990.48)</w:t>
      </w:r>
    </w:p>
    <w:p w14:paraId="17BBB0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37.</w:t>
      </w:r>
      <w:r w:rsidRPr="00DC6D5C">
        <w:rPr>
          <w:rFonts w:ascii="Times New Roman" w:hAnsi="Times New Roman" w:cs="Times New Roman"/>
          <w:noProof/>
        </w:rPr>
        <w:tab/>
        <w:t>Kooyers NJ, Olsen KM. 2012 Rapid evolution of an adaptive cyanogenesis cline in introduced North American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2455–2468. (doi:10.1111/j.1365-294X.2012.05486.x)</w:t>
      </w:r>
    </w:p>
    <w:p w14:paraId="166233D2" w14:textId="6FE404C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38.</w:t>
      </w:r>
      <w:r w:rsidRPr="00DC6D5C">
        <w:rPr>
          <w:rFonts w:ascii="Times New Roman" w:hAnsi="Times New Roman" w:cs="Times New Roman"/>
          <w:noProof/>
        </w:rPr>
        <w:tab/>
        <w:t xml:space="preserve">Daday H. 1965 Gene frequencies in wild populations of </w:t>
      </w:r>
      <w:r w:rsidRPr="00ED17F2">
        <w:rPr>
          <w:rFonts w:ascii="Times New Roman" w:hAnsi="Times New Roman" w:cs="Times New Roman"/>
          <w:i/>
          <w:noProof/>
          <w:rPrChange w:id="158" w:author="Marc Johnson" w:date="2018-01-24T10:57:00Z">
            <w:rPr>
              <w:rFonts w:ascii="Times New Roman" w:hAnsi="Times New Roman" w:cs="Times New Roman"/>
              <w:noProof/>
            </w:rPr>
          </w:rPrChange>
        </w:rPr>
        <w:t>Trifolium repens</w:t>
      </w:r>
      <w:r w:rsidRPr="00DC6D5C">
        <w:rPr>
          <w:rFonts w:ascii="Times New Roman" w:hAnsi="Times New Roman" w:cs="Times New Roman"/>
          <w:noProof/>
        </w:rPr>
        <w:t xml:space="preserve"> L</w:t>
      </w:r>
      <w:ins w:id="159" w:author="Marc Johnson" w:date="2018-01-24T10:57:00Z">
        <w:r w:rsidR="00ED17F2">
          <w:rPr>
            <w:rFonts w:ascii="Times New Roman" w:hAnsi="Times New Roman" w:cs="Times New Roman"/>
            <w:noProof/>
          </w:rPr>
          <w:t>.</w:t>
        </w:r>
      </w:ins>
      <w:r w:rsidRPr="00DC6D5C">
        <w:rPr>
          <w:rFonts w:ascii="Times New Roman" w:hAnsi="Times New Roman" w:cs="Times New Roman"/>
          <w:noProof/>
        </w:rPr>
        <w:t xml:space="preserve"> IV. Mechanism of natural selection.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20</w:t>
      </w:r>
      <w:r w:rsidRPr="00DC6D5C">
        <w:rPr>
          <w:rFonts w:ascii="Times New Roman" w:hAnsi="Times New Roman" w:cs="Times New Roman"/>
          <w:noProof/>
        </w:rPr>
        <w:t>, 355–365. (doi:10.1038/hdy.1965.49)</w:t>
      </w:r>
    </w:p>
    <w:p w14:paraId="506ABCB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39.</w:t>
      </w:r>
      <w:r w:rsidRPr="00DC6D5C">
        <w:rPr>
          <w:rFonts w:ascii="Times New Roman" w:hAnsi="Times New Roman" w:cs="Times New Roman"/>
          <w:noProof/>
        </w:rPr>
        <w:tab/>
        <w:t>Kooyers NJ, Gage LR, Al-Lozi A, Olsen KM. 2014 Aridity shapes cyanogenesis cline evolution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1053–1070. (doi:10.1111/mec.12666)</w:t>
      </w:r>
    </w:p>
    <w:p w14:paraId="29D729AD"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40.</w:t>
      </w:r>
      <w:r w:rsidRPr="00DC6D5C">
        <w:rPr>
          <w:rFonts w:ascii="Times New Roman" w:hAnsi="Times New Roman" w:cs="Times New Roman"/>
          <w:noProof/>
        </w:rPr>
        <w:tab/>
        <w:t xml:space="preserve">Sackton TB, Hartl DL. 2016 Genotypic context and epistasis in individuals and populations. </w:t>
      </w:r>
      <w:r w:rsidRPr="00DC6D5C">
        <w:rPr>
          <w:rFonts w:ascii="Times New Roman" w:hAnsi="Times New Roman" w:cs="Times New Roman"/>
          <w:i/>
          <w:iCs/>
          <w:noProof/>
        </w:rPr>
        <w:t>Cell</w:t>
      </w:r>
      <w:r w:rsidRPr="00DC6D5C">
        <w:rPr>
          <w:rFonts w:ascii="Times New Roman" w:hAnsi="Times New Roman" w:cs="Times New Roman"/>
          <w:noProof/>
        </w:rPr>
        <w:t xml:space="preserve"> </w:t>
      </w:r>
      <w:r w:rsidRPr="00DC6D5C">
        <w:rPr>
          <w:rFonts w:ascii="Times New Roman" w:hAnsi="Times New Roman" w:cs="Times New Roman"/>
          <w:b/>
          <w:bCs/>
          <w:noProof/>
        </w:rPr>
        <w:t>166</w:t>
      </w:r>
      <w:r w:rsidRPr="00DC6D5C">
        <w:rPr>
          <w:rFonts w:ascii="Times New Roman" w:hAnsi="Times New Roman" w:cs="Times New Roman"/>
          <w:noProof/>
        </w:rPr>
        <w:t>, 279–287. (doi:10.1016/j.cell.2016.06.047)</w:t>
      </w:r>
    </w:p>
    <w:p w14:paraId="3E66A03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41.</w:t>
      </w:r>
      <w:r w:rsidRPr="00DC6D5C">
        <w:rPr>
          <w:rFonts w:ascii="Times New Roman" w:hAnsi="Times New Roman" w:cs="Times New Roman"/>
          <w:noProof/>
        </w:rPr>
        <w:tab/>
        <w:t xml:space="preserve">Alleaume-Benharira M, Pen IR, Ronce O. 2006 Geographical patterns of adaptation within a species’ range: interactions between drift and gene flow. </w:t>
      </w:r>
      <w:r w:rsidRPr="00DC6D5C">
        <w:rPr>
          <w:rFonts w:ascii="Times New Roman" w:hAnsi="Times New Roman" w:cs="Times New Roman"/>
          <w:i/>
          <w:iCs/>
          <w:noProof/>
        </w:rPr>
        <w:t>J. Evol. Biol.</w:t>
      </w:r>
      <w:r w:rsidRPr="00DC6D5C">
        <w:rPr>
          <w:rFonts w:ascii="Times New Roman" w:hAnsi="Times New Roman" w:cs="Times New Roman"/>
          <w:noProof/>
        </w:rPr>
        <w:t xml:space="preserve"> </w:t>
      </w:r>
      <w:r w:rsidRPr="00DC6D5C">
        <w:rPr>
          <w:rFonts w:ascii="Times New Roman" w:hAnsi="Times New Roman" w:cs="Times New Roman"/>
          <w:b/>
          <w:bCs/>
          <w:noProof/>
        </w:rPr>
        <w:t>19</w:t>
      </w:r>
      <w:r w:rsidRPr="00DC6D5C">
        <w:rPr>
          <w:rFonts w:ascii="Times New Roman" w:hAnsi="Times New Roman" w:cs="Times New Roman"/>
          <w:noProof/>
        </w:rPr>
        <w:t>, 203–215. (doi:10.1111/j.1420-9101.2005.00976.x)</w:t>
      </w:r>
    </w:p>
    <w:p w14:paraId="021D8466" w14:textId="27A8C6D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42.</w:t>
      </w:r>
      <w:r w:rsidRPr="00DC6D5C">
        <w:rPr>
          <w:rFonts w:ascii="Times New Roman" w:hAnsi="Times New Roman" w:cs="Times New Roman"/>
          <w:noProof/>
        </w:rPr>
        <w:tab/>
        <w:t xml:space="preserve">Lewontin RC, Kojima K. 1960 The evolutionary dynamics of complex polymorphisms.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14</w:t>
      </w:r>
      <w:r w:rsidRPr="00DC6D5C">
        <w:rPr>
          <w:rFonts w:ascii="Times New Roman" w:hAnsi="Times New Roman" w:cs="Times New Roman"/>
          <w:noProof/>
        </w:rPr>
        <w:t>, 458–472. (doi:10.2307/2405995)</w:t>
      </w:r>
    </w:p>
    <w:p w14:paraId="416D00CA" w14:textId="25ED066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43.</w:t>
      </w:r>
      <w:r w:rsidRPr="00DC6D5C">
        <w:rPr>
          <w:rFonts w:ascii="Times New Roman" w:hAnsi="Times New Roman" w:cs="Times New Roman"/>
          <w:noProof/>
        </w:rPr>
        <w:tab/>
        <w:t xml:space="preserve">Kimura M. 1956 A model of a genetic system which leads to closer linkage by natural selection.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278–287. (doi:10.2307/2406012)</w:t>
      </w:r>
    </w:p>
    <w:p w14:paraId="0DC4270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44.</w:t>
      </w:r>
      <w:r w:rsidRPr="00DC6D5C">
        <w:rPr>
          <w:rFonts w:ascii="Times New Roman" w:hAnsi="Times New Roman" w:cs="Times New Roman"/>
          <w:noProof/>
        </w:rPr>
        <w:tab/>
        <w:t xml:space="preserve">Felsenstein J. 1965 The effect of linkage on directional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52</w:t>
      </w:r>
      <w:r w:rsidRPr="00DC6D5C">
        <w:rPr>
          <w:rFonts w:ascii="Times New Roman" w:hAnsi="Times New Roman" w:cs="Times New Roman"/>
          <w:noProof/>
        </w:rPr>
        <w:t xml:space="preserve">, 349–363. </w:t>
      </w:r>
    </w:p>
    <w:p w14:paraId="3919A8EF" w14:textId="058FD2E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45.</w:t>
      </w:r>
      <w:r w:rsidRPr="00DC6D5C">
        <w:rPr>
          <w:rFonts w:ascii="Times New Roman" w:hAnsi="Times New Roman" w:cs="Times New Roman"/>
          <w:noProof/>
        </w:rPr>
        <w:tab/>
        <w:t>Johnson MTJ, Prashad C, Nelson A, Lavoignat M, Saini H. 2018 Contrasting the effects of natural selection, genetic drift and gene flow on urban evolution in white</w:t>
      </w:r>
      <w:r w:rsidR="00806596">
        <w:rPr>
          <w:rFonts w:ascii="Times New Roman" w:hAnsi="Times New Roman" w:cs="Times New Roman"/>
          <w:noProof/>
        </w:rPr>
        <w:t xml:space="preserve"> clover (</w:t>
      </w:r>
      <w:r w:rsidR="00806596" w:rsidRPr="00806596">
        <w:rPr>
          <w:rFonts w:ascii="Times New Roman" w:hAnsi="Times New Roman" w:cs="Times New Roman"/>
          <w:i/>
          <w:noProof/>
        </w:rPr>
        <w:t>Trifolium repens</w:t>
      </w:r>
      <w:r w:rsidRPr="00DC6D5C">
        <w:rPr>
          <w:rFonts w:ascii="Times New Roman" w:hAnsi="Times New Roman" w:cs="Times New Roman"/>
          <w:noProof/>
        </w:rPr>
        <w:t xml:space="preserve">).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2872A28E" w14:textId="116BE4D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46.</w:t>
      </w:r>
      <w:r w:rsidRPr="00DC6D5C">
        <w:rPr>
          <w:rFonts w:ascii="Times New Roman" w:hAnsi="Times New Roman" w:cs="Times New Roman"/>
          <w:noProof/>
        </w:rPr>
        <w:tab/>
        <w:t xml:space="preserve">Team RC. 2017 R: A Language and Environment for Statistical Computing. </w:t>
      </w:r>
      <w:ins w:id="160" w:author="Marc Johnson" w:date="2018-01-24T10:59:00Z">
        <w:r w:rsidR="00ED17F2">
          <w:rPr>
            <w:rFonts w:ascii="Times New Roman" w:hAnsi="Times New Roman" w:cs="Times New Roman"/>
            <w:noProof/>
          </w:rPr>
          <w:t>Vienna, Austria URL</w:t>
        </w:r>
      </w:ins>
      <w:ins w:id="161" w:author="Marc Johnson" w:date="2018-01-24T11:00:00Z">
        <w:r w:rsidR="00ED17F2">
          <w:rPr>
            <w:rFonts w:ascii="Times New Roman" w:hAnsi="Times New Roman" w:cs="Times New Roman"/>
            <w:noProof/>
          </w:rPr>
          <w:t>…</w:t>
        </w:r>
      </w:ins>
    </w:p>
    <w:p w14:paraId="50D2F13C" w14:textId="66EA3DF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47.</w:t>
      </w:r>
      <w:r w:rsidRPr="00DC6D5C">
        <w:rPr>
          <w:rFonts w:ascii="Times New Roman" w:hAnsi="Times New Roman" w:cs="Times New Roman"/>
          <w:noProof/>
        </w:rPr>
        <w:tab/>
        <w:t xml:space="preserve">Kooyers NJ, Olsen KM. 2013 Searching for the bull’s eye: agents and targets of selection </w:t>
      </w:r>
      <w:r w:rsidRPr="00DC6D5C">
        <w:rPr>
          <w:rFonts w:ascii="Times New Roman" w:hAnsi="Times New Roman" w:cs="Times New Roman"/>
          <w:noProof/>
        </w:rPr>
        <w:lastRenderedPageBreak/>
        <w:t>vary among geographically disparate cyanogenesis clines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del w:id="162" w:author="Marc Johnson" w:date="2018-01-24T10:58:00Z">
        <w:r w:rsidRPr="00DC6D5C" w:rsidDel="00ED17F2">
          <w:rPr>
            <w:rFonts w:ascii="Times New Roman" w:hAnsi="Times New Roman" w:cs="Times New Roman"/>
            <w:i/>
            <w:iCs/>
            <w:noProof/>
          </w:rPr>
          <w:delText>.</w:delText>
        </w:r>
      </w:del>
      <w:r w:rsidRPr="00DC6D5C">
        <w:rPr>
          <w:rFonts w:ascii="Times New Roman" w:hAnsi="Times New Roman" w:cs="Times New Roman"/>
          <w:noProof/>
        </w:rPr>
        <w:t xml:space="preserve"> </w:t>
      </w:r>
      <w:r w:rsidRPr="00DC6D5C">
        <w:rPr>
          <w:rFonts w:ascii="Times New Roman" w:hAnsi="Times New Roman" w:cs="Times New Roman"/>
          <w:b/>
          <w:bCs/>
          <w:noProof/>
        </w:rPr>
        <w:t>111</w:t>
      </w:r>
      <w:r w:rsidRPr="00DC6D5C">
        <w:rPr>
          <w:rFonts w:ascii="Times New Roman" w:hAnsi="Times New Roman" w:cs="Times New Roman"/>
          <w:noProof/>
        </w:rPr>
        <w:t>, 495–504. (doi:10.1038/hdy.2013.71)</w:t>
      </w:r>
    </w:p>
    <w:p w14:paraId="477D67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48.</w:t>
      </w:r>
      <w:r w:rsidRPr="00DC6D5C">
        <w:rPr>
          <w:rFonts w:ascii="Times New Roman" w:hAnsi="Times New Roman" w:cs="Times New Roman"/>
          <w:noProof/>
        </w:rPr>
        <w:tab/>
        <w:t xml:space="preserve">Kakes P. 1989 An analysis of the costs and benefits of the cyanogenic system in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Theor. Appl. Genet.</w:t>
      </w:r>
      <w:r w:rsidRPr="00DC6D5C">
        <w:rPr>
          <w:rFonts w:ascii="Times New Roman" w:hAnsi="Times New Roman" w:cs="Times New Roman"/>
          <w:noProof/>
        </w:rPr>
        <w:t xml:space="preserve"> </w:t>
      </w:r>
      <w:r w:rsidRPr="00DC6D5C">
        <w:rPr>
          <w:rFonts w:ascii="Times New Roman" w:hAnsi="Times New Roman" w:cs="Times New Roman"/>
          <w:b/>
          <w:bCs/>
          <w:noProof/>
        </w:rPr>
        <w:t>77</w:t>
      </w:r>
      <w:r w:rsidRPr="00DC6D5C">
        <w:rPr>
          <w:rFonts w:ascii="Times New Roman" w:hAnsi="Times New Roman" w:cs="Times New Roman"/>
          <w:noProof/>
        </w:rPr>
        <w:t>, 111–118. (doi:10.1007/bf00292324)</w:t>
      </w:r>
    </w:p>
    <w:p w14:paraId="31062D54" w14:textId="5008E2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49.</w:t>
      </w:r>
      <w:r w:rsidRPr="00DC6D5C">
        <w:rPr>
          <w:rFonts w:ascii="Times New Roman" w:hAnsi="Times New Roman" w:cs="Times New Roman"/>
          <w:noProof/>
        </w:rPr>
        <w:tab/>
        <w:t xml:space="preserve">Huey RB, Gilchrist GW, Carlson ML, Berrigan D, Serra L. 2000 Rapid evolution of a geographic cline in size in an introduced fly.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287</w:t>
      </w:r>
      <w:r w:rsidRPr="00DC6D5C">
        <w:rPr>
          <w:rFonts w:ascii="Times New Roman" w:hAnsi="Times New Roman" w:cs="Times New Roman"/>
          <w:noProof/>
        </w:rPr>
        <w:t>, 308–309. (doi:10.1126/science.287.5451.308)</w:t>
      </w:r>
    </w:p>
    <w:p w14:paraId="5505B12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50.</w:t>
      </w:r>
      <w:r w:rsidRPr="00DC6D5C">
        <w:rPr>
          <w:rFonts w:ascii="Times New Roman" w:hAnsi="Times New Roman" w:cs="Times New Roman"/>
          <w:noProof/>
        </w:rPr>
        <w:tab/>
        <w:t xml:space="preserve">Caicedo AL, Stinchcombe JR, Olsen KM, Schmitt J, Purugganan MD. 2004 Epistatic interaction between </w:t>
      </w:r>
      <w:r w:rsidRPr="00DC6D5C">
        <w:rPr>
          <w:rFonts w:ascii="Times New Roman" w:hAnsi="Times New Roman" w:cs="Times New Roman"/>
          <w:i/>
          <w:iCs/>
          <w:noProof/>
        </w:rPr>
        <w:t>Arabidopsis</w:t>
      </w:r>
      <w:r w:rsidRPr="00DC6D5C">
        <w:rPr>
          <w:rFonts w:ascii="Times New Roman" w:hAnsi="Times New Roman" w:cs="Times New Roman"/>
          <w:noProof/>
        </w:rPr>
        <w:t xml:space="preserve"> FRI and FLC flowering time genes generates a latitudinal cline in a life history trait.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101</w:t>
      </w:r>
      <w:r w:rsidRPr="00DC6D5C">
        <w:rPr>
          <w:rFonts w:ascii="Times New Roman" w:hAnsi="Times New Roman" w:cs="Times New Roman"/>
          <w:noProof/>
        </w:rPr>
        <w:t>, 15670–5. (doi:10.1073/pnas.0406232101)</w:t>
      </w:r>
    </w:p>
    <w:p w14:paraId="566A0380"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51.</w:t>
      </w:r>
      <w:r w:rsidRPr="00DC6D5C">
        <w:rPr>
          <w:rFonts w:ascii="Times New Roman" w:hAnsi="Times New Roman" w:cs="Times New Roman"/>
          <w:noProof/>
        </w:rPr>
        <w:tab/>
        <w:t xml:space="preserve">Campitelli BE, Stinchcombe JR. 2013 Natural selection maintains a single-locus leaf shape cline in Ivyleaf morning glory, </w:t>
      </w:r>
      <w:r w:rsidRPr="00DC6D5C">
        <w:rPr>
          <w:rFonts w:ascii="Times New Roman" w:hAnsi="Times New Roman" w:cs="Times New Roman"/>
          <w:i/>
          <w:iCs/>
          <w:noProof/>
        </w:rPr>
        <w:t>Ipomoea hederacea</w:t>
      </w:r>
      <w:r w:rsidRPr="00DC6D5C">
        <w:rPr>
          <w:rFonts w:ascii="Times New Roman" w:hAnsi="Times New Roman" w:cs="Times New Roman"/>
          <w:noProof/>
        </w:rPr>
        <w:t xml:space="preserve">.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552–564. (doi:10.1111/mec.12057)</w:t>
      </w:r>
    </w:p>
    <w:p w14:paraId="3C1539A4" w14:textId="4DD3D52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52.</w:t>
      </w:r>
      <w:r w:rsidRPr="00DC6D5C">
        <w:rPr>
          <w:rFonts w:ascii="Times New Roman" w:hAnsi="Times New Roman" w:cs="Times New Roman"/>
          <w:noProof/>
        </w:rPr>
        <w:tab/>
        <w:t xml:space="preserve">Clausen J, Keck D, Hiesey W. 1948 </w:t>
      </w:r>
      <w:r w:rsidRPr="00DC6D5C">
        <w:rPr>
          <w:rFonts w:ascii="Times New Roman" w:hAnsi="Times New Roman" w:cs="Times New Roman"/>
          <w:i/>
          <w:iCs/>
          <w:noProof/>
        </w:rPr>
        <w:t xml:space="preserve">Experimental </w:t>
      </w:r>
      <w:del w:id="163" w:author="Marc Johnson" w:date="2018-01-24T10:59:00Z">
        <w:r w:rsidRPr="00DC6D5C" w:rsidDel="00ED17F2">
          <w:rPr>
            <w:rFonts w:ascii="Times New Roman" w:hAnsi="Times New Roman" w:cs="Times New Roman"/>
            <w:i/>
            <w:iCs/>
            <w:noProof/>
          </w:rPr>
          <w:delText xml:space="preserve">studies </w:delText>
        </w:r>
      </w:del>
      <w:ins w:id="164" w:author="Marc Johnson" w:date="2018-01-24T10:59:00Z">
        <w:r w:rsidR="00ED17F2">
          <w:rPr>
            <w:rFonts w:ascii="Times New Roman" w:hAnsi="Times New Roman" w:cs="Times New Roman"/>
            <w:i/>
            <w:iCs/>
            <w:noProof/>
          </w:rPr>
          <w:t>S</w:t>
        </w:r>
        <w:r w:rsidR="00ED17F2" w:rsidRPr="00DC6D5C">
          <w:rPr>
            <w:rFonts w:ascii="Times New Roman" w:hAnsi="Times New Roman" w:cs="Times New Roman"/>
            <w:i/>
            <w:iCs/>
            <w:noProof/>
          </w:rPr>
          <w:t xml:space="preserve">tudies </w:t>
        </w:r>
      </w:ins>
      <w:r w:rsidRPr="00DC6D5C">
        <w:rPr>
          <w:rFonts w:ascii="Times New Roman" w:hAnsi="Times New Roman" w:cs="Times New Roman"/>
          <w:i/>
          <w:iCs/>
          <w:noProof/>
        </w:rPr>
        <w:t xml:space="preserve">on the </w:t>
      </w:r>
      <w:del w:id="165" w:author="Marc Johnson" w:date="2018-01-24T10:59:00Z">
        <w:r w:rsidRPr="00DC6D5C" w:rsidDel="00ED17F2">
          <w:rPr>
            <w:rFonts w:ascii="Times New Roman" w:hAnsi="Times New Roman" w:cs="Times New Roman"/>
            <w:i/>
            <w:iCs/>
            <w:noProof/>
          </w:rPr>
          <w:delText xml:space="preserve">nature </w:delText>
        </w:r>
      </w:del>
      <w:ins w:id="166" w:author="Marc Johnson" w:date="2018-01-24T10:59:00Z">
        <w:r w:rsidR="00ED17F2">
          <w:rPr>
            <w:rFonts w:ascii="Times New Roman" w:hAnsi="Times New Roman" w:cs="Times New Roman"/>
            <w:i/>
            <w:iCs/>
            <w:noProof/>
          </w:rPr>
          <w:t>N</w:t>
        </w:r>
        <w:r w:rsidR="00ED17F2" w:rsidRPr="00DC6D5C">
          <w:rPr>
            <w:rFonts w:ascii="Times New Roman" w:hAnsi="Times New Roman" w:cs="Times New Roman"/>
            <w:i/>
            <w:iCs/>
            <w:noProof/>
          </w:rPr>
          <w:t xml:space="preserve">ature </w:t>
        </w:r>
      </w:ins>
      <w:r w:rsidRPr="00DC6D5C">
        <w:rPr>
          <w:rFonts w:ascii="Times New Roman" w:hAnsi="Times New Roman" w:cs="Times New Roman"/>
          <w:i/>
          <w:iCs/>
          <w:noProof/>
        </w:rPr>
        <w:t xml:space="preserve">of </w:t>
      </w:r>
      <w:del w:id="167" w:author="Marc Johnson" w:date="2018-01-24T10:59:00Z">
        <w:r w:rsidRPr="00DC6D5C" w:rsidDel="00ED17F2">
          <w:rPr>
            <w:rFonts w:ascii="Times New Roman" w:hAnsi="Times New Roman" w:cs="Times New Roman"/>
            <w:i/>
            <w:iCs/>
            <w:noProof/>
          </w:rPr>
          <w:delText>species</w:delText>
        </w:r>
      </w:del>
      <w:ins w:id="168" w:author="Marc Johnson" w:date="2018-01-24T10:59:00Z">
        <w:r w:rsidR="00ED17F2">
          <w:rPr>
            <w:rFonts w:ascii="Times New Roman" w:hAnsi="Times New Roman" w:cs="Times New Roman"/>
            <w:i/>
            <w:iCs/>
            <w:noProof/>
          </w:rPr>
          <w:t>S</w:t>
        </w:r>
        <w:r w:rsidR="00ED17F2" w:rsidRPr="00DC6D5C">
          <w:rPr>
            <w:rFonts w:ascii="Times New Roman" w:hAnsi="Times New Roman" w:cs="Times New Roman"/>
            <w:i/>
            <w:iCs/>
            <w:noProof/>
          </w:rPr>
          <w:t>pecies</w:t>
        </w:r>
      </w:ins>
      <w:r w:rsidRPr="00DC6D5C">
        <w:rPr>
          <w:rFonts w:ascii="Times New Roman" w:hAnsi="Times New Roman" w:cs="Times New Roman"/>
          <w:i/>
          <w:iCs/>
          <w:noProof/>
        </w:rPr>
        <w:t xml:space="preserve">. III. Environmental </w:t>
      </w:r>
      <w:del w:id="169" w:author="Marc Johnson" w:date="2018-01-24T11:00:00Z">
        <w:r w:rsidRPr="00DC6D5C" w:rsidDel="00AA3867">
          <w:rPr>
            <w:rFonts w:ascii="Times New Roman" w:hAnsi="Times New Roman" w:cs="Times New Roman"/>
            <w:i/>
            <w:iCs/>
            <w:noProof/>
          </w:rPr>
          <w:delText xml:space="preserve">responses </w:delText>
        </w:r>
      </w:del>
      <w:ins w:id="170" w:author="Marc Johnson" w:date="2018-01-24T11:00:00Z">
        <w:r w:rsidR="00AA3867">
          <w:rPr>
            <w:rFonts w:ascii="Times New Roman" w:hAnsi="Times New Roman" w:cs="Times New Roman"/>
            <w:i/>
            <w:iCs/>
            <w:noProof/>
          </w:rPr>
          <w:t>R</w:t>
        </w:r>
        <w:r w:rsidR="00AA3867" w:rsidRPr="00DC6D5C">
          <w:rPr>
            <w:rFonts w:ascii="Times New Roman" w:hAnsi="Times New Roman" w:cs="Times New Roman"/>
            <w:i/>
            <w:iCs/>
            <w:noProof/>
          </w:rPr>
          <w:t xml:space="preserve">esponses </w:t>
        </w:r>
      </w:ins>
      <w:r w:rsidRPr="00DC6D5C">
        <w:rPr>
          <w:rFonts w:ascii="Times New Roman" w:hAnsi="Times New Roman" w:cs="Times New Roman"/>
          <w:i/>
          <w:iCs/>
          <w:noProof/>
        </w:rPr>
        <w:t xml:space="preserve">of </w:t>
      </w:r>
      <w:del w:id="171" w:author="Marc Johnson" w:date="2018-01-24T11:00:00Z">
        <w:r w:rsidRPr="00DC6D5C" w:rsidDel="00AA3867">
          <w:rPr>
            <w:rFonts w:ascii="Times New Roman" w:hAnsi="Times New Roman" w:cs="Times New Roman"/>
            <w:i/>
            <w:iCs/>
            <w:noProof/>
          </w:rPr>
          <w:delText>c</w:delText>
        </w:r>
        <w:r w:rsidR="00806596" w:rsidDel="00AA3867">
          <w:rPr>
            <w:rFonts w:ascii="Times New Roman" w:hAnsi="Times New Roman" w:cs="Times New Roman"/>
            <w:i/>
            <w:iCs/>
            <w:noProof/>
          </w:rPr>
          <w:delText xml:space="preserve">limatic </w:delText>
        </w:r>
      </w:del>
      <w:ins w:id="172" w:author="Marc Johnson" w:date="2018-01-24T11:00:00Z">
        <w:r w:rsidR="00AA3867">
          <w:rPr>
            <w:rFonts w:ascii="Times New Roman" w:hAnsi="Times New Roman" w:cs="Times New Roman"/>
            <w:i/>
            <w:iCs/>
            <w:noProof/>
          </w:rPr>
          <w:t xml:space="preserve">Climatic </w:t>
        </w:r>
      </w:ins>
      <w:del w:id="173" w:author="Marc Johnson" w:date="2018-01-24T11:00:00Z">
        <w:r w:rsidR="00806596" w:rsidDel="00AA3867">
          <w:rPr>
            <w:rFonts w:ascii="Times New Roman" w:hAnsi="Times New Roman" w:cs="Times New Roman"/>
            <w:i/>
            <w:iCs/>
            <w:noProof/>
          </w:rPr>
          <w:delText xml:space="preserve">races </w:delText>
        </w:r>
      </w:del>
      <w:ins w:id="174" w:author="Marc Johnson" w:date="2018-01-24T11:00:00Z">
        <w:r w:rsidR="00AA3867">
          <w:rPr>
            <w:rFonts w:ascii="Times New Roman" w:hAnsi="Times New Roman" w:cs="Times New Roman"/>
            <w:i/>
            <w:iCs/>
            <w:noProof/>
          </w:rPr>
          <w:t xml:space="preserve">Races </w:t>
        </w:r>
      </w:ins>
      <w:r w:rsidR="00806596">
        <w:rPr>
          <w:rFonts w:ascii="Times New Roman" w:hAnsi="Times New Roman" w:cs="Times New Roman"/>
          <w:i/>
          <w:iCs/>
          <w:noProof/>
        </w:rPr>
        <w:t xml:space="preserve">of </w:t>
      </w:r>
      <w:r w:rsidR="00806596" w:rsidRPr="00AA3867">
        <w:rPr>
          <w:rFonts w:ascii="Times New Roman" w:hAnsi="Times New Roman" w:cs="Times New Roman"/>
          <w:iCs/>
          <w:noProof/>
          <w:rPrChange w:id="175" w:author="Marc Johnson" w:date="2018-01-24T11:00:00Z">
            <w:rPr>
              <w:rFonts w:ascii="Times New Roman" w:hAnsi="Times New Roman" w:cs="Times New Roman"/>
              <w:i/>
              <w:iCs/>
              <w:noProof/>
            </w:rPr>
          </w:rPrChange>
        </w:rPr>
        <w:t>Achillea</w:t>
      </w:r>
      <w:r w:rsidRPr="00DC6D5C">
        <w:rPr>
          <w:rFonts w:ascii="Times New Roman" w:hAnsi="Times New Roman" w:cs="Times New Roman"/>
          <w:noProof/>
        </w:rPr>
        <w:t xml:space="preserve">. Washington, DC: Carnegie Institution of Washington. </w:t>
      </w:r>
    </w:p>
    <w:p w14:paraId="155110E3" w14:textId="688748D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53.</w:t>
      </w:r>
      <w:r w:rsidRPr="00DC6D5C">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Heredity</w:t>
      </w:r>
      <w:del w:id="176" w:author="Marc Johnson" w:date="2018-01-24T11:00:00Z">
        <w:r w:rsidRPr="00DC6D5C" w:rsidDel="00AA3867">
          <w:rPr>
            <w:rFonts w:ascii="Times New Roman" w:hAnsi="Times New Roman" w:cs="Times New Roman"/>
            <w:i/>
            <w:iCs/>
            <w:noProof/>
          </w:rPr>
          <w:delText>.</w:delText>
        </w:r>
      </w:del>
      <w:r w:rsidRPr="00DC6D5C">
        <w:rPr>
          <w:rFonts w:ascii="Times New Roman" w:hAnsi="Times New Roman" w:cs="Times New Roman"/>
          <w:noProof/>
        </w:rPr>
        <w:t xml:space="preserve"> </w:t>
      </w:r>
      <w:r w:rsidRPr="00DC6D5C">
        <w:rPr>
          <w:rFonts w:ascii="Times New Roman" w:hAnsi="Times New Roman" w:cs="Times New Roman"/>
          <w:b/>
          <w:bCs/>
          <w:noProof/>
        </w:rPr>
        <w:t>114</w:t>
      </w:r>
      <w:r w:rsidRPr="00DC6D5C">
        <w:rPr>
          <w:rFonts w:ascii="Times New Roman" w:hAnsi="Times New Roman" w:cs="Times New Roman"/>
          <w:noProof/>
        </w:rPr>
        <w:t>, 220–228. (doi:10.1038/hdy.2014.89)</w:t>
      </w:r>
    </w:p>
    <w:p w14:paraId="620192CE" w14:textId="2D30EF9C"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54.</w:t>
      </w:r>
      <w:r w:rsidRPr="00DC6D5C">
        <w:rPr>
          <w:rFonts w:ascii="Times New Roman" w:hAnsi="Times New Roman" w:cs="Times New Roman"/>
          <w:noProof/>
        </w:rPr>
        <w:tab/>
        <w:t xml:space="preserve">Zhao ZG, Wang YK. 2015 Selection by pollinators on floral traits in generalized </w:t>
      </w:r>
      <w:r w:rsidRPr="00DC6D5C">
        <w:rPr>
          <w:rFonts w:ascii="Times New Roman" w:hAnsi="Times New Roman" w:cs="Times New Roman"/>
          <w:i/>
          <w:iCs/>
          <w:noProof/>
        </w:rPr>
        <w:t>Trollius ranunculoides</w:t>
      </w:r>
      <w:r w:rsidRPr="00DC6D5C">
        <w:rPr>
          <w:rFonts w:ascii="Times New Roman" w:hAnsi="Times New Roman" w:cs="Times New Roman"/>
          <w:noProof/>
        </w:rPr>
        <w:t xml:space="preserve"> (Ranunculaceae) along altitudinal gradients. </w:t>
      </w:r>
      <w:r w:rsidRPr="00DC6D5C">
        <w:rPr>
          <w:rFonts w:ascii="Times New Roman" w:hAnsi="Times New Roman" w:cs="Times New Roman"/>
          <w:i/>
          <w:iCs/>
          <w:noProof/>
        </w:rPr>
        <w:t xml:space="preserve">PLoS </w:t>
      </w:r>
      <w:del w:id="177" w:author="Marc Johnson" w:date="2018-01-24T11:07:00Z">
        <w:r w:rsidRPr="00DC6D5C" w:rsidDel="00607D1C">
          <w:rPr>
            <w:rFonts w:ascii="Times New Roman" w:hAnsi="Times New Roman" w:cs="Times New Roman"/>
            <w:i/>
            <w:iCs/>
            <w:noProof/>
          </w:rPr>
          <w:delText>One</w:delText>
        </w:r>
        <w:r w:rsidRPr="00DC6D5C" w:rsidDel="00607D1C">
          <w:rPr>
            <w:rFonts w:ascii="Times New Roman" w:hAnsi="Times New Roman" w:cs="Times New Roman"/>
            <w:noProof/>
          </w:rPr>
          <w:delText xml:space="preserve"> </w:delText>
        </w:r>
      </w:del>
      <w:ins w:id="178" w:author="Marc Johnson" w:date="2018-01-24T11:07:00Z">
        <w:r w:rsidR="00607D1C">
          <w:rPr>
            <w:rFonts w:ascii="Times New Roman" w:hAnsi="Times New Roman" w:cs="Times New Roman"/>
            <w:i/>
            <w:iCs/>
            <w:noProof/>
          </w:rPr>
          <w:t>ONE</w:t>
        </w:r>
        <w:r w:rsidR="00607D1C" w:rsidRPr="00DC6D5C">
          <w:rPr>
            <w:rFonts w:ascii="Times New Roman" w:hAnsi="Times New Roman" w:cs="Times New Roman"/>
            <w:noProof/>
          </w:rPr>
          <w:t xml:space="preserve"> </w:t>
        </w:r>
      </w:ins>
      <w:r w:rsidRPr="00DC6D5C">
        <w:rPr>
          <w:rFonts w:ascii="Times New Roman" w:hAnsi="Times New Roman" w:cs="Times New Roman"/>
          <w:b/>
          <w:bCs/>
          <w:noProof/>
        </w:rPr>
        <w:t>10</w:t>
      </w:r>
      <w:r w:rsidRPr="00DC6D5C">
        <w:rPr>
          <w:rFonts w:ascii="Times New Roman" w:hAnsi="Times New Roman" w:cs="Times New Roman"/>
          <w:noProof/>
        </w:rPr>
        <w:t>, 1–16. (doi:10.1371/journal.pone.0118299)</w:t>
      </w:r>
    </w:p>
    <w:p w14:paraId="7169C778" w14:textId="05AE538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55.</w:t>
      </w:r>
      <w:r w:rsidRPr="00DC6D5C">
        <w:rPr>
          <w:rFonts w:ascii="Times New Roman" w:hAnsi="Times New Roman" w:cs="Times New Roman"/>
          <w:noProof/>
        </w:rPr>
        <w:tab/>
        <w:t xml:space="preserve">Samis KE, Heath KD, Stinchcombe JR. 2008 Discordant longitudinal clines in flowering time and Phytochrome C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Evolution</w:t>
      </w:r>
      <w:del w:id="179" w:author="Marc Johnson" w:date="2018-01-24T11:07:00Z">
        <w:r w:rsidRPr="00DC6D5C" w:rsidDel="00607D1C">
          <w:rPr>
            <w:rFonts w:ascii="Times New Roman" w:hAnsi="Times New Roman" w:cs="Times New Roman"/>
            <w:i/>
            <w:iCs/>
            <w:noProof/>
          </w:rPr>
          <w:delText>.</w:delText>
        </w:r>
      </w:del>
      <w:r w:rsidRPr="00DC6D5C">
        <w:rPr>
          <w:rFonts w:ascii="Times New Roman" w:hAnsi="Times New Roman" w:cs="Times New Roman"/>
          <w:noProof/>
        </w:rPr>
        <w:t xml:space="preserve"> </w:t>
      </w:r>
      <w:r w:rsidRPr="00DC6D5C">
        <w:rPr>
          <w:rFonts w:ascii="Times New Roman" w:hAnsi="Times New Roman" w:cs="Times New Roman"/>
          <w:b/>
          <w:bCs/>
          <w:noProof/>
        </w:rPr>
        <w:t>62</w:t>
      </w:r>
      <w:del w:id="180" w:author="Marc Johnson" w:date="2018-01-24T11:07:00Z">
        <w:r w:rsidRPr="00DC6D5C" w:rsidDel="00607D1C">
          <w:rPr>
            <w:rFonts w:ascii="Times New Roman" w:hAnsi="Times New Roman" w:cs="Times New Roman"/>
            <w:noProof/>
          </w:rPr>
          <w:delText>,</w:delText>
        </w:r>
      </w:del>
      <w:r w:rsidRPr="00DC6D5C">
        <w:rPr>
          <w:rFonts w:ascii="Times New Roman" w:hAnsi="Times New Roman" w:cs="Times New Roman"/>
          <w:noProof/>
        </w:rPr>
        <w:t xml:space="preserve"> 2971–2983. (doi:10.1111/j.1558-5646.2008.00484.x)</w:t>
      </w:r>
    </w:p>
    <w:p w14:paraId="0216303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56.</w:t>
      </w:r>
      <w:r w:rsidRPr="00DC6D5C">
        <w:rPr>
          <w:rFonts w:ascii="Times New Roman" w:hAnsi="Times New Roman" w:cs="Times New Roman"/>
          <w:noProof/>
        </w:rPr>
        <w:tab/>
        <w:t xml:space="preserve">Excoffier L, Ray N. 2008 Surfing during population expansions promotes genetic revolutions and structuration. </w:t>
      </w:r>
      <w:r w:rsidRPr="00DC6D5C">
        <w:rPr>
          <w:rFonts w:ascii="Times New Roman" w:hAnsi="Times New Roman" w:cs="Times New Roman"/>
          <w:i/>
          <w:iCs/>
          <w:noProof/>
        </w:rPr>
        <w:t>Trends Ecol. Evol.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347–351. (doi:10.1016/j.tree.2008.04.004)</w:t>
      </w:r>
    </w:p>
    <w:p w14:paraId="284598DC" w14:textId="2ECCC95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57.</w:t>
      </w:r>
      <w:r w:rsidRPr="00DC6D5C">
        <w:rPr>
          <w:rFonts w:ascii="Times New Roman" w:hAnsi="Times New Roman" w:cs="Times New Roman"/>
          <w:noProof/>
        </w:rPr>
        <w:tab/>
        <w:t xml:space="preserve">Eckert CG, Samis KE, Lougheed SC. 2008 Genetic variation across species’ geographical ranges: </w:t>
      </w:r>
      <w:ins w:id="181" w:author="Marc Johnson" w:date="2018-01-24T11:08:00Z">
        <w:r w:rsidR="00607D1C">
          <w:rPr>
            <w:rFonts w:ascii="Times New Roman" w:hAnsi="Times New Roman" w:cs="Times New Roman"/>
            <w:noProof/>
          </w:rPr>
          <w:t>t</w:t>
        </w:r>
      </w:ins>
      <w:del w:id="182" w:author="Marc Johnson" w:date="2018-01-24T11:08:00Z">
        <w:r w:rsidRPr="00DC6D5C" w:rsidDel="00607D1C">
          <w:rPr>
            <w:rFonts w:ascii="Times New Roman" w:hAnsi="Times New Roman" w:cs="Times New Roman"/>
            <w:noProof/>
          </w:rPr>
          <w:delText>T</w:delText>
        </w:r>
      </w:del>
      <w:r w:rsidRPr="00DC6D5C">
        <w:rPr>
          <w:rFonts w:ascii="Times New Roman" w:hAnsi="Times New Roman" w:cs="Times New Roman"/>
          <w:noProof/>
        </w:rPr>
        <w:t xml:space="preserve">he central-marginal hypothesis and beyond.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17</w:t>
      </w:r>
      <w:r w:rsidRPr="00DC6D5C">
        <w:rPr>
          <w:rFonts w:ascii="Times New Roman" w:hAnsi="Times New Roman" w:cs="Times New Roman"/>
          <w:noProof/>
        </w:rPr>
        <w:t xml:space="preserve">, 1170–1188. </w:t>
      </w:r>
      <w:r w:rsidRPr="00DC6D5C">
        <w:rPr>
          <w:rFonts w:ascii="Times New Roman" w:hAnsi="Times New Roman" w:cs="Times New Roman"/>
          <w:noProof/>
        </w:rPr>
        <w:lastRenderedPageBreak/>
        <w:t>(doi:10.1111/j.1365-294X.2007.03659.x)</w:t>
      </w:r>
    </w:p>
    <w:p w14:paraId="1105FDB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58.</w:t>
      </w:r>
      <w:r w:rsidRPr="00DC6D5C">
        <w:rPr>
          <w:rFonts w:ascii="Times New Roman" w:hAnsi="Times New Roman" w:cs="Times New Roman"/>
          <w:noProof/>
        </w:rPr>
        <w:tab/>
        <w:t xml:space="preserve">Yakub M, Tiffin P. 2016 Living in the city: urban environments shape the evolution of a native annual plant. </w:t>
      </w:r>
      <w:r w:rsidRPr="00DC6D5C">
        <w:rPr>
          <w:rFonts w:ascii="Times New Roman" w:hAnsi="Times New Roman" w:cs="Times New Roman"/>
          <w:i/>
          <w:iCs/>
          <w:noProof/>
        </w:rPr>
        <w:t>Glob. Chang. Biol.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2082–2089. (doi:10.1111/gcb.13528)</w:t>
      </w:r>
    </w:p>
    <w:p w14:paraId="2DE29B56" w14:textId="2278C3F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59.</w:t>
      </w:r>
      <w:r w:rsidRPr="00DC6D5C">
        <w:rPr>
          <w:rFonts w:ascii="Times New Roman" w:hAnsi="Times New Roman" w:cs="Times New Roman"/>
          <w:noProof/>
        </w:rPr>
        <w:tab/>
        <w:t xml:space="preserve">Winchell KM, Reynolds RG, Prado-Irwin SR, Puente-Rolón AR, Revell LJ. 2016 Phenotypic shifts in urban areas in the tropical lizard </w:t>
      </w:r>
      <w:r w:rsidRPr="00DC6D5C">
        <w:rPr>
          <w:rFonts w:ascii="Times New Roman" w:hAnsi="Times New Roman" w:cs="Times New Roman"/>
          <w:i/>
          <w:iCs/>
          <w:noProof/>
        </w:rPr>
        <w:t>Anolis cristatellus</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70</w:t>
      </w:r>
      <w:r w:rsidRPr="00DC6D5C">
        <w:rPr>
          <w:rFonts w:ascii="Times New Roman" w:hAnsi="Times New Roman" w:cs="Times New Roman"/>
          <w:noProof/>
        </w:rPr>
        <w:t>, 1009–1022. (doi:10.1111/evo.12925)</w:t>
      </w:r>
    </w:p>
    <w:p w14:paraId="696E0DE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60.</w:t>
      </w:r>
      <w:r w:rsidRPr="00DC6D5C">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3629–3637. (doi:10.1111/mec.12288)</w:t>
      </w:r>
    </w:p>
    <w:p w14:paraId="3E175033" w14:textId="7F6A50A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61.</w:t>
      </w:r>
      <w:r w:rsidRPr="00DC6D5C">
        <w:rPr>
          <w:rFonts w:ascii="Times New Roman" w:hAnsi="Times New Roman" w:cs="Times New Roman"/>
          <w:noProof/>
        </w:rPr>
        <w:tab/>
        <w:t xml:space="preserve">Barnes I, Duda A, Pybus OG, Thomas MG. 2011 Ancient urbanization predicts genetic resistance to tuberculosis.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65</w:t>
      </w:r>
      <w:r w:rsidRPr="00DC6D5C">
        <w:rPr>
          <w:rFonts w:ascii="Times New Roman" w:hAnsi="Times New Roman" w:cs="Times New Roman"/>
          <w:noProof/>
        </w:rPr>
        <w:t>, 842–848. (doi:10.1111/j.1558-5646.2010.01132.x)</w:t>
      </w:r>
    </w:p>
    <w:p w14:paraId="1F6C77B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62.</w:t>
      </w:r>
      <w:r w:rsidRPr="00DC6D5C">
        <w:rPr>
          <w:rFonts w:ascii="Times New Roman" w:hAnsi="Times New Roman" w:cs="Times New Roman"/>
          <w:noProof/>
        </w:rPr>
        <w:tab/>
        <w:t xml:space="preserve">Noël S, Ouellet M, Galois P, Lapointe FJ. 2007 Impact of urban fragmentation on the genetic structure of the eastern red-backed salamander. </w:t>
      </w:r>
      <w:r w:rsidRPr="00DC6D5C">
        <w:rPr>
          <w:rFonts w:ascii="Times New Roman" w:hAnsi="Times New Roman" w:cs="Times New Roman"/>
          <w:i/>
          <w:iCs/>
          <w:noProof/>
        </w:rPr>
        <w:t>Conserv. Genet.</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599–606. (doi:10.1007/s10592-006-9202-1)</w:t>
      </w:r>
    </w:p>
    <w:p w14:paraId="68F5A07F" w14:textId="6EDCB41F" w:rsidR="00A21108" w:rsidRDefault="000A63E6" w:rsidP="00DC6D5C">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466F20BA"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183"/>
      <w:r w:rsidR="008E3E1C">
        <w:rPr>
          <w:rFonts w:ascii="Times New Roman" w:hAnsi="Times New Roman" w:cs="Times New Roman"/>
        </w:rPr>
        <w:t>When both loci are drifting</w:t>
      </w:r>
      <w:commentRangeEnd w:id="183"/>
      <w:r w:rsidR="008E3E1C">
        <w:rPr>
          <w:rStyle w:val="CommentReference"/>
        </w:rPr>
        <w:commentReference w:id="183"/>
      </w:r>
      <w:r w:rsidR="008E3E1C">
        <w:rPr>
          <w:rFonts w:ascii="Times New Roman" w:hAnsi="Times New Roman" w:cs="Times New Roman"/>
        </w:rPr>
        <w:t>, t</w:t>
      </w:r>
      <w:commentRangeStart w:id="184"/>
      <w:r w:rsidRPr="00353D38">
        <w:rPr>
          <w:rFonts w:ascii="Times New Roman" w:hAnsi="Times New Roman" w:cs="Times New Roman"/>
        </w:rPr>
        <w:t xml:space="preserve">he frequency of HCN will only increase </w:t>
      </w:r>
      <w:ins w:id="185" w:author="Marc Johnson" w:date="2018-01-24T09:42:00Z">
        <w:r w:rsidR="00D432E6">
          <w:rPr>
            <w:rFonts w:ascii="Times New Roman" w:hAnsi="Times New Roman" w:cs="Times New Roman"/>
          </w:rPr>
          <w:t xml:space="preserve">substantially </w:t>
        </w:r>
      </w:ins>
      <w:r w:rsidRPr="00353D38">
        <w:rPr>
          <w:rFonts w:ascii="Times New Roman" w:hAnsi="Times New Roman" w:cs="Times New Roman"/>
        </w:rPr>
        <w:t xml:space="preserve">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184"/>
      <w:r w:rsidR="00F864A1">
        <w:rPr>
          <w:rStyle w:val="CommentReference"/>
        </w:rPr>
        <w:commentReference w:id="184"/>
      </w:r>
      <w:r w:rsidRPr="00353D38">
        <w:rPr>
          <w:rFonts w:ascii="Times New Roman" w:hAnsi="Times New Roman" w:cs="Times New Roman"/>
        </w:rPr>
        <w:t xml:space="preserve">). </w:t>
      </w:r>
      <w:commentRangeStart w:id="186"/>
      <w:ins w:id="187" w:author="Marc Johnson" w:date="2018-01-24T09:43:00Z">
        <w:r w:rsidR="00A73F29">
          <w:rPr>
            <w:rFonts w:ascii="Times New Roman" w:hAnsi="Times New Roman" w:cs="Times New Roman"/>
          </w:rPr>
          <w:t>By</w:t>
        </w:r>
      </w:ins>
      <w:commentRangeEnd w:id="186"/>
      <w:ins w:id="188" w:author="Marc Johnson" w:date="2018-01-24T09:45:00Z">
        <w:r w:rsidR="00A73F29">
          <w:rPr>
            <w:rStyle w:val="CommentReference"/>
          </w:rPr>
          <w:commentReference w:id="186"/>
        </w:r>
      </w:ins>
      <w:ins w:id="189" w:author="Marc Johnson" w:date="2018-01-24T09:43:00Z">
        <w:r w:rsidR="00A73F29">
          <w:rPr>
            <w:rFonts w:ascii="Times New Roman" w:hAnsi="Times New Roman" w:cs="Times New Roman"/>
          </w:rPr>
          <w:t xml:space="preserve"> contrast, a decrease in the frequency of </w:t>
        </w:r>
      </w:ins>
      <w:ins w:id="190" w:author="Marc Johnson" w:date="2018-01-24T09:44:00Z">
        <w:r w:rsidR="00A73F29">
          <w:rPr>
            <w:rFonts w:ascii="Times New Roman" w:hAnsi="Times New Roman" w:cs="Times New Roman"/>
          </w:rPr>
          <w:t xml:space="preserve">the dominant allele </w:t>
        </w:r>
      </w:ins>
      <w:ins w:id="191" w:author="Marc Johnson" w:date="2018-01-24T09:45:00Z">
        <w:r w:rsidR="00A73F29">
          <w:rPr>
            <w:rFonts w:ascii="Times New Roman" w:hAnsi="Times New Roman" w:cs="Times New Roman"/>
          </w:rPr>
          <w:t xml:space="preserve">at </w:t>
        </w:r>
      </w:ins>
      <w:ins w:id="192" w:author="Marc Johnson" w:date="2018-01-24T09:43:00Z">
        <w:r w:rsidR="00A73F29">
          <w:rPr>
            <w:rFonts w:ascii="Times New Roman" w:hAnsi="Times New Roman" w:cs="Times New Roman"/>
          </w:rPr>
          <w:t xml:space="preserve">either locus </w:t>
        </w:r>
      </w:ins>
      <w:ins w:id="193" w:author="Marc Johnson" w:date="2018-01-24T09:45:00Z">
        <w:r w:rsidR="00A73F29">
          <w:rPr>
            <w:rFonts w:ascii="Times New Roman" w:hAnsi="Times New Roman" w:cs="Times New Roman"/>
          </w:rPr>
          <w:t>typically r</w:t>
        </w:r>
      </w:ins>
      <w:ins w:id="194" w:author="Marc Johnson" w:date="2018-01-24T09:44:00Z">
        <w:r w:rsidR="00A73F29">
          <w:rPr>
            <w:rFonts w:ascii="Times New Roman" w:hAnsi="Times New Roman" w:cs="Times New Roman"/>
          </w:rPr>
          <w:t>esult</w:t>
        </w:r>
      </w:ins>
      <w:ins w:id="195" w:author="Marc Johnson" w:date="2018-01-24T09:45:00Z">
        <w:r w:rsidR="00A73F29">
          <w:rPr>
            <w:rFonts w:ascii="Times New Roman" w:hAnsi="Times New Roman" w:cs="Times New Roman"/>
          </w:rPr>
          <w:t>s</w:t>
        </w:r>
      </w:ins>
      <w:ins w:id="196" w:author="Marc Johnson" w:date="2018-01-24T09:44:00Z">
        <w:r w:rsidR="00A73F29">
          <w:rPr>
            <w:rFonts w:ascii="Times New Roman" w:hAnsi="Times New Roman" w:cs="Times New Roman"/>
          </w:rPr>
          <w:t xml:space="preserve"> in a rapid decrease in the frequency of HCN. </w:t>
        </w:r>
      </w:ins>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commentRangeStart w:id="197"/>
      <w:r w:rsidRPr="00353D38">
        <w:rPr>
          <w:rFonts w:ascii="Times New Roman" w:hAnsi="Times New Roman" w:cs="Times New Roman"/>
          <w:b/>
        </w:rPr>
        <w:lastRenderedPageBreak/>
        <w:t>Table</w:t>
      </w:r>
      <w:commentRangeEnd w:id="197"/>
      <w:r w:rsidR="00FE0EE8">
        <w:rPr>
          <w:rStyle w:val="CommentReference"/>
        </w:rPr>
        <w:commentReference w:id="197"/>
      </w:r>
      <w:r w:rsidRPr="00353D38">
        <w:rPr>
          <w:rFonts w:ascii="Times New Roman" w:hAnsi="Times New Roman" w:cs="Times New Roman"/>
          <w:b/>
        </w:rPr>
        <w:t xml:space="preserv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60DEA62A" w:rsidR="00695730" w:rsidRPr="00353D38" w:rsidRDefault="00695730" w:rsidP="00FE0EE8">
            <w:pPr>
              <w:rPr>
                <w:rFonts w:ascii="Times New Roman" w:eastAsia="Times New Roman" w:hAnsi="Times New Roman" w:cs="Times New Roman"/>
                <w:color w:val="000000"/>
              </w:rPr>
            </w:pPr>
            <w:commentRangeStart w:id="198"/>
            <w:commentRangeStart w:id="199"/>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198"/>
            <w:r w:rsidR="009A2CD2">
              <w:rPr>
                <w:rStyle w:val="CommentReference"/>
              </w:rPr>
              <w:commentReference w:id="198"/>
            </w:r>
            <w:commentRangeEnd w:id="199"/>
            <w:r w:rsidR="008E3E1C">
              <w:rPr>
                <w:rStyle w:val="CommentReference"/>
              </w:rPr>
              <w:commentReference w:id="199"/>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 xml:space="preserve">This is equivalent to </w:t>
            </w:r>
            <w:del w:id="200" w:author="Marc Johnson" w:date="2018-01-24T09:49:00Z">
              <w:r w:rsidR="00876386" w:rsidDel="00FE0EE8">
                <w:rPr>
                  <w:rFonts w:ascii="Times New Roman" w:eastAsia="Times New Roman" w:hAnsi="Times New Roman" w:cs="Times New Roman"/>
                  <w:color w:val="000000"/>
                </w:rPr>
                <w:delText xml:space="preserve">sampling </w:delText>
              </w:r>
            </w:del>
            <w:ins w:id="201" w:author="Marc Johnson" w:date="2018-01-24T09:49:00Z">
              <w:r w:rsidR="00FE0EE8">
                <w:rPr>
                  <w:rFonts w:ascii="Times New Roman" w:eastAsia="Times New Roman" w:hAnsi="Times New Roman" w:cs="Times New Roman"/>
                  <w:color w:val="000000"/>
                </w:rPr>
                <w:t>manipulating the number of individuals sampled to form new populations</w:t>
              </w:r>
            </w:ins>
            <w:del w:id="202" w:author="Marc Johnson" w:date="2018-01-24T09:49:00Z">
              <w:r w:rsidR="00876386" w:rsidDel="00FE0EE8">
                <w:rPr>
                  <w:rFonts w:ascii="Times New Roman" w:eastAsia="Times New Roman" w:hAnsi="Times New Roman" w:cs="Times New Roman"/>
                  <w:color w:val="000000"/>
                </w:rPr>
                <w:delText>a finite number of individuals</w:delText>
              </w:r>
            </w:del>
            <w:r w:rsidR="00876386">
              <w:rPr>
                <w:rFonts w:ascii="Times New Roman" w:eastAsia="Times New Roman" w:hAnsi="Times New Roman" w:cs="Times New Roman"/>
                <w:color w:val="000000"/>
              </w:rPr>
              <w:t>.</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commentRangeStart w:id="203"/>
      <w:r w:rsidRPr="00CD68EA">
        <w:rPr>
          <w:rFonts w:ascii="Times New Roman" w:hAnsi="Times New Roman" w:cs="Times New Roman"/>
          <w:noProof/>
          <w:lang w:val="en-US"/>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commentRangeEnd w:id="203"/>
      <w:r w:rsidR="00177C0F">
        <w:rPr>
          <w:rStyle w:val="CommentReference"/>
        </w:rPr>
        <w:commentReference w:id="203"/>
      </w:r>
    </w:p>
    <w:p w14:paraId="72030832" w14:textId="2225842E" w:rsidR="00695730" w:rsidRPr="00353D38" w:rsidRDefault="00695730" w:rsidP="00695730">
      <w:pPr>
        <w:rPr>
          <w:rFonts w:ascii="Times New Roman" w:hAnsi="Times New Roman" w:cs="Times New Roman"/>
        </w:rPr>
      </w:pPr>
      <w:commentRangeStart w:id="204"/>
      <w:r w:rsidRPr="00353D38">
        <w:rPr>
          <w:rFonts w:ascii="Times New Roman" w:hAnsi="Times New Roman" w:cs="Times New Roman"/>
          <w:b/>
        </w:rPr>
        <w:t>Figure</w:t>
      </w:r>
      <w:commentRangeEnd w:id="204"/>
      <w:r w:rsidR="00394267">
        <w:rPr>
          <w:rStyle w:val="CommentReference"/>
        </w:rPr>
        <w:commentReference w:id="204"/>
      </w:r>
      <w:r w:rsidRPr="00353D38">
        <w:rPr>
          <w:rFonts w:ascii="Times New Roman" w:hAnsi="Times New Roman" w:cs="Times New Roman"/>
          <w:b/>
        </w:rPr>
        <w:t xml:space="preserv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manulated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noProof/>
          <w:lang w:val="en-US"/>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Figure 3</w:t>
      </w:r>
      <w:commentRangeStart w:id="205"/>
      <w:r w:rsidRPr="00353D38">
        <w:rPr>
          <w:rFonts w:ascii="Times New Roman" w:hAnsi="Times New Roman" w:cs="Times New Roman"/>
          <w:b/>
        </w:rPr>
        <w:t xml:space="preserve">: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commentRangeEnd w:id="205"/>
      <w:r w:rsidR="00177C0F">
        <w:rPr>
          <w:rStyle w:val="CommentReference"/>
        </w:rPr>
        <w:commentReference w:id="205"/>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commentRangeStart w:id="206"/>
      <w:r w:rsidRPr="00353D38">
        <w:rPr>
          <w:rFonts w:ascii="Times New Roman" w:hAnsi="Times New Roman" w:cs="Times New Roman"/>
          <w:b/>
        </w:rPr>
        <w:lastRenderedPageBreak/>
        <w:t>Table</w:t>
      </w:r>
      <w:commentRangeEnd w:id="206"/>
      <w:r w:rsidR="001936E6">
        <w:rPr>
          <w:rStyle w:val="CommentReference"/>
        </w:rPr>
        <w:commentReference w:id="206"/>
      </w:r>
      <w:r w:rsidRPr="00353D38">
        <w:rPr>
          <w:rFonts w:ascii="Times New Roman" w:hAnsi="Times New Roman" w:cs="Times New Roman"/>
          <w:b/>
        </w:rPr>
        <w:t xml:space="preserv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cyanogenesis.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commentRangeStart w:id="207"/>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commentRangeEnd w:id="207"/>
      <w:r w:rsidR="000A69CC">
        <w:rPr>
          <w:rStyle w:val="CommentReference"/>
        </w:rPr>
        <w:commentReference w:id="207"/>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noProof/>
          <w:lang w:val="en-US"/>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are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208"/>
      </w:r>
      <w:r w:rsidR="00966896">
        <w:rPr>
          <w:rStyle w:val="CommentReference"/>
        </w:rPr>
        <w:commentReference w:id="209"/>
      </w:r>
      <w:r w:rsidR="006F4CDC" w:rsidRPr="006F4CDC">
        <w:rPr>
          <w:noProof/>
        </w:rPr>
        <w:t xml:space="preserve"> </w:t>
      </w:r>
      <w:commentRangeStart w:id="210"/>
      <w:r w:rsidR="0038674C" w:rsidRPr="0038674C">
        <w:rPr>
          <w:noProof/>
          <w:lang w:val="en-US"/>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commentRangeEnd w:id="210"/>
      <w:r w:rsidR="000A69CC">
        <w:rPr>
          <w:rStyle w:val="CommentReference"/>
        </w:rPr>
        <w:commentReference w:id="210"/>
      </w:r>
    </w:p>
    <w:p w14:paraId="32B3C0AA" w14:textId="7672ED87"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commentRangeStart w:id="211"/>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(i.e.1 to 40) unde</w:t>
      </w:r>
      <w:commentRangeEnd w:id="211"/>
      <w:r w:rsidR="00ED0759">
        <w:rPr>
          <w:rStyle w:val="CommentReference"/>
        </w:rPr>
        <w:commentReference w:id="211"/>
      </w:r>
      <w:r w:rsidRPr="00CB0ADF">
        <w:rPr>
          <w:rFonts w:ascii="Times New Roman" w:hAnsi="Times New Roman" w:cs="Times New Roman"/>
        </w:rPr>
        <w:t xml:space="preserv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212"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213"/>
      <w:commentRangeStart w:id="214"/>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213"/>
      <w:r w:rsidR="00F91F07">
        <w:rPr>
          <w:rStyle w:val="CommentReference"/>
        </w:rPr>
        <w:commentReference w:id="213"/>
      </w:r>
      <w:commentRangeEnd w:id="214"/>
      <w:r w:rsidR="00966896">
        <w:rPr>
          <w:rStyle w:val="CommentReference"/>
        </w:rPr>
        <w:commentReference w:id="214"/>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lang w:val="en-US"/>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215"/>
      <w:commentRangeStart w:id="216"/>
      <w:r>
        <w:rPr>
          <w:rFonts w:ascii="Times New Roman" w:hAnsi="Times New Roman" w:cs="Times New Roman"/>
          <w:b/>
        </w:rPr>
        <w:t xml:space="preserve">Figure </w:t>
      </w:r>
      <w:commentRangeEnd w:id="215"/>
      <w:r w:rsidR="00F54E7B">
        <w:rPr>
          <w:rStyle w:val="CommentReference"/>
        </w:rPr>
        <w:commentReference w:id="215"/>
      </w:r>
      <w:commentRangeEnd w:id="216"/>
      <w:r w:rsidR="00CB1B0B">
        <w:rPr>
          <w:rStyle w:val="CommentReference"/>
        </w:rPr>
        <w:commentReference w:id="216"/>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217"/>
      <w:commentRangeStart w:id="218"/>
      <w:commentRangeStart w:id="219"/>
      <w:r w:rsidR="00753B7F">
        <w:rPr>
          <w:rFonts w:ascii="Times New Roman" w:hAnsi="Times New Roman" w:cs="Times New Roman"/>
        </w:rPr>
        <w:t xml:space="preserve">absence </w:t>
      </w:r>
      <w:commentRangeEnd w:id="217"/>
      <w:r w:rsidR="007F3C93">
        <w:rPr>
          <w:rStyle w:val="CommentReference"/>
        </w:rPr>
        <w:commentReference w:id="217"/>
      </w:r>
      <w:commentRangeEnd w:id="218"/>
      <w:r w:rsidR="00CB1B0B">
        <w:rPr>
          <w:rStyle w:val="CommentReference"/>
        </w:rPr>
        <w:commentReference w:id="218"/>
      </w:r>
      <w:commentRangeEnd w:id="219"/>
      <w:r w:rsidR="0074112F">
        <w:rPr>
          <w:rStyle w:val="CommentReference"/>
        </w:rPr>
        <w:commentReference w:id="219"/>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c Johnson" w:date="2018-01-24T10:18:00Z" w:initials="MJ">
    <w:p w14:paraId="4746AD5E" w14:textId="0D47FF8F" w:rsidR="00CF3C91" w:rsidRDefault="00CF3C91">
      <w:pPr>
        <w:pStyle w:val="CommentText"/>
      </w:pPr>
      <w:r>
        <w:rPr>
          <w:rStyle w:val="CommentReference"/>
        </w:rPr>
        <w:annotationRef/>
      </w:r>
      <w:r>
        <w:t xml:space="preserve">Paper is looking great! Minor comments and revisions are included here. My only concern at this point is the length of the paper. Please see the instructions here: </w:t>
      </w:r>
      <w:hyperlink r:id="rId1" w:anchor="question5" w:history="1">
        <w:r w:rsidRPr="00F17DF2">
          <w:rPr>
            <w:rStyle w:val="Hyperlink"/>
          </w:rPr>
          <w:t>http://rspb.royalsocietypublishing.org/author-information#question5</w:t>
        </w:r>
      </w:hyperlink>
      <w:r>
        <w:t>, and use their length estimator to determine how much of the paper has to be moved to the supplement. I think the main text is probably fine, while several of the figures and tables will have to be moved to the online supplement. I have made some suggestions to this effect</w:t>
      </w:r>
    </w:p>
  </w:comment>
  <w:comment w:id="1" w:author="James Santangelo" w:date="2018-01-16T11:24:00Z" w:initials="JS">
    <w:p w14:paraId="5F79B2AC" w14:textId="77777777" w:rsidR="008860F7" w:rsidRDefault="008860F7">
      <w:pPr>
        <w:pStyle w:val="CommentText"/>
      </w:pPr>
      <w:r>
        <w:rPr>
          <w:rStyle w:val="CommentReference"/>
        </w:rPr>
        <w:annotationRef/>
      </w:r>
      <w:r>
        <w:t xml:space="preserve">Rob—Please confirm affiliations. </w:t>
      </w:r>
    </w:p>
  </w:comment>
  <w:comment w:id="2" w:author="James Santangelo [2]" w:date="2018-01-21T12:52:00Z" w:initials="JS">
    <w:p w14:paraId="56F63835" w14:textId="07E867D7" w:rsidR="008860F7" w:rsidRDefault="008860F7">
      <w:pPr>
        <w:pStyle w:val="CommentText"/>
      </w:pPr>
      <w:r>
        <w:rPr>
          <w:rStyle w:val="CommentReference"/>
        </w:rPr>
        <w:annotationRef/>
      </w:r>
      <w:r>
        <w:t xml:space="preserve">265 words. Max 200. Need to cut. </w:t>
      </w:r>
    </w:p>
  </w:comment>
  <w:comment w:id="3" w:author="Marc Johnson" w:date="2018-01-24T08:35:00Z" w:initials="MJ">
    <w:p w14:paraId="5AE851D9" w14:textId="266322DD" w:rsidR="0098103F" w:rsidRDefault="0098103F">
      <w:pPr>
        <w:pStyle w:val="CommentText"/>
      </w:pPr>
      <w:r>
        <w:rPr>
          <w:rStyle w:val="CommentReference"/>
        </w:rPr>
        <w:annotationRef/>
      </w:r>
      <w:r>
        <w:rPr>
          <w:rStyle w:val="CommentReference"/>
        </w:rPr>
        <w:t>With edits: 198 words</w:t>
      </w:r>
    </w:p>
  </w:comment>
  <w:comment w:id="26" w:author="James Santangelo" w:date="2018-01-17T18:03:00Z" w:initials="JS">
    <w:p w14:paraId="2C78C22D" w14:textId="278DA6FA" w:rsidR="008860F7" w:rsidRDefault="008860F7">
      <w:pPr>
        <w:pStyle w:val="CommentText"/>
      </w:pPr>
      <w:r>
        <w:rPr>
          <w:rStyle w:val="CommentReference"/>
        </w:rPr>
        <w:annotationRef/>
      </w:r>
      <w:r>
        <w:t>Thoughts?</w:t>
      </w:r>
    </w:p>
  </w:comment>
  <w:comment w:id="29" w:author="Marc Johnson" w:date="2018-01-18T09:12:00Z" w:initials="MJ">
    <w:p w14:paraId="2225C946" w14:textId="106B2D93" w:rsidR="008860F7" w:rsidRDefault="008860F7">
      <w:pPr>
        <w:pStyle w:val="CommentText"/>
      </w:pPr>
      <w:r>
        <w:rPr>
          <w:rStyle w:val="CommentReference"/>
        </w:rPr>
        <w:annotationRef/>
      </w:r>
      <w:r>
        <w:t>It took me a few reads to get this point. I worry we might lose people here. Is there a simpler way to make this point? The basic premise is that the probability of eventual fixation by drift is equal to the initial frequency of the allele. The reader will need to know there pop gen pretty well, and to be able to make a couple of leaps of logic to follow your argument. You’ll also lose 95% of grad students at this point, just because they are less likely to know the pop gene theory literature..</w:t>
      </w:r>
    </w:p>
  </w:comment>
  <w:comment w:id="30" w:author="James Santangelo [2]" w:date="2018-01-21T15:01:00Z" w:initials="JS">
    <w:p w14:paraId="1B6B34F2" w14:textId="49FDCD7F" w:rsidR="008860F7" w:rsidRDefault="008860F7">
      <w:pPr>
        <w:pStyle w:val="CommentText"/>
      </w:pPr>
      <w:r>
        <w:rPr>
          <w:rStyle w:val="CommentReference"/>
        </w:rPr>
        <w:annotationRef/>
      </w:r>
      <w:r>
        <w:t xml:space="preserve">Added an example sentence for clarification. </w:t>
      </w:r>
    </w:p>
  </w:comment>
  <w:comment w:id="41" w:author="Rob Ness" w:date="2017-12-18T19:30:00Z" w:initials="RN">
    <w:p w14:paraId="0418A158" w14:textId="77777777" w:rsidR="008860F7" w:rsidRDefault="008860F7" w:rsidP="00695730">
      <w:pPr>
        <w:pStyle w:val="CommentText"/>
      </w:pPr>
      <w:r>
        <w:rPr>
          <w:rStyle w:val="CommentReference"/>
        </w:rPr>
        <w:annotationRef/>
      </w:r>
      <w:r>
        <w:rPr>
          <w:rStyle w:val="CommentReference"/>
        </w:rPr>
        <w:annotationRef/>
      </w:r>
      <w:r>
        <w:t>Do you think its good to lead with selection or drift?</w:t>
      </w:r>
    </w:p>
    <w:p w14:paraId="3FF24F10" w14:textId="77777777" w:rsidR="008860F7" w:rsidRDefault="008860F7" w:rsidP="00695730">
      <w:pPr>
        <w:pStyle w:val="CommentText"/>
      </w:pPr>
    </w:p>
    <w:p w14:paraId="4DCFE517" w14:textId="77777777" w:rsidR="008860F7" w:rsidRDefault="008860F7" w:rsidP="00695730">
      <w:pPr>
        <w:pStyle w:val="CommentText"/>
      </w:pPr>
      <w:r>
        <w:t>It almost seems worth saying: cities are cool, we all like to think about selection to adapt to cities – BUT cities may also be drifty so we need to think about both things – which is what we are going to do here</w:t>
      </w:r>
    </w:p>
  </w:comment>
  <w:comment w:id="42" w:author="James Santangelo" w:date="2017-12-23T11:20:00Z" w:initials="JS">
    <w:p w14:paraId="3B9479C0" w14:textId="77777777" w:rsidR="008860F7" w:rsidRDefault="008860F7" w:rsidP="00695730">
      <w:pPr>
        <w:pStyle w:val="CommentText"/>
      </w:pPr>
      <w:r>
        <w:rPr>
          <w:rStyle w:val="CommentReference"/>
        </w:rPr>
        <w:annotationRef/>
      </w:r>
      <w:r>
        <w:t>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cyanogenesis as a model.</w:t>
      </w:r>
    </w:p>
    <w:p w14:paraId="4A0F7EC9" w14:textId="77777777" w:rsidR="008860F7" w:rsidRDefault="008860F7" w:rsidP="00695730">
      <w:pPr>
        <w:pStyle w:val="CommentText"/>
      </w:pPr>
    </w:p>
    <w:p w14:paraId="4F7FBC29" w14:textId="77777777" w:rsidR="008860F7" w:rsidRDefault="008860F7" w:rsidP="00695730">
      <w:pPr>
        <w:pStyle w:val="CommentText"/>
      </w:pPr>
      <w:r>
        <w:t xml:space="preserve">Let me know if this makes sense. </w:t>
      </w:r>
    </w:p>
    <w:p w14:paraId="7262543F" w14:textId="77777777" w:rsidR="008860F7" w:rsidRDefault="008860F7" w:rsidP="00695730">
      <w:pPr>
        <w:pStyle w:val="CommentText"/>
      </w:pPr>
    </w:p>
    <w:p w14:paraId="4146EF8B" w14:textId="77777777" w:rsidR="008860F7" w:rsidRDefault="008860F7" w:rsidP="00695730">
      <w:pPr>
        <w:pStyle w:val="CommentText"/>
      </w:pPr>
    </w:p>
  </w:comment>
  <w:comment w:id="51" w:author="Marc Johnson" w:date="2018-01-18T09:34:00Z" w:initials="MJ">
    <w:p w14:paraId="68C235E9" w14:textId="61ED0EF9" w:rsidR="008860F7" w:rsidRDefault="008860F7">
      <w:pPr>
        <w:pStyle w:val="CommentText"/>
      </w:pPr>
      <w:r>
        <w:rPr>
          <w:rStyle w:val="CommentReference"/>
        </w:rPr>
        <w:annotationRef/>
      </w:r>
      <w:r>
        <w:t>That is an odd term. Did you make this up or take it from the literature. “redundant recessive epistaiss” would be a more intuitive term.</w:t>
      </w:r>
    </w:p>
  </w:comment>
  <w:comment w:id="52" w:author="James Santangelo [2]" w:date="2018-01-20T12:13:00Z" w:initials="JS">
    <w:p w14:paraId="02FFA7C2" w14:textId="7F6E7713" w:rsidR="008860F7" w:rsidRDefault="008860F7">
      <w:pPr>
        <w:pStyle w:val="CommentText"/>
      </w:pPr>
      <w:r>
        <w:rPr>
          <w:rStyle w:val="CommentReference"/>
        </w:rPr>
        <w:annotationRef/>
      </w:r>
      <w:r>
        <w:t>I know it’s not super intuitive but this seems to be the accepted terminology. See here (</w:t>
      </w:r>
      <w:hyperlink r:id="rId2" w:history="1">
        <w:r w:rsidRPr="005B0005">
          <w:rPr>
            <w:rStyle w:val="Hyperlink"/>
          </w:rPr>
          <w:t>https://www.nature.com/scitable/topicpage/epistasis-gene-interaction-and-phenotype-effects-460</w:t>
        </w:r>
      </w:hyperlink>
      <w:r>
        <w:t xml:space="preserve">). </w:t>
      </w:r>
    </w:p>
  </w:comment>
  <w:comment w:id="57" w:author="Marc Johnson" w:date="2018-01-18T09:38:00Z" w:initials="MJ">
    <w:p w14:paraId="2CCC7AD8" w14:textId="0D128F76" w:rsidR="008860F7" w:rsidRDefault="008860F7">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58" w:author="Marc Johnson" w:date="2018-01-24T09:12:00Z" w:initials="MJ">
    <w:p w14:paraId="220BE6D3" w14:textId="1220945B" w:rsidR="00AA20C4" w:rsidRDefault="00AA20C4">
      <w:pPr>
        <w:pStyle w:val="CommentText"/>
      </w:pPr>
      <w:r>
        <w:rPr>
          <w:rStyle w:val="CommentReference"/>
        </w:rPr>
        <w:annotationRef/>
      </w:r>
      <w:r>
        <w:t>Still not entirely happy with this ending, but if you both feel strongly I will relent.</w:t>
      </w:r>
    </w:p>
  </w:comment>
  <w:comment w:id="59" w:author="Marc Johnson" w:date="2018-01-24T10:49:00Z" w:initials="MJ">
    <w:p w14:paraId="3E609B34" w14:textId="6F51FE03" w:rsidR="004F137B" w:rsidRDefault="004F137B">
      <w:pPr>
        <w:pStyle w:val="CommentText"/>
      </w:pPr>
      <w:r>
        <w:rPr>
          <w:rStyle w:val="CommentReference"/>
        </w:rPr>
        <w:annotationRef/>
      </w:r>
      <w:r>
        <w:t>Did not read again.</w:t>
      </w:r>
    </w:p>
  </w:comment>
  <w:comment w:id="60" w:author="Marc Johnson" w:date="2018-01-18T10:47:00Z" w:initials="MJ">
    <w:p w14:paraId="71EE8235" w14:textId="7F081F72" w:rsidR="008860F7" w:rsidRDefault="008860F7">
      <w:pPr>
        <w:pStyle w:val="CommentText"/>
      </w:pPr>
      <w:r>
        <w:rPr>
          <w:rStyle w:val="CommentReference"/>
        </w:rPr>
        <w:annotationRef/>
      </w:r>
      <w:r>
        <w:t>Not the exact proportion? If it the exact proportion, then remove the word “maximum”</w:t>
      </w:r>
    </w:p>
  </w:comment>
  <w:comment w:id="61" w:author="James Santangelo [2]" w:date="2018-01-20T12:35:00Z" w:initials="JS">
    <w:p w14:paraId="22B0CE3A" w14:textId="267A0F81" w:rsidR="008860F7" w:rsidRDefault="008860F7">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62" w:author="Marc Johnson" w:date="2018-01-18T10:53:00Z" w:initials="MJ">
    <w:p w14:paraId="348B508F" w14:textId="5F9E4D4C" w:rsidR="008860F7" w:rsidRDefault="008860F7">
      <w:pPr>
        <w:pStyle w:val="CommentText"/>
      </w:pPr>
      <w:r>
        <w:rPr>
          <w:rStyle w:val="CommentReference"/>
        </w:rPr>
        <w:annotationRef/>
      </w:r>
      <w:r>
        <w:t>Oh interesting. So different simulations ran for different lengths of total time. I wonder if this will concern reviewrs at all.</w:t>
      </w:r>
    </w:p>
  </w:comment>
  <w:comment w:id="63" w:author="James Santangelo [2]" w:date="2018-01-20T12:37:00Z" w:initials="JS">
    <w:p w14:paraId="0D6BCCC8" w14:textId="0128DFB8" w:rsidR="008860F7" w:rsidRDefault="008860F7">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64" w:author="Marc Johnson" w:date="2018-01-18T10:57:00Z" w:initials="MJ">
    <w:p w14:paraId="07DFDEEF" w14:textId="560FC169" w:rsidR="008860F7" w:rsidRDefault="008860F7">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65" w:author="James Santangelo [2]" w:date="2018-01-21T13:05:00Z" w:initials="JS">
    <w:p w14:paraId="507A54F8" w14:textId="31E06632" w:rsidR="008860F7" w:rsidRDefault="008860F7">
      <w:pPr>
        <w:pStyle w:val="CommentText"/>
      </w:pPr>
      <w:r>
        <w:rPr>
          <w:rStyle w:val="CommentReference"/>
        </w:rPr>
        <w:annotationRef/>
      </w:r>
      <w:r>
        <w:t xml:space="preserve">Find Corkill 1952. Not available through RACER. </w:t>
      </w:r>
    </w:p>
  </w:comment>
  <w:comment w:id="66" w:author="Marc Johnson" w:date="2018-01-24T09:13:00Z" w:initials="MJ">
    <w:p w14:paraId="533569F3" w14:textId="603E84CB" w:rsidR="009F0C42" w:rsidRDefault="009F0C42">
      <w:pPr>
        <w:pStyle w:val="CommentText"/>
      </w:pPr>
      <w:r>
        <w:rPr>
          <w:rStyle w:val="CommentReference"/>
        </w:rPr>
        <w:annotationRef/>
      </w:r>
      <w:r>
        <w:t>The library should be able to help you with this. My understanding is that if it is in print at any library in the world they can get it, either as a loan or a scanned copy. Hopefully the latter.</w:t>
      </w:r>
    </w:p>
  </w:comment>
  <w:comment w:id="67" w:author="Marc Johnson" w:date="2018-01-18T11:37:00Z" w:initials="MJ">
    <w:p w14:paraId="1EC994B7" w14:textId="5F791C3A" w:rsidR="008860F7" w:rsidRDefault="008860F7">
      <w:pPr>
        <w:pStyle w:val="CommentText"/>
      </w:pPr>
      <w:r>
        <w:rPr>
          <w:rStyle w:val="CommentReference"/>
        </w:rPr>
        <w:t>“</w:t>
      </w:r>
      <w:r>
        <w:rPr>
          <w:rStyle w:val="CommentReference"/>
        </w:rPr>
        <w:annotationRef/>
      </w:r>
      <w:r>
        <w:rPr>
          <w:rStyle w:val="CommentReference"/>
        </w:rPr>
        <w:t>o</w:t>
      </w:r>
      <w:r>
        <w:t>r reinforce”</w:t>
      </w:r>
    </w:p>
  </w:comment>
  <w:comment w:id="68" w:author="James Santangelo [2]" w:date="2018-01-20T13:00:00Z" w:initials="JS">
    <w:p w14:paraId="6737774D" w14:textId="69044996" w:rsidR="008860F7" w:rsidRDefault="008860F7">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71" w:author="Marc Johnson" w:date="2018-01-18T14:14:00Z" w:initials="MJ">
    <w:p w14:paraId="39B7CB89" w14:textId="74DF704F" w:rsidR="008860F7" w:rsidRDefault="008860F7">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72" w:author="James Santangelo [2]" w:date="2018-01-20T14:27:00Z" w:initials="JS">
    <w:p w14:paraId="445B5DB0" w14:textId="46827A94" w:rsidR="008860F7" w:rsidRDefault="008860F7">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73" w:author="Marc Johnson" w:date="2018-01-24T09:15:00Z" w:initials="MJ">
    <w:p w14:paraId="393823C6" w14:textId="5507EDAD" w:rsidR="009F0C42" w:rsidRDefault="009F0C42">
      <w:pPr>
        <w:pStyle w:val="CommentText"/>
      </w:pPr>
      <w:r>
        <w:rPr>
          <w:rStyle w:val="CommentReference"/>
        </w:rPr>
        <w:annotationRef/>
      </w:r>
      <w:r>
        <w:t xml:space="preserve">That makes sense. </w:t>
      </w:r>
    </w:p>
  </w:comment>
  <w:comment w:id="77" w:author="Marc Johnson" w:date="2018-01-24T09:32:00Z" w:initials="MJ">
    <w:p w14:paraId="5D07C801" w14:textId="36427CD9" w:rsidR="00C00C39" w:rsidRDefault="00C00C39">
      <w:pPr>
        <w:pStyle w:val="CommentText"/>
      </w:pPr>
      <w:r>
        <w:t xml:space="preserve">The use of past/present tense is inconsistent. </w:t>
      </w:r>
      <w:r>
        <w:rPr>
          <w:rStyle w:val="CommentReference"/>
        </w:rPr>
        <w:annotationRef/>
      </w:r>
      <w:r>
        <w:t>Careful to keep consistent tense throughout methods</w:t>
      </w:r>
    </w:p>
  </w:comment>
  <w:comment w:id="98" w:author="Marc Johnson" w:date="2018-01-24T09:38:00Z" w:initials="MJ">
    <w:p w14:paraId="7B762D22" w14:textId="70BA090E" w:rsidR="00F81499" w:rsidRDefault="00F81499">
      <w:pPr>
        <w:pStyle w:val="CommentText"/>
      </w:pPr>
      <w:r>
        <w:rPr>
          <w:rStyle w:val="CommentReference"/>
        </w:rPr>
        <w:annotationRef/>
      </w:r>
      <w:r>
        <w:t>Can you qualify this by indicating the strength of drift, since of course this result will depend on how strong drift is</w:t>
      </w:r>
    </w:p>
  </w:comment>
  <w:comment w:id="110" w:author="Marc Johnson" w:date="2018-01-24T10:26:00Z" w:initials="MJ">
    <w:p w14:paraId="2BC6B18B" w14:textId="0635E848" w:rsidR="006B4A31" w:rsidRDefault="006B4A31">
      <w:pPr>
        <w:pStyle w:val="CommentText"/>
      </w:pPr>
      <w:r>
        <w:t>Add: “…</w:t>
      </w:r>
      <w:r>
        <w:rPr>
          <w:rStyle w:val="CommentReference"/>
        </w:rPr>
        <w:annotationRef/>
      </w:r>
      <w:r>
        <w:rPr>
          <w:rStyle w:val="CommentReference"/>
        </w:rPr>
        <w:t>a</w:t>
      </w:r>
      <w:r>
        <w:t>nd the presence of clines in the dominant allele at individual loci …”</w:t>
      </w:r>
    </w:p>
  </w:comment>
  <w:comment w:id="112" w:author="Marc Johnson" w:date="2018-01-24T10:27:00Z" w:initials="MJ">
    <w:p w14:paraId="46AA68EE" w14:textId="1288499B" w:rsidR="006B4A31" w:rsidRDefault="006B4A31">
      <w:pPr>
        <w:pStyle w:val="CommentText"/>
      </w:pPr>
      <w:r>
        <w:rPr>
          <w:rStyle w:val="CommentReference"/>
        </w:rPr>
        <w:annotationRef/>
      </w:r>
    </w:p>
  </w:comment>
  <w:comment w:id="124" w:author="Marc Johnson" w:date="2018-01-24T10:35:00Z" w:initials="MJ">
    <w:p w14:paraId="4806434E" w14:textId="1A2FDE60" w:rsidR="008408B1" w:rsidRDefault="008408B1">
      <w:pPr>
        <w:pStyle w:val="CommentText"/>
      </w:pPr>
      <w:r>
        <w:rPr>
          <w:rStyle w:val="CommentReference"/>
        </w:rPr>
        <w:annotationRef/>
      </w:r>
      <w:r>
        <w:t>Should we say “At equilibrium” to be more specific and accurate with respect to our meaning?</w:t>
      </w:r>
    </w:p>
  </w:comment>
  <w:comment w:id="128" w:author="James Santangelo" w:date="2018-01-15T11:45:00Z" w:initials="JS">
    <w:p w14:paraId="7CCA85EE" w14:textId="77777777" w:rsidR="008860F7" w:rsidRDefault="008860F7"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129" w:author="Marc Johnson" w:date="2018-01-24T10:39:00Z" w:initials="MJ">
    <w:p w14:paraId="0A2005FE" w14:textId="77139466" w:rsidR="00872A90" w:rsidRDefault="00872A90">
      <w:pPr>
        <w:pStyle w:val="CommentText"/>
      </w:pPr>
      <w:r>
        <w:rPr>
          <w:rStyle w:val="CommentReference"/>
        </w:rPr>
        <w:annotationRef/>
      </w:r>
      <w:r>
        <w:t>I think we should remove this sentence and just transition directly to “Additional theoretical …”</w:t>
      </w:r>
    </w:p>
  </w:comment>
  <w:comment w:id="130" w:author="Marc Johnson" w:date="2018-01-24T10:42:00Z" w:initials="MJ">
    <w:p w14:paraId="694160A0" w14:textId="753E3302" w:rsidR="00872A90" w:rsidRDefault="00872A90">
      <w:pPr>
        <w:pStyle w:val="CommentText"/>
      </w:pPr>
      <w:r>
        <w:rPr>
          <w:rStyle w:val="CommentReference"/>
        </w:rPr>
        <w:annotationRef/>
      </w:r>
      <w:r>
        <w:t>The conclusion is good but a little long. If we are still over-length after moving figures to the supplement, I suggest reducing the length of the text here.</w:t>
      </w:r>
    </w:p>
  </w:comment>
  <w:comment w:id="135" w:author="James Santangelo" w:date="2018-01-17T17:26:00Z" w:initials="JS">
    <w:p w14:paraId="3644FF56" w14:textId="11AAA588" w:rsidR="008860F7" w:rsidRDefault="008860F7">
      <w:pPr>
        <w:pStyle w:val="CommentText"/>
      </w:pPr>
      <w:r>
        <w:rPr>
          <w:rStyle w:val="CommentReference"/>
        </w:rPr>
        <w:annotationRef/>
      </w:r>
      <w:r>
        <w:t xml:space="preserve">Please complete. </w:t>
      </w:r>
    </w:p>
  </w:comment>
  <w:comment w:id="136" w:author="Marc Johnson" w:date="2018-01-24T09:41:00Z" w:initials="MJ">
    <w:p w14:paraId="6801E558" w14:textId="3E46B2AC" w:rsidR="00D432E6" w:rsidRDefault="00D432E6">
      <w:pPr>
        <w:pStyle w:val="CommentText"/>
      </w:pPr>
      <w:r>
        <w:rPr>
          <w:rStyle w:val="CommentReference"/>
        </w:rPr>
        <w:annotationRef/>
      </w:r>
      <w:r>
        <w:t>Rob, you might also want to acknowledge UTM for funding if they provided money for the servers used.</w:t>
      </w:r>
    </w:p>
  </w:comment>
  <w:comment w:id="137" w:author="James Santangelo" w:date="2018-01-17T17:35:00Z" w:initials="JS">
    <w:p w14:paraId="378F51D8" w14:textId="0F37CD38" w:rsidR="008860F7" w:rsidRDefault="008860F7">
      <w:pPr>
        <w:pStyle w:val="CommentText"/>
      </w:pPr>
      <w:r>
        <w:rPr>
          <w:rStyle w:val="CommentReference"/>
        </w:rPr>
        <w:annotationRef/>
      </w:r>
      <w:r>
        <w:t xml:space="preserve">To be completed when comments are in. </w:t>
      </w:r>
    </w:p>
  </w:comment>
  <w:comment w:id="138" w:author="Marc Johnson" w:date="2018-01-24T10:49:00Z" w:initials="MJ">
    <w:p w14:paraId="06B618FD" w14:textId="26ED9AF3" w:rsidR="00755CC9" w:rsidRDefault="00755CC9">
      <w:pPr>
        <w:pStyle w:val="CommentText"/>
      </w:pPr>
      <w:r>
        <w:rPr>
          <w:rStyle w:val="CommentReference"/>
        </w:rPr>
        <w:annotationRef/>
      </w:r>
      <w:r>
        <w:t>Need both 1 and 2? Did you read the 1 in German? Second Huxley published as J. Huxley or J.S. … databases are unreliable</w:t>
      </w:r>
    </w:p>
  </w:comment>
  <w:comment w:id="183" w:author="James Santangelo [2]" w:date="2018-01-20T13:20:00Z" w:initials="JS">
    <w:p w14:paraId="4AD66B59" w14:textId="45B503FB" w:rsidR="008860F7" w:rsidRDefault="008860F7">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words I’m only considering cases where drift is happening at both loci rather than cases where only one locus is drifting while the other remains constant. </w:t>
      </w:r>
    </w:p>
  </w:comment>
  <w:comment w:id="184" w:author="Marc Johnson" w:date="2018-01-18T12:04:00Z" w:initials="MJ">
    <w:p w14:paraId="3AE00E6C" w14:textId="3FF613D8" w:rsidR="008860F7" w:rsidRDefault="008860F7">
      <w:pPr>
        <w:pStyle w:val="CommentText"/>
      </w:pPr>
      <w:r>
        <w:rPr>
          <w:rStyle w:val="CommentReference"/>
        </w:rPr>
        <w:annotationRef/>
      </w:r>
      <w:r>
        <w:t>Not strictly true. If you call CYP or Li at .5 and increase the other HCN does increase. I have added a weak modifier; if you have a better one please revise.</w:t>
      </w:r>
    </w:p>
  </w:comment>
  <w:comment w:id="186" w:author="Marc Johnson" w:date="2018-01-24T09:45:00Z" w:initials="MJ">
    <w:p w14:paraId="3047573D" w14:textId="69E3F444" w:rsidR="00A73F29" w:rsidRDefault="00A73F29">
      <w:pPr>
        <w:pStyle w:val="CommentText"/>
      </w:pPr>
      <w:r>
        <w:rPr>
          <w:rStyle w:val="CommentReference"/>
        </w:rPr>
        <w:annotationRef/>
      </w:r>
      <w:r>
        <w:t>This sentence is necessary to complete the logic structure (i.e. to make a logically sound argument) of the conclusion in the next sentence</w:t>
      </w:r>
    </w:p>
  </w:comment>
  <w:comment w:id="197" w:author="Marc Johnson" w:date="2018-01-24T09:47:00Z" w:initials="MJ">
    <w:p w14:paraId="0178693C" w14:textId="14CB9A50" w:rsidR="00FE0EE8" w:rsidRDefault="00FE0EE8">
      <w:pPr>
        <w:pStyle w:val="CommentText"/>
      </w:pPr>
      <w:r>
        <w:t xml:space="preserve">I think our paper is going to be over 10 pages, so </w:t>
      </w:r>
      <w:r>
        <w:rPr>
          <w:rStyle w:val="CommentReference"/>
        </w:rPr>
        <w:annotationRef/>
      </w:r>
      <w:r>
        <w:rPr>
          <w:rStyle w:val="CommentReference"/>
        </w:rPr>
        <w:t>t</w:t>
      </w:r>
      <w:r>
        <w:t xml:space="preserve">his should be moved to the supplement. </w:t>
      </w:r>
    </w:p>
  </w:comment>
  <w:comment w:id="198" w:author="Marc Johnson" w:date="2018-01-18T12:09:00Z" w:initials="MJ">
    <w:p w14:paraId="35F6E5A9" w14:textId="2FE8B76E" w:rsidR="008860F7" w:rsidRDefault="008860F7">
      <w:pPr>
        <w:pStyle w:val="CommentText"/>
      </w:pPr>
      <w:r>
        <w:rPr>
          <w:rStyle w:val="CommentReference"/>
        </w:rPr>
        <w:annotationRef/>
      </w:r>
      <w:r>
        <w:t>Do you mean proportion of individuals? This will confuse people because you have 4 types of alleles Li li Ac ac</w:t>
      </w:r>
    </w:p>
  </w:comment>
  <w:comment w:id="199" w:author="James Santangelo [2]" w:date="2018-01-20T13:23:00Z" w:initials="JS">
    <w:p w14:paraId="72A9AFC0" w14:textId="06B67DD7" w:rsidR="008860F7" w:rsidRDefault="008860F7">
      <w:pPr>
        <w:pStyle w:val="CommentText"/>
      </w:pPr>
      <w:r>
        <w:rPr>
          <w:rStyle w:val="CommentReference"/>
        </w:rPr>
        <w:annotationRef/>
      </w:r>
      <w:r>
        <w:t xml:space="preserve">Strictly speaking it’s alleles that are sampled rather than individuals. Each population is essentially a bag of alleles (domiant and recessive) that are sampled each generation. I have added a sentence here, in the methods text and the relavent figure legend to clarify. </w:t>
      </w:r>
    </w:p>
  </w:comment>
  <w:comment w:id="203" w:author="Marc Johnson" w:date="2018-01-24T09:54:00Z" w:initials="MJ">
    <w:p w14:paraId="2CA87B98" w14:textId="47852C72" w:rsidR="00177C0F" w:rsidRDefault="00177C0F">
      <w:pPr>
        <w:pStyle w:val="CommentText"/>
      </w:pPr>
      <w:r>
        <w:t xml:space="preserve">Thank you, </w:t>
      </w:r>
      <w:r>
        <w:rPr>
          <w:rStyle w:val="CommentReference"/>
        </w:rPr>
        <w:annotationRef/>
      </w:r>
      <w:r>
        <w:t>I think this orientation makes things clearer in relation to the subsequent results figures</w:t>
      </w:r>
    </w:p>
  </w:comment>
  <w:comment w:id="204" w:author="Marc Johnson" w:date="2018-01-24T09:51:00Z" w:initials="MJ">
    <w:p w14:paraId="296F8964" w14:textId="2D2A381D" w:rsidR="00394267" w:rsidRDefault="00394267">
      <w:pPr>
        <w:pStyle w:val="CommentText"/>
      </w:pPr>
      <w:r>
        <w:rPr>
          <w:rStyle w:val="CommentReference"/>
        </w:rPr>
        <w:annotationRef/>
      </w:r>
      <w:r>
        <w:t>Sorry, but I think we should move this to the supplement too. Reviewrs can always request for it to come back in, but I think we need to cut figures/tables</w:t>
      </w:r>
    </w:p>
  </w:comment>
  <w:comment w:id="205" w:author="Marc Johnson" w:date="2018-01-24T09:55:00Z" w:initials="MJ">
    <w:p w14:paraId="5B06FD02" w14:textId="43501485" w:rsidR="00177C0F" w:rsidRDefault="00177C0F">
      <w:pPr>
        <w:pStyle w:val="CommentText"/>
      </w:pPr>
      <w:r>
        <w:rPr>
          <w:rStyle w:val="CommentReference"/>
        </w:rPr>
        <w:annotationRef/>
      </w:r>
      <w:r>
        <w:t>Just to clarify my earlier comment on the last draft, that we had some correspondence about. My suggest was to consider (may with some more simulations), the effect of varying the y intercept while holding the slope of s vs distance constance. At the one extreme, HCN will be selected against across all populations (with weakening selection against HCN on the rural end [pop 40]),  whereas at the other extreme (Rob’s scenario), HCN will be selected for across all populations, with the weakest selection for HCN at the urban end (pop 0).</w:t>
      </w:r>
    </w:p>
  </w:comment>
  <w:comment w:id="206" w:author="Marc Johnson" w:date="2018-01-24T09:58:00Z" w:initials="MJ">
    <w:p w14:paraId="475C0765" w14:textId="4C964449" w:rsidR="001936E6" w:rsidRDefault="001936E6">
      <w:pPr>
        <w:pStyle w:val="CommentText"/>
      </w:pPr>
      <w:r>
        <w:rPr>
          <w:rStyle w:val="CommentReference"/>
        </w:rPr>
        <w:annotationRef/>
      </w:r>
      <w:r>
        <w:t>This should be moved the supplement</w:t>
      </w:r>
    </w:p>
  </w:comment>
  <w:comment w:id="207" w:author="Marc Johnson" w:date="2018-01-24T10:00:00Z" w:initials="MJ">
    <w:p w14:paraId="10550119" w14:textId="38EA54C0" w:rsidR="000A69CC" w:rsidRDefault="000A69CC">
      <w:pPr>
        <w:pStyle w:val="CommentText"/>
      </w:pPr>
      <w:r>
        <w:rPr>
          <w:rStyle w:val="CommentReference"/>
        </w:rPr>
        <w:annotationRef/>
      </w:r>
      <w:r>
        <w:t>Don’t forget to change “migrate rate” to “dispersal rate” or “level of gene flow” to be consistent with other places in the paper</w:t>
      </w:r>
    </w:p>
  </w:comment>
  <w:comment w:id="208" w:author="Marc Johnson" w:date="2018-01-18T13:58:00Z" w:initials="MJ">
    <w:p w14:paraId="51AE214F" w14:textId="0B2FE9F9" w:rsidR="008860F7" w:rsidRDefault="008860F7">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8860F7" w:rsidRDefault="008860F7">
      <w:pPr>
        <w:pStyle w:val="CommentText"/>
      </w:pPr>
    </w:p>
    <w:p w14:paraId="152F8B20" w14:textId="75E3746C" w:rsidR="008860F7" w:rsidRDefault="008860F7">
      <w:pPr>
        <w:pStyle w:val="CommentText"/>
      </w:pPr>
      <w:r>
        <w:t>Based on the regression slopes being positive I’m guessing you must have run the regressions with urban set to 0 and rural set to 40</w:t>
      </w:r>
    </w:p>
    <w:p w14:paraId="0CE2DAC9" w14:textId="77777777" w:rsidR="008860F7" w:rsidRDefault="008860F7">
      <w:pPr>
        <w:pStyle w:val="CommentText"/>
      </w:pPr>
    </w:p>
    <w:p w14:paraId="75EFFFD9" w14:textId="1782EA82" w:rsidR="008860F7" w:rsidRDefault="008860F7">
      <w:pPr>
        <w:pStyle w:val="CommentText"/>
      </w:pPr>
      <w:r>
        <w:t>Alternatively, you could switch the orientations of figs 2 and 3.</w:t>
      </w:r>
    </w:p>
  </w:comment>
  <w:comment w:id="209" w:author="James Santangelo [2]" w:date="2018-01-20T16:05:00Z" w:initials="JS">
    <w:p w14:paraId="320F5AC4" w14:textId="1A78C326" w:rsidR="008860F7" w:rsidRDefault="008860F7">
      <w:pPr>
        <w:pStyle w:val="CommentText"/>
      </w:pPr>
      <w:r>
        <w:rPr>
          <w:rStyle w:val="CommentReference"/>
        </w:rPr>
        <w:annotationRef/>
      </w:r>
      <w:r>
        <w:t xml:space="preserve">I switched the orientation of figures 2 and 3 since re-running the analyses would take too much time. </w:t>
      </w:r>
    </w:p>
  </w:comment>
  <w:comment w:id="210" w:author="Marc Johnson" w:date="2018-01-24T10:02:00Z" w:initials="MJ">
    <w:p w14:paraId="2DC7221A" w14:textId="77777777" w:rsidR="000A69CC" w:rsidRDefault="000A69CC">
      <w:pPr>
        <w:pStyle w:val="CommentText"/>
      </w:pPr>
      <w:r>
        <w:rPr>
          <w:rStyle w:val="CommentReference"/>
        </w:rPr>
        <w:annotationRef/>
      </w:r>
      <w:r>
        <w:t>Y-axis title on panel a. Please change y-axis title to: “Proportion of simulations in which HCN is lost”</w:t>
      </w:r>
    </w:p>
    <w:p w14:paraId="10C21A87" w14:textId="037BE78F" w:rsidR="000A69CC" w:rsidRDefault="000A69CC">
      <w:pPr>
        <w:pStyle w:val="CommentText"/>
      </w:pPr>
      <w:r>
        <w:t>Also, please don’t shorten “simulations” to “sims”</w:t>
      </w:r>
      <w:r w:rsidR="001D7FC1">
        <w:t xml:space="preserve">. </w:t>
      </w:r>
    </w:p>
    <w:p w14:paraId="60FA7589" w14:textId="77777777" w:rsidR="001D7FC1" w:rsidRDefault="001D7FC1">
      <w:pPr>
        <w:pStyle w:val="CommentText"/>
      </w:pPr>
    </w:p>
    <w:p w14:paraId="436F03CF" w14:textId="791ED780" w:rsidR="001D7FC1" w:rsidRDefault="00ED0759" w:rsidP="00ED0759">
      <w:pPr>
        <w:pStyle w:val="CommentText"/>
      </w:pPr>
      <w:r>
        <w:t>I like the combo of the three lines in B, but the</w:t>
      </w:r>
      <w:r w:rsidR="001D7FC1">
        <w:t xml:space="preserve"> legend in B looks </w:t>
      </w:r>
      <w:r>
        <w:t xml:space="preserve">crappy placed above the panel. How about </w:t>
      </w:r>
      <w:r w:rsidR="001D7FC1">
        <w:t>putting all info in the legend for both panels</w:t>
      </w:r>
      <w:r>
        <w:t>? I like legends in the figure but it doesn’t seem like it will work in this case.</w:t>
      </w:r>
    </w:p>
  </w:comment>
  <w:comment w:id="211" w:author="Marc Johnson" w:date="2018-01-24T10:06:00Z" w:initials="MJ">
    <w:p w14:paraId="1538D4A0" w14:textId="3E8AFE06" w:rsidR="00ED0759" w:rsidRDefault="00ED0759">
      <w:pPr>
        <w:pStyle w:val="CommentText"/>
      </w:pPr>
      <w:r>
        <w:rPr>
          <w:rStyle w:val="CommentReference"/>
        </w:rPr>
        <w:annotationRef/>
      </w:r>
      <w:r>
        <w:t>I am a little confused at why the max lost is ~.78. Why not 1?</w:t>
      </w:r>
    </w:p>
  </w:comment>
  <w:comment w:id="213" w:author="Marc Johnson" w:date="2018-01-18T14:01:00Z" w:initials="MJ">
    <w:p w14:paraId="7F690532" w14:textId="6EDF1F12" w:rsidR="008860F7" w:rsidRDefault="008860F7">
      <w:pPr>
        <w:pStyle w:val="CommentText"/>
      </w:pPr>
      <w:r>
        <w:rPr>
          <w:rStyle w:val="CommentReference"/>
        </w:rPr>
        <w:annotationRef/>
      </w:r>
      <w:r>
        <w:t>Should this be c? Also, you should keep the y-axis consistent so these can be compared more fairly, otherwise c looks super stronger, but really the slope is much shallower</w:t>
      </w:r>
    </w:p>
  </w:comment>
  <w:comment w:id="214" w:author="James Santangelo [2]" w:date="2018-01-20T16:06:00Z" w:initials="JS">
    <w:p w14:paraId="25E33CF5" w14:textId="42EEAB86" w:rsidR="008860F7" w:rsidRDefault="008860F7">
      <w:pPr>
        <w:pStyle w:val="CommentText"/>
      </w:pPr>
      <w:r>
        <w:rPr>
          <w:rStyle w:val="CommentReference"/>
        </w:rPr>
        <w:annotationRef/>
      </w:r>
      <w:r>
        <w:t xml:space="preserve">My solution was to combine the three figures into one. It looked terrible just changing the y-axes to the same scale. </w:t>
      </w:r>
    </w:p>
  </w:comment>
  <w:comment w:id="215" w:author="Marc Johnson" w:date="2018-01-18T14:06:00Z" w:initials="MJ">
    <w:p w14:paraId="5B0B5595" w14:textId="51231D46" w:rsidR="008860F7" w:rsidRDefault="008860F7">
      <w:pPr>
        <w:pStyle w:val="CommentText"/>
      </w:pPr>
      <w:r>
        <w:rPr>
          <w:rStyle w:val="CommentReference"/>
        </w:rPr>
        <w:annotationRef/>
      </w:r>
      <w:r>
        <w:t>I don’t think we’ll be allowed 7 figures and 2 tables</w:t>
      </w:r>
    </w:p>
  </w:comment>
  <w:comment w:id="216" w:author="James Santangelo [2]" w:date="2018-01-20T13:27:00Z" w:initials="JS">
    <w:p w14:paraId="21FB82EB" w14:textId="214B4DB5" w:rsidR="008860F7" w:rsidRDefault="008860F7">
      <w:pPr>
        <w:pStyle w:val="CommentText"/>
      </w:pPr>
      <w:r>
        <w:rPr>
          <w:rStyle w:val="CommentReference"/>
        </w:rPr>
        <w:annotationRef/>
      </w:r>
      <w:r>
        <w:t xml:space="preserve">Yeah I was worried about that. </w:t>
      </w:r>
    </w:p>
  </w:comment>
  <w:comment w:id="217" w:author="Marc Johnson" w:date="2018-01-18T14:10:00Z" w:initials="MJ">
    <w:p w14:paraId="6570260F" w14:textId="78D66B38" w:rsidR="008860F7" w:rsidRDefault="008860F7">
      <w:pPr>
        <w:pStyle w:val="CommentText"/>
      </w:pPr>
      <w:r>
        <w:rPr>
          <w:rStyle w:val="CommentReference"/>
        </w:rPr>
        <w:annotationRef/>
      </w:r>
      <w:r>
        <w:t>Is there no gradient here, or is it going in the same direction</w:t>
      </w:r>
    </w:p>
  </w:comment>
  <w:comment w:id="218" w:author="James Santangelo [2]" w:date="2018-01-20T13:27:00Z" w:initials="JS">
    <w:p w14:paraId="5A769EE8" w14:textId="7EF3BD9A" w:rsidR="008860F7" w:rsidRDefault="008860F7">
      <w:pPr>
        <w:pStyle w:val="CommentText"/>
      </w:pPr>
      <w:r>
        <w:rPr>
          <w:rStyle w:val="CommentReference"/>
        </w:rPr>
        <w:annotationRef/>
      </w:r>
      <w:r>
        <w:t xml:space="preserve">There is no gradient since these simulation looked only at the effects of selection, in the absence of drift. </w:t>
      </w:r>
    </w:p>
  </w:comment>
  <w:comment w:id="219" w:author="Marc Johnson" w:date="2018-01-24T09:19:00Z" w:initials="MJ">
    <w:p w14:paraId="660D6587" w14:textId="3B6A098D" w:rsidR="0074112F" w:rsidRDefault="0074112F">
      <w:pPr>
        <w:pStyle w:val="CommentText"/>
      </w:pPr>
      <w:r>
        <w:rPr>
          <w:rStyle w:val="CommentReference"/>
        </w:rPr>
        <w:annotationRef/>
      </w:r>
      <w:r>
        <w:t>Got it thanks. Can you please make that clear in the main text too. This confused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6AD5E" w15:done="0"/>
  <w15:commentEx w15:paraId="5F79B2AC" w15:done="0"/>
  <w15:commentEx w15:paraId="56F63835" w15:done="0"/>
  <w15:commentEx w15:paraId="5AE851D9" w15:paraIdParent="56F63835" w15:done="0"/>
  <w15:commentEx w15:paraId="2C78C22D" w15:done="0"/>
  <w15:commentEx w15:paraId="2225C946" w15:done="0"/>
  <w15:commentEx w15:paraId="1B6B34F2" w15:paraIdParent="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220BE6D3" w15:paraIdParent="2CCC7AD8" w15:done="0"/>
  <w15:commentEx w15:paraId="3E609B34"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507A54F8" w15:done="0"/>
  <w15:commentEx w15:paraId="533569F3" w15:paraIdParent="507A54F8" w15:done="0"/>
  <w15:commentEx w15:paraId="1EC994B7" w15:done="0"/>
  <w15:commentEx w15:paraId="6737774D" w15:paraIdParent="1EC994B7" w15:done="0"/>
  <w15:commentEx w15:paraId="39B7CB89" w15:done="0"/>
  <w15:commentEx w15:paraId="445B5DB0" w15:paraIdParent="39B7CB89" w15:done="0"/>
  <w15:commentEx w15:paraId="393823C6" w15:paraIdParent="39B7CB89" w15:done="0"/>
  <w15:commentEx w15:paraId="5D07C801" w15:done="0"/>
  <w15:commentEx w15:paraId="7B762D22" w15:done="0"/>
  <w15:commentEx w15:paraId="2BC6B18B" w15:done="0"/>
  <w15:commentEx w15:paraId="46AA68EE" w15:done="0"/>
  <w15:commentEx w15:paraId="4806434E" w15:done="0"/>
  <w15:commentEx w15:paraId="7CCA85EE" w15:done="0"/>
  <w15:commentEx w15:paraId="0A2005FE" w15:paraIdParent="7CCA85EE" w15:done="0"/>
  <w15:commentEx w15:paraId="694160A0" w15:done="0"/>
  <w15:commentEx w15:paraId="3644FF56" w15:done="0"/>
  <w15:commentEx w15:paraId="6801E558" w15:paraIdParent="3644FF56" w15:done="0"/>
  <w15:commentEx w15:paraId="378F51D8" w15:done="0"/>
  <w15:commentEx w15:paraId="06B618FD" w15:done="0"/>
  <w15:commentEx w15:paraId="4AD66B59" w15:done="0"/>
  <w15:commentEx w15:paraId="3AE00E6C" w15:done="0"/>
  <w15:commentEx w15:paraId="3047573D" w15:done="0"/>
  <w15:commentEx w15:paraId="0178693C" w15:done="0"/>
  <w15:commentEx w15:paraId="35F6E5A9" w15:done="0"/>
  <w15:commentEx w15:paraId="72A9AFC0" w15:paraIdParent="35F6E5A9" w15:done="0"/>
  <w15:commentEx w15:paraId="2CA87B98" w15:done="0"/>
  <w15:commentEx w15:paraId="296F8964" w15:done="0"/>
  <w15:commentEx w15:paraId="5B06FD02" w15:done="0"/>
  <w15:commentEx w15:paraId="475C0765" w15:done="0"/>
  <w15:commentEx w15:paraId="10550119" w15:done="0"/>
  <w15:commentEx w15:paraId="75EFFFD9" w15:done="0"/>
  <w15:commentEx w15:paraId="320F5AC4" w15:paraIdParent="75EFFFD9" w15:done="0"/>
  <w15:commentEx w15:paraId="436F03CF" w15:done="0"/>
  <w15:commentEx w15:paraId="1538D4A0"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Ex w15:paraId="660D6587"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6AD5E" w16cid:durableId="1E134F22"/>
  <w16cid:commentId w16cid:paraId="5F79B2AC" w16cid:durableId="1E0DACBB"/>
  <w16cid:commentId w16cid:paraId="56F63835" w16cid:durableId="1E0F0B95"/>
  <w16cid:commentId w16cid:paraId="5AE851D9" w16cid:durableId="1E134F25"/>
  <w16cid:commentId w16cid:paraId="2C78C22D" w16cid:durableId="1E0DACBF"/>
  <w16cid:commentId w16cid:paraId="2225C946" w16cid:durableId="1E0DACC6"/>
  <w16cid:commentId w16cid:paraId="1B6B34F2" w16cid:durableId="1E0F29C9"/>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220BE6D3" w16cid:durableId="1E134F2E"/>
  <w16cid:commentId w16cid:paraId="3E609B34" w16cid:durableId="1E134F2F"/>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507A54F8" w16cid:durableId="1E0F0E82"/>
  <w16cid:commentId w16cid:paraId="533569F3" w16cid:durableId="1E134F36"/>
  <w16cid:commentId w16cid:paraId="1EC994B7" w16cid:durableId="1E0DACDA"/>
  <w16cid:commentId w16cid:paraId="6737774D" w16cid:durableId="1E0DBBF2"/>
  <w16cid:commentId w16cid:paraId="39B7CB89" w16cid:durableId="1E0DACE0"/>
  <w16cid:commentId w16cid:paraId="445B5DB0" w16cid:durableId="1E0DD057"/>
  <w16cid:commentId w16cid:paraId="393823C6" w16cid:durableId="1E134F3B"/>
  <w16cid:commentId w16cid:paraId="5D07C801" w16cid:durableId="1E134F3C"/>
  <w16cid:commentId w16cid:paraId="7B762D22" w16cid:durableId="1E134F3D"/>
  <w16cid:commentId w16cid:paraId="2BC6B18B" w16cid:durableId="1E134F3E"/>
  <w16cid:commentId w16cid:paraId="46AA68EE" w16cid:durableId="1E134F3F"/>
  <w16cid:commentId w16cid:paraId="4806434E" w16cid:durableId="1E134F40"/>
  <w16cid:commentId w16cid:paraId="7CCA85EE" w16cid:durableId="1E0DACED"/>
  <w16cid:commentId w16cid:paraId="0A2005FE" w16cid:durableId="1E134F42"/>
  <w16cid:commentId w16cid:paraId="694160A0" w16cid:durableId="1E134F43"/>
  <w16cid:commentId w16cid:paraId="3644FF56" w16cid:durableId="1E0DACF0"/>
  <w16cid:commentId w16cid:paraId="6801E558" w16cid:durableId="1E134F45"/>
  <w16cid:commentId w16cid:paraId="378F51D8" w16cid:durableId="1E0DACF1"/>
  <w16cid:commentId w16cid:paraId="06B618FD" w16cid:durableId="1E134F47"/>
  <w16cid:commentId w16cid:paraId="4AD66B59" w16cid:durableId="1E0DC08C"/>
  <w16cid:commentId w16cid:paraId="3AE00E6C" w16cid:durableId="1E0DACF4"/>
  <w16cid:commentId w16cid:paraId="3047573D" w16cid:durableId="1E134F4A"/>
  <w16cid:commentId w16cid:paraId="0178693C" w16cid:durableId="1E134F4B"/>
  <w16cid:commentId w16cid:paraId="35F6E5A9" w16cid:durableId="1E0DACF6"/>
  <w16cid:commentId w16cid:paraId="72A9AFC0" w16cid:durableId="1E0DC142"/>
  <w16cid:commentId w16cid:paraId="2CA87B98" w16cid:durableId="1E134F4E"/>
  <w16cid:commentId w16cid:paraId="296F8964" w16cid:durableId="1E134F4F"/>
  <w16cid:commentId w16cid:paraId="5B06FD02" w16cid:durableId="1E134F50"/>
  <w16cid:commentId w16cid:paraId="475C0765" w16cid:durableId="1E134F51"/>
  <w16cid:commentId w16cid:paraId="10550119" w16cid:durableId="1E134F52"/>
  <w16cid:commentId w16cid:paraId="436F03CF" w16cid:durableId="1E134F53"/>
  <w16cid:commentId w16cid:paraId="1538D4A0" w16cid:durableId="1E134F54"/>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Id w16cid:paraId="660D6587" w16cid:durableId="1E134F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78A14" w14:textId="77777777" w:rsidR="00ED332E" w:rsidRDefault="00ED332E">
      <w:r>
        <w:separator/>
      </w:r>
    </w:p>
  </w:endnote>
  <w:endnote w:type="continuationSeparator" w:id="0">
    <w:p w14:paraId="1F52D157" w14:textId="77777777" w:rsidR="00ED332E" w:rsidRDefault="00ED3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8860F7" w:rsidRDefault="008860F7"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8860F7" w:rsidRDefault="00886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8860F7" w:rsidRDefault="008860F7"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7D1C">
      <w:rPr>
        <w:rStyle w:val="PageNumber"/>
        <w:noProof/>
      </w:rPr>
      <w:t>33</w:t>
    </w:r>
    <w:r>
      <w:rPr>
        <w:rStyle w:val="PageNumber"/>
      </w:rPr>
      <w:fldChar w:fldCharType="end"/>
    </w:r>
  </w:p>
  <w:p w14:paraId="4783BAF9" w14:textId="77777777" w:rsidR="008860F7" w:rsidRDefault="00886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868B6" w14:textId="77777777" w:rsidR="00ED332E" w:rsidRDefault="00ED332E">
      <w:r>
        <w:separator/>
      </w:r>
    </w:p>
  </w:footnote>
  <w:footnote w:type="continuationSeparator" w:id="0">
    <w:p w14:paraId="60EFC789" w14:textId="77777777" w:rsidR="00ED332E" w:rsidRDefault="00ED3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ohnson">
    <w15:presenceInfo w15:providerId="None" w15:userId="Marc Johnson"/>
  </w15:person>
  <w15:person w15:author="James Santangelo">
    <w15:presenceInfo w15:providerId="None" w15:userId="James Santangelo"/>
  </w15:person>
  <w15:person w15:author="James Santangelo [2]">
    <w15:presenceInfo w15:providerId="Windows Live" w15:userId="e638a063-8c92-4fd8-845b-aa0f44b11a7c"/>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A5576"/>
    <w:rsid w:val="000A63E6"/>
    <w:rsid w:val="000A69CC"/>
    <w:rsid w:val="000B2C50"/>
    <w:rsid w:val="000C6745"/>
    <w:rsid w:val="000F0387"/>
    <w:rsid w:val="00110B09"/>
    <w:rsid w:val="00116984"/>
    <w:rsid w:val="00173A47"/>
    <w:rsid w:val="00177C0F"/>
    <w:rsid w:val="001936E6"/>
    <w:rsid w:val="001A52DA"/>
    <w:rsid w:val="001D01D3"/>
    <w:rsid w:val="001D70A4"/>
    <w:rsid w:val="001D7FC1"/>
    <w:rsid w:val="00212AC5"/>
    <w:rsid w:val="00216540"/>
    <w:rsid w:val="002371A8"/>
    <w:rsid w:val="00242F52"/>
    <w:rsid w:val="00245592"/>
    <w:rsid w:val="002506BF"/>
    <w:rsid w:val="00267FD9"/>
    <w:rsid w:val="002943C3"/>
    <w:rsid w:val="002C78BF"/>
    <w:rsid w:val="002D3E46"/>
    <w:rsid w:val="002F5234"/>
    <w:rsid w:val="002F6284"/>
    <w:rsid w:val="00303AF0"/>
    <w:rsid w:val="00306ADE"/>
    <w:rsid w:val="00320A02"/>
    <w:rsid w:val="00321401"/>
    <w:rsid w:val="003308BA"/>
    <w:rsid w:val="00332A41"/>
    <w:rsid w:val="00346BF9"/>
    <w:rsid w:val="003512CD"/>
    <w:rsid w:val="003534C8"/>
    <w:rsid w:val="00353D38"/>
    <w:rsid w:val="00377791"/>
    <w:rsid w:val="0038674C"/>
    <w:rsid w:val="00394267"/>
    <w:rsid w:val="0039649B"/>
    <w:rsid w:val="003970AC"/>
    <w:rsid w:val="003B5EBE"/>
    <w:rsid w:val="003C3ABA"/>
    <w:rsid w:val="003D41DE"/>
    <w:rsid w:val="00405055"/>
    <w:rsid w:val="00434C91"/>
    <w:rsid w:val="00436804"/>
    <w:rsid w:val="004406D0"/>
    <w:rsid w:val="0044259C"/>
    <w:rsid w:val="00446275"/>
    <w:rsid w:val="004521E2"/>
    <w:rsid w:val="00460FED"/>
    <w:rsid w:val="00465BB6"/>
    <w:rsid w:val="00467E90"/>
    <w:rsid w:val="004770F4"/>
    <w:rsid w:val="00480165"/>
    <w:rsid w:val="004853D4"/>
    <w:rsid w:val="00496AF0"/>
    <w:rsid w:val="004A61DF"/>
    <w:rsid w:val="004D176B"/>
    <w:rsid w:val="004D5CA4"/>
    <w:rsid w:val="004D755B"/>
    <w:rsid w:val="004E21CE"/>
    <w:rsid w:val="004F137B"/>
    <w:rsid w:val="004F2227"/>
    <w:rsid w:val="0050190E"/>
    <w:rsid w:val="0050273E"/>
    <w:rsid w:val="00520BC4"/>
    <w:rsid w:val="00523777"/>
    <w:rsid w:val="005433A8"/>
    <w:rsid w:val="00550BDC"/>
    <w:rsid w:val="00557910"/>
    <w:rsid w:val="005666C4"/>
    <w:rsid w:val="005C105B"/>
    <w:rsid w:val="005C3CCD"/>
    <w:rsid w:val="005D73BE"/>
    <w:rsid w:val="005F31D4"/>
    <w:rsid w:val="005F6992"/>
    <w:rsid w:val="00607D1C"/>
    <w:rsid w:val="00625027"/>
    <w:rsid w:val="00640CA6"/>
    <w:rsid w:val="00643CC7"/>
    <w:rsid w:val="00655610"/>
    <w:rsid w:val="00655BB1"/>
    <w:rsid w:val="00664759"/>
    <w:rsid w:val="006653AE"/>
    <w:rsid w:val="006937D2"/>
    <w:rsid w:val="00695730"/>
    <w:rsid w:val="006B2E94"/>
    <w:rsid w:val="006B4A31"/>
    <w:rsid w:val="006C381B"/>
    <w:rsid w:val="006C54A7"/>
    <w:rsid w:val="006E7A34"/>
    <w:rsid w:val="006F4CDC"/>
    <w:rsid w:val="007078B1"/>
    <w:rsid w:val="0071271A"/>
    <w:rsid w:val="0072287E"/>
    <w:rsid w:val="0074112F"/>
    <w:rsid w:val="00752A5E"/>
    <w:rsid w:val="00753B7F"/>
    <w:rsid w:val="00755CC9"/>
    <w:rsid w:val="007873F0"/>
    <w:rsid w:val="007C6536"/>
    <w:rsid w:val="007D228D"/>
    <w:rsid w:val="007D4EEA"/>
    <w:rsid w:val="007F3C93"/>
    <w:rsid w:val="008054DC"/>
    <w:rsid w:val="00806596"/>
    <w:rsid w:val="00806E20"/>
    <w:rsid w:val="0081167C"/>
    <w:rsid w:val="00822253"/>
    <w:rsid w:val="00827DCD"/>
    <w:rsid w:val="008313B4"/>
    <w:rsid w:val="008408B1"/>
    <w:rsid w:val="00855046"/>
    <w:rsid w:val="00864E7C"/>
    <w:rsid w:val="008653B9"/>
    <w:rsid w:val="00872A90"/>
    <w:rsid w:val="00872AA9"/>
    <w:rsid w:val="00876386"/>
    <w:rsid w:val="00883F9A"/>
    <w:rsid w:val="00885D91"/>
    <w:rsid w:val="008860F7"/>
    <w:rsid w:val="00890EFD"/>
    <w:rsid w:val="008A16E6"/>
    <w:rsid w:val="008D4447"/>
    <w:rsid w:val="008D7D0A"/>
    <w:rsid w:val="008E3E1C"/>
    <w:rsid w:val="008F3750"/>
    <w:rsid w:val="0090389D"/>
    <w:rsid w:val="009130DF"/>
    <w:rsid w:val="0096086F"/>
    <w:rsid w:val="00966896"/>
    <w:rsid w:val="00971DAE"/>
    <w:rsid w:val="0098103F"/>
    <w:rsid w:val="00993BF2"/>
    <w:rsid w:val="00993D47"/>
    <w:rsid w:val="009A063B"/>
    <w:rsid w:val="009A2CD2"/>
    <w:rsid w:val="009A6339"/>
    <w:rsid w:val="009B7797"/>
    <w:rsid w:val="009C0825"/>
    <w:rsid w:val="009E7701"/>
    <w:rsid w:val="009F0C42"/>
    <w:rsid w:val="00A155B1"/>
    <w:rsid w:val="00A156A2"/>
    <w:rsid w:val="00A21108"/>
    <w:rsid w:val="00A26F5F"/>
    <w:rsid w:val="00A33512"/>
    <w:rsid w:val="00A43250"/>
    <w:rsid w:val="00A53CDE"/>
    <w:rsid w:val="00A71B8F"/>
    <w:rsid w:val="00A73F29"/>
    <w:rsid w:val="00A9094C"/>
    <w:rsid w:val="00A9689E"/>
    <w:rsid w:val="00AA20C4"/>
    <w:rsid w:val="00AA3867"/>
    <w:rsid w:val="00AA4F85"/>
    <w:rsid w:val="00AB3D7F"/>
    <w:rsid w:val="00AD3965"/>
    <w:rsid w:val="00AD564B"/>
    <w:rsid w:val="00AD63B7"/>
    <w:rsid w:val="00AE4232"/>
    <w:rsid w:val="00AF2F5E"/>
    <w:rsid w:val="00B00A07"/>
    <w:rsid w:val="00B01856"/>
    <w:rsid w:val="00B12248"/>
    <w:rsid w:val="00B2487C"/>
    <w:rsid w:val="00B42BA8"/>
    <w:rsid w:val="00B86225"/>
    <w:rsid w:val="00BA1ECA"/>
    <w:rsid w:val="00BB34F6"/>
    <w:rsid w:val="00BB3566"/>
    <w:rsid w:val="00BC447E"/>
    <w:rsid w:val="00BE7827"/>
    <w:rsid w:val="00C00C39"/>
    <w:rsid w:val="00C1315B"/>
    <w:rsid w:val="00C14777"/>
    <w:rsid w:val="00C2020A"/>
    <w:rsid w:val="00C2777D"/>
    <w:rsid w:val="00C35587"/>
    <w:rsid w:val="00C37A2C"/>
    <w:rsid w:val="00C46889"/>
    <w:rsid w:val="00C55EED"/>
    <w:rsid w:val="00C56AD7"/>
    <w:rsid w:val="00C65BD6"/>
    <w:rsid w:val="00C6602C"/>
    <w:rsid w:val="00C74924"/>
    <w:rsid w:val="00CB1B0B"/>
    <w:rsid w:val="00CB2BAD"/>
    <w:rsid w:val="00CB6EA9"/>
    <w:rsid w:val="00CD2BA7"/>
    <w:rsid w:val="00CD5C48"/>
    <w:rsid w:val="00CD68EA"/>
    <w:rsid w:val="00CE561F"/>
    <w:rsid w:val="00CF3C91"/>
    <w:rsid w:val="00D030A9"/>
    <w:rsid w:val="00D17B26"/>
    <w:rsid w:val="00D27A78"/>
    <w:rsid w:val="00D33208"/>
    <w:rsid w:val="00D432E6"/>
    <w:rsid w:val="00D46EF9"/>
    <w:rsid w:val="00D50C7F"/>
    <w:rsid w:val="00D51BE9"/>
    <w:rsid w:val="00DB51FE"/>
    <w:rsid w:val="00DC14BA"/>
    <w:rsid w:val="00DC5993"/>
    <w:rsid w:val="00DC6D5C"/>
    <w:rsid w:val="00DD1F6F"/>
    <w:rsid w:val="00DD5AC2"/>
    <w:rsid w:val="00DE7539"/>
    <w:rsid w:val="00DF2266"/>
    <w:rsid w:val="00E03818"/>
    <w:rsid w:val="00E12846"/>
    <w:rsid w:val="00E27AE2"/>
    <w:rsid w:val="00E34B0F"/>
    <w:rsid w:val="00E40FE9"/>
    <w:rsid w:val="00E46181"/>
    <w:rsid w:val="00E54A87"/>
    <w:rsid w:val="00E56DE6"/>
    <w:rsid w:val="00E63DB1"/>
    <w:rsid w:val="00E63F48"/>
    <w:rsid w:val="00E71AFF"/>
    <w:rsid w:val="00E73CF0"/>
    <w:rsid w:val="00E75AEF"/>
    <w:rsid w:val="00E761AE"/>
    <w:rsid w:val="00E81DD0"/>
    <w:rsid w:val="00E97E1C"/>
    <w:rsid w:val="00EA01BB"/>
    <w:rsid w:val="00EA584F"/>
    <w:rsid w:val="00EC4594"/>
    <w:rsid w:val="00ED0759"/>
    <w:rsid w:val="00ED0BF7"/>
    <w:rsid w:val="00ED17F2"/>
    <w:rsid w:val="00ED1B9F"/>
    <w:rsid w:val="00ED2EDA"/>
    <w:rsid w:val="00ED332E"/>
    <w:rsid w:val="00ED5C27"/>
    <w:rsid w:val="00EE0034"/>
    <w:rsid w:val="00EF1820"/>
    <w:rsid w:val="00EF7216"/>
    <w:rsid w:val="00F104D9"/>
    <w:rsid w:val="00F47CA8"/>
    <w:rsid w:val="00F53E83"/>
    <w:rsid w:val="00F54E7B"/>
    <w:rsid w:val="00F663CD"/>
    <w:rsid w:val="00F756B4"/>
    <w:rsid w:val="00F81499"/>
    <w:rsid w:val="00F864A1"/>
    <w:rsid w:val="00F91F07"/>
    <w:rsid w:val="00F96AA1"/>
    <w:rsid w:val="00FB2818"/>
    <w:rsid w:val="00FC1F6A"/>
    <w:rsid w:val="00FE002C"/>
    <w:rsid w:val="00FE0EE8"/>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unhideWhenUsed/>
    <w:rsid w:val="00695730"/>
  </w:style>
  <w:style w:type="character" w:customStyle="1" w:styleId="CommentTextChar">
    <w:name w:val="Comment Text Char"/>
    <w:basedOn w:val="DefaultParagraphFont"/>
    <w:link w:val="CommentText"/>
    <w:uiPriority w:val="99"/>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customStyle="1" w:styleId="UnresolvedMention1">
    <w:name w:val="Unresolved Mention1"/>
    <w:basedOn w:val="DefaultParagraphFont"/>
    <w:uiPriority w:val="99"/>
    <w:rsid w:val="008F3750"/>
    <w:rPr>
      <w:color w:val="808080"/>
      <w:shd w:val="clear" w:color="auto" w:fill="E6E6E6"/>
    </w:rPr>
  </w:style>
  <w:style w:type="character" w:styleId="FollowedHyperlink">
    <w:name w:val="FollowedHyperlink"/>
    <w:basedOn w:val="DefaultParagraphFont"/>
    <w:uiPriority w:val="99"/>
    <w:semiHidden/>
    <w:unhideWhenUsed/>
    <w:rsid w:val="00E75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2084887">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ature.com/scitable/topicpage/epistasis-gene-interaction-and-phenotype-effects-460" TargetMode="External"/><Relationship Id="rId1" Type="http://schemas.openxmlformats.org/officeDocument/2006/relationships/hyperlink" Target="http://rspb.royalsocietypublishing.org/author-informa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4802D4-1591-FB4D-A956-03101BB3D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43761</Words>
  <Characters>249441</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292617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2018-01-24T23:49:00Z</dcterms:created>
  <dcterms:modified xsi:type="dcterms:W3CDTF">2018-01-24T23:49:00Z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