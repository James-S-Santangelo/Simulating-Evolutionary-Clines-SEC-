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0"/>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commentRangeStart w:id="2"/>
      <w:r w:rsidRPr="00353D38">
        <w:rPr>
          <w:rFonts w:ascii="Times New Roman" w:hAnsi="Times New Roman" w:cs="Times New Roman"/>
          <w:b/>
        </w:rPr>
        <w:lastRenderedPageBreak/>
        <w:t>Abstract</w:t>
      </w:r>
      <w:commentRangeEnd w:id="1"/>
      <w:r w:rsidR="005F6992">
        <w:rPr>
          <w:rStyle w:val="CommentReference"/>
        </w:rPr>
        <w:commentReference w:id="1"/>
      </w:r>
      <w:commentRangeEnd w:id="2"/>
      <w:r w:rsidR="007078B1">
        <w:rPr>
          <w:rStyle w:val="CommentReference"/>
        </w:rPr>
        <w:commentReference w:id="2"/>
      </w:r>
    </w:p>
    <w:p w14:paraId="0B984689" w14:textId="77777777" w:rsidR="00695730" w:rsidRPr="00353D38" w:rsidRDefault="00695730">
      <w:pPr>
        <w:rPr>
          <w:rFonts w:ascii="Times New Roman" w:hAnsi="Times New Roman" w:cs="Times New Roman"/>
          <w:b/>
        </w:rPr>
      </w:pPr>
    </w:p>
    <w:p w14:paraId="0F2D1481" w14:textId="198A4FF9" w:rsidR="00332A41" w:rsidRPr="00F218BC" w:rsidRDefault="00B42BA8" w:rsidP="00332A41">
      <w:pPr>
        <w:spacing w:line="480" w:lineRule="auto"/>
        <w:rPr>
          <w:rFonts w:ascii="Times New Roman" w:eastAsia="Times New Roman" w:hAnsi="Times New Roman" w:cs="Times New Roman"/>
          <w:color w:val="000000" w:themeColor="text1"/>
          <w:lang w:val="en-US"/>
        </w:rPr>
      </w:pPr>
      <w:commentRangeStart w:id="3"/>
      <w:ins w:id="4" w:author="Marc Johnson" w:date="2018-01-18T08:44:00Z">
        <w:r>
          <w:rPr>
            <w:rFonts w:ascii="Times New Roman" w:eastAsia="Times New Roman" w:hAnsi="Times New Roman" w:cs="Times New Roman"/>
            <w:color w:val="000000" w:themeColor="text1"/>
          </w:rPr>
          <w:t xml:space="preserve">The study of evolution in urban environments </w:t>
        </w:r>
      </w:ins>
      <w:ins w:id="5" w:author="Marc Johnson" w:date="2018-01-18T08:47:00Z">
        <w:r w:rsidR="002C78BF">
          <w:rPr>
            <w:rFonts w:ascii="Times New Roman" w:eastAsia="Times New Roman" w:hAnsi="Times New Roman" w:cs="Times New Roman"/>
            <w:color w:val="000000" w:themeColor="text1"/>
          </w:rPr>
          <w:t>offers the opportunity to study the role of</w:t>
        </w:r>
      </w:ins>
      <w:ins w:id="6" w:author="Marc Johnson" w:date="2018-01-18T08:44:00Z">
        <w:r>
          <w:rPr>
            <w:rFonts w:ascii="Times New Roman" w:eastAsia="Times New Roman" w:hAnsi="Times New Roman" w:cs="Times New Roman"/>
            <w:color w:val="000000" w:themeColor="text1"/>
          </w:rPr>
          <w:t xml:space="preserve"> adaptive and non-adaptive evolutionary processes</w:t>
        </w:r>
      </w:ins>
      <w:ins w:id="7" w:author="Marc Johnson" w:date="2018-01-18T08:47:00Z">
        <w:r w:rsidR="002C78BF">
          <w:rPr>
            <w:rFonts w:ascii="Times New Roman" w:eastAsia="Times New Roman" w:hAnsi="Times New Roman" w:cs="Times New Roman"/>
            <w:color w:val="000000" w:themeColor="text1"/>
          </w:rPr>
          <w:t xml:space="preserve"> on an unprecedented scale</w:t>
        </w:r>
      </w:ins>
      <w:ins w:id="8" w:author="Marc Johnson" w:date="2018-01-18T08:44:00Z">
        <w:r>
          <w:rPr>
            <w:rFonts w:ascii="Times New Roman" w:eastAsia="Times New Roman" w:hAnsi="Times New Roman" w:cs="Times New Roman"/>
            <w:color w:val="000000" w:themeColor="text1"/>
          </w:rPr>
          <w:t xml:space="preserve">.  </w:t>
        </w:r>
      </w:ins>
      <w:commentRangeEnd w:id="3"/>
      <w:ins w:id="9" w:author="Marc Johnson" w:date="2018-01-18T16:14:00Z">
        <w:r w:rsidR="00557910">
          <w:rPr>
            <w:rStyle w:val="CommentReference"/>
          </w:rPr>
          <w:commentReference w:id="3"/>
        </w:r>
      </w:ins>
      <w:r w:rsidR="00332A41" w:rsidRPr="00F218BC">
        <w:rPr>
          <w:rFonts w:ascii="Times New Roman" w:eastAsia="Times New Roman" w:hAnsi="Times New Roman" w:cs="Times New Roman"/>
          <w:color w:val="000000" w:themeColor="text1"/>
        </w:rPr>
        <w:t xml:space="preserve">The presence of multiple independent clines in the same direction (i.e. parallel clines) is often considered strong evidence for the role of natural selection, as </w:t>
      </w:r>
      <w:del w:id="10" w:author="Marc Johnson" w:date="2018-01-18T08:40:00Z">
        <w:r w:rsidR="00332A41" w:rsidRPr="00F218BC" w:rsidDel="00C46889">
          <w:rPr>
            <w:rFonts w:ascii="Times New Roman" w:eastAsia="Times New Roman" w:hAnsi="Times New Roman" w:cs="Times New Roman"/>
            <w:color w:val="000000" w:themeColor="text1"/>
          </w:rPr>
          <w:delText xml:space="preserve">putative </w:delText>
        </w:r>
      </w:del>
      <w:r w:rsidR="00332A41" w:rsidRPr="00F218BC">
        <w:rPr>
          <w:rFonts w:ascii="Times New Roman" w:eastAsia="Times New Roman" w:hAnsi="Times New Roman" w:cs="Times New Roman"/>
          <w:color w:val="000000" w:themeColor="text1"/>
        </w:rPr>
        <w:t xml:space="preserve">adaptations are unlikely to evolve repeatedly via stochastic forces. However, when traits have a non-additive genetic basis </w:t>
      </w:r>
      <w:ins w:id="11" w:author="Marc Johnson" w:date="2018-01-18T08:40:00Z">
        <w:r w:rsidR="00C46889">
          <w:rPr>
            <w:rFonts w:ascii="Times New Roman" w:eastAsia="Times New Roman" w:hAnsi="Times New Roman" w:cs="Times New Roman"/>
            <w:color w:val="000000" w:themeColor="text1"/>
          </w:rPr>
          <w:t xml:space="preserve">due to </w:t>
        </w:r>
      </w:ins>
      <w:del w:id="12" w:author="Marc Johnson" w:date="2018-01-18T08:40:00Z">
        <w:r w:rsidR="00332A41" w:rsidRPr="00F218BC" w:rsidDel="00C46889">
          <w:rPr>
            <w:rFonts w:ascii="Times New Roman" w:eastAsia="Times New Roman" w:hAnsi="Times New Roman" w:cs="Times New Roman"/>
            <w:color w:val="000000" w:themeColor="text1"/>
          </w:rPr>
          <w:delText xml:space="preserve">(e.g. </w:delText>
        </w:r>
      </w:del>
      <w:r w:rsidR="00332A41" w:rsidRPr="00F218BC">
        <w:rPr>
          <w:rFonts w:ascii="Times New Roman" w:eastAsia="Times New Roman" w:hAnsi="Times New Roman" w:cs="Times New Roman"/>
          <w:color w:val="000000" w:themeColor="text1"/>
        </w:rPr>
        <w:t>epistasis</w:t>
      </w:r>
      <w:del w:id="13" w:author="Marc Johnson" w:date="2018-01-18T08:40:00Z">
        <w:r w:rsidR="00332A41" w:rsidRPr="00F218BC" w:rsidDel="00C46889">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clines may occur more frequently in a particular direction because stochastic changes in allele frequencies at one locus may have a disproportionate effect on phenotype frequencies. In this paper, we use spatially-explicit</w:t>
      </w:r>
      <w:ins w:id="14" w:author="Marc Johnson" w:date="2018-01-18T08:41:00Z">
        <w:r w:rsidR="00C46889">
          <w:rPr>
            <w:rFonts w:ascii="Times New Roman" w:eastAsia="Times New Roman" w:hAnsi="Times New Roman" w:cs="Times New Roman"/>
            <w:color w:val="000000" w:themeColor="text1"/>
          </w:rPr>
          <w:t xml:space="preserve"> </w:t>
        </w:r>
      </w:ins>
      <w:del w:id="15" w:author="Marc Johnson" w:date="2018-01-18T08:41:00Z">
        <w:r w:rsidR="00332A41" w:rsidRPr="00F218BC" w:rsidDel="00C46889">
          <w:rPr>
            <w:rFonts w:ascii="Times New Roman" w:eastAsia="Times New Roman" w:hAnsi="Times New Roman" w:cs="Times New Roman"/>
            <w:color w:val="000000" w:themeColor="text1"/>
          </w:rPr>
          <w:delText xml:space="preserve">, agent based </w:delText>
        </w:r>
      </w:del>
      <w:r w:rsidR="00332A41" w:rsidRPr="00F218BC">
        <w:rPr>
          <w:rFonts w:ascii="Times New Roman" w:eastAsia="Times New Roman" w:hAnsi="Times New Roman" w:cs="Times New Roman"/>
          <w:color w:val="000000" w:themeColor="text1"/>
        </w:rPr>
        <w:t xml:space="preserve">simulations modelled according to the </w:t>
      </w:r>
      <w:proofErr w:type="spellStart"/>
      <w:r w:rsidR="00332A41" w:rsidRPr="00F218BC">
        <w:rPr>
          <w:rFonts w:ascii="Times New Roman" w:eastAsia="Times New Roman" w:hAnsi="Times New Roman" w:cs="Times New Roman"/>
          <w:color w:val="000000" w:themeColor="text1"/>
        </w:rPr>
        <w:t>cyanogenesis</w:t>
      </w:r>
      <w:proofErr w:type="spellEnd"/>
      <w:r w:rsidR="00332A41" w:rsidRPr="00F218BC">
        <w:rPr>
          <w:rFonts w:ascii="Times New Roman" w:eastAsia="Times New Roman" w:hAnsi="Times New Roman" w:cs="Times New Roman"/>
          <w:color w:val="000000" w:themeColor="text1"/>
        </w:rPr>
        <w:t xml:space="preserve"> </w:t>
      </w:r>
      <w:ins w:id="16" w:author="Marc Johnson" w:date="2018-01-18T08:34:00Z">
        <w:r w:rsidR="0050273E">
          <w:rPr>
            <w:rFonts w:ascii="Times New Roman" w:eastAsia="Times New Roman" w:hAnsi="Times New Roman" w:cs="Times New Roman"/>
            <w:color w:val="000000" w:themeColor="text1"/>
          </w:rPr>
          <w:t xml:space="preserve">(HCN) </w:t>
        </w:r>
      </w:ins>
      <w:r w:rsidR="00332A41" w:rsidRPr="00F218BC">
        <w:rPr>
          <w:rFonts w:ascii="Times New Roman" w:eastAsia="Times New Roman" w:hAnsi="Times New Roman" w:cs="Times New Roman"/>
          <w:color w:val="000000" w:themeColor="text1"/>
        </w:rPr>
        <w:t>polymorphism in white clover (</w:t>
      </w:r>
      <w:proofErr w:type="spellStart"/>
      <w:r w:rsidR="00332A41" w:rsidRPr="00F218BC">
        <w:rPr>
          <w:rFonts w:ascii="Times New Roman" w:eastAsia="Times New Roman" w:hAnsi="Times New Roman" w:cs="Times New Roman"/>
          <w:i/>
          <w:iCs/>
          <w:color w:val="000000" w:themeColor="text1"/>
        </w:rPr>
        <w:t>Trifolium</w:t>
      </w:r>
      <w:proofErr w:type="spellEnd"/>
      <w:r w:rsidR="00332A41" w:rsidRPr="00F218BC">
        <w:rPr>
          <w:rFonts w:ascii="Times New Roman" w:eastAsia="Times New Roman" w:hAnsi="Times New Roman" w:cs="Times New Roman"/>
          <w:i/>
          <w:iCs/>
          <w:color w:val="000000" w:themeColor="text1"/>
        </w:rPr>
        <w:t xml:space="preserve"> </w:t>
      </w:r>
      <w:proofErr w:type="spellStart"/>
      <w:r w:rsidR="00332A41" w:rsidRPr="00F218BC">
        <w:rPr>
          <w:rFonts w:ascii="Times New Roman" w:eastAsia="Times New Roman" w:hAnsi="Times New Roman" w:cs="Times New Roman"/>
          <w:i/>
          <w:iCs/>
          <w:color w:val="000000" w:themeColor="text1"/>
        </w:rPr>
        <w:t>repens</w:t>
      </w:r>
      <w:proofErr w:type="spellEnd"/>
      <w:r w:rsidR="00332A41" w:rsidRPr="00F218BC">
        <w:rPr>
          <w:rFonts w:ascii="Times New Roman" w:eastAsia="Times New Roman" w:hAnsi="Times New Roman" w:cs="Times New Roman"/>
          <w:color w:val="000000" w:themeColor="text1"/>
        </w:rPr>
        <w:t xml:space="preserve">) to examine the formation of phenotypic clines </w:t>
      </w:r>
      <w:ins w:id="17" w:author="Marc Johnson" w:date="2018-01-18T08:42:00Z">
        <w:r w:rsidR="00C46889">
          <w:rPr>
            <w:rFonts w:ascii="Times New Roman" w:eastAsia="Times New Roman" w:hAnsi="Times New Roman" w:cs="Times New Roman"/>
            <w:color w:val="000000" w:themeColor="text1"/>
          </w:rPr>
          <w:t>along urbanization gradients</w:t>
        </w:r>
      </w:ins>
      <w:ins w:id="18" w:author="Marc Johnson" w:date="2018-01-18T08:41:00Z">
        <w:r w:rsidR="00C46889">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 xml:space="preserve">under varying levels of drift, gene flow and selection. </w:t>
      </w:r>
      <w:del w:id="19" w:author="Marc Johnson" w:date="2018-01-18T08:34:00Z">
        <w:r w:rsidR="00332A41" w:rsidRPr="00F218BC" w:rsidDel="0050273E">
          <w:rPr>
            <w:rFonts w:ascii="Times New Roman" w:eastAsia="Times New Roman" w:hAnsi="Times New Roman" w:cs="Times New Roman"/>
            <w:color w:val="000000" w:themeColor="text1"/>
          </w:rPr>
          <w:delText>Cyanogenesis (</w:delText>
        </w:r>
      </w:del>
      <w:r w:rsidR="00332A41" w:rsidRPr="00F218BC">
        <w:rPr>
          <w:rFonts w:ascii="Times New Roman" w:eastAsia="Times New Roman" w:hAnsi="Times New Roman" w:cs="Times New Roman"/>
          <w:color w:val="000000" w:themeColor="text1"/>
        </w:rPr>
        <w:t>HCN</w:t>
      </w:r>
      <w:del w:id="20" w:author="Marc Johnson" w:date="2018-01-18T08:34:00Z">
        <w:r w:rsidR="00332A41" w:rsidRPr="00F218BC" w:rsidDel="0050273E">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 xml:space="preserve">across a landscape resulted </w:t>
      </w:r>
      <w:del w:id="21" w:author="Marc Johnson" w:date="2018-01-18T08:43:00Z">
        <w:r w:rsidR="00332A41" w:rsidRPr="00F218BC" w:rsidDel="00C46889">
          <w:rPr>
            <w:rFonts w:ascii="Times New Roman" w:eastAsia="Times New Roman" w:hAnsi="Times New Roman" w:cs="Times New Roman"/>
            <w:color w:val="000000" w:themeColor="text1"/>
          </w:rPr>
          <w:delText xml:space="preserve">overwhelmingly </w:delText>
        </w:r>
      </w:del>
      <w:r w:rsidR="00332A41" w:rsidRPr="00F218BC">
        <w:rPr>
          <w:rFonts w:ascii="Times New Roman" w:eastAsia="Times New Roman" w:hAnsi="Times New Roman" w:cs="Times New Roman"/>
          <w:color w:val="000000" w:themeColor="text1"/>
        </w:rPr>
        <w:t>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We suggest that broad scale replication with explicit consideration of the genetic architecture underlying focal traits will be necessary to understand the contributions of drift, gene flow and selection to the formation of </w:t>
      </w:r>
      <w:r w:rsidR="00332A41" w:rsidRPr="00AB7222">
        <w:rPr>
          <w:rFonts w:ascii="Times New Roman" w:eastAsia="Times New Roman" w:hAnsi="Times New Roman" w:cs="Times New Roman"/>
          <w:color w:val="000000" w:themeColor="text1"/>
        </w:rPr>
        <w:t xml:space="preserve">parallel </w:t>
      </w:r>
      <w:r w:rsidR="00332A41" w:rsidRPr="00F218BC">
        <w:rPr>
          <w:rFonts w:ascii="Times New Roman" w:eastAsia="Times New Roman" w:hAnsi="Times New Roman" w:cs="Times New Roman"/>
          <w:color w:val="000000" w:themeColor="text1"/>
        </w:rPr>
        <w:t>phenotypic clines</w:t>
      </w:r>
      <w:r w:rsidR="00332A41" w:rsidRPr="00AB7222">
        <w:rPr>
          <w:rFonts w:ascii="Times New Roman" w:eastAsia="Times New Roman" w:hAnsi="Times New Roman" w:cs="Times New Roman"/>
          <w:color w:val="000000" w:themeColor="text1"/>
        </w:rPr>
        <w:t>.</w:t>
      </w:r>
      <w:r w:rsidR="00332A41" w:rsidRPr="00F218BC">
        <w:rPr>
          <w:rFonts w:ascii="Times New Roman" w:eastAsia="Times New Roman" w:hAnsi="Times New Roman" w:cs="Times New Roman"/>
          <w:color w:val="000000" w:themeColor="text1"/>
        </w:rPr>
        <w:t>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2"/>
      <w:r w:rsidRPr="00353D38">
        <w:rPr>
          <w:rFonts w:ascii="Times New Roman" w:hAnsi="Times New Roman" w:cs="Times New Roman"/>
          <w:b/>
        </w:rPr>
        <w:t>Keywords</w:t>
      </w:r>
      <w:commentRangeEnd w:id="22"/>
      <w:r w:rsidR="00116984">
        <w:rPr>
          <w:rStyle w:val="CommentReference"/>
        </w:rPr>
        <w:commentReference w:id="2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3E3ABC69" w14:textId="77777777" w:rsidR="00695730" w:rsidRPr="00353D38" w:rsidRDefault="00695730">
      <w:pPr>
        <w:rPr>
          <w:rFonts w:ascii="Times New Roman" w:hAnsi="Times New Roman" w:cs="Times New Roman"/>
          <w:b/>
        </w:rPr>
      </w:pPr>
    </w:p>
    <w:p w14:paraId="6E5AE846" w14:textId="77777777"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16998EC0"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"(Huxley 1938, 1939)", "plainTextFormattedCitation" : "(Huxley 1938, 1939)", "previouslyFormattedCitation" : "(Huxley 1938, 1939)"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(Huxley 1938, 1939)</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"(Endler 1977)", "plainTextFormattedCitation" : "(Endler 1977)", "previouslyFormattedCitation" : "(Endler 1977)"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(Endler 1977)</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F47CA8">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"(Haldane 1948; Felsenstein 1975; Saccheri et al. 2008; Takahashi 2015)", "plainTextFormattedCitation" : "(Haldane 1948; Felsenstein 1975; Saccheri et al. 2008; Takahashi 2015)", "previouslyFormattedCitation" : "(Haldane 1948; Felsenstein 1975; Saccheri et al. 2008; Takahashi 2015)" }, "properties" : {  }, "schema" : "https://github.com/citation-style-language/schema/raw/master/csl-citation.json" }</w:instrText>
      </w:r>
      <w:r w:rsidRPr="00353D38">
        <w:rPr>
          <w:rFonts w:ascii="Times New Roman" w:hAnsi="Times New Roman" w:cs="Times New Roman"/>
        </w:rPr>
        <w:fldChar w:fldCharType="separate"/>
      </w:r>
      <w:r w:rsidR="00F47CA8" w:rsidRPr="00F47CA8">
        <w:rPr>
          <w:rFonts w:ascii="Times New Roman" w:hAnsi="Times New Roman" w:cs="Times New Roman"/>
          <w:noProof/>
        </w:rPr>
        <w:t>(Haldane 1948; Felsenstein 1975; Saccheri et al. 2008; Takahashi 2015)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473DD88F" w:rsidR="00695730" w:rsidRPr="00353D38" w:rsidRDefault="00695730" w:rsidP="00695730">
      <w:pPr>
        <w:spacing w:line="480" w:lineRule="auto"/>
        <w:ind w:firstLine="360"/>
        <w:rPr>
          <w:rFonts w:ascii="Times New Roman" w:hAnsi="Times New Roman" w:cs="Times New Roman"/>
        </w:rPr>
      </w:pPr>
      <w:commentRangeStart w:id="23"/>
      <w:commentRangeStart w:id="24"/>
      <w:r w:rsidRPr="00353D38">
        <w:rPr>
          <w:rFonts w:ascii="Times New Roman" w:hAnsi="Times New Roman" w:cs="Times New Roman"/>
        </w:rPr>
        <w:t xml:space="preserve">While </w:t>
      </w:r>
      <w:commentRangeEnd w:id="23"/>
      <w:r w:rsidRPr="00353D38">
        <w:rPr>
          <w:rStyle w:val="CommentReference"/>
          <w:rFonts w:ascii="Times New Roman" w:hAnsi="Times New Roman" w:cs="Times New Roman"/>
          <w:sz w:val="24"/>
          <w:szCs w:val="24"/>
        </w:rPr>
        <w:commentReference w:id="23"/>
      </w:r>
      <w:commentRangeEnd w:id="24"/>
      <w:r w:rsidRPr="00353D38">
        <w:rPr>
          <w:rStyle w:val="CommentReference"/>
          <w:rFonts w:ascii="Times New Roman" w:hAnsi="Times New Roman" w:cs="Times New Roman"/>
          <w:sz w:val="24"/>
          <w:szCs w:val="24"/>
        </w:rPr>
        <w:commentReference w:id="24"/>
      </w:r>
      <w:r w:rsidRPr="00353D38">
        <w:rPr>
          <w:rFonts w:ascii="Times New Roman" w:hAnsi="Times New Roman" w:cs="Times New Roman"/>
        </w:rPr>
        <w:t xml:space="preserve">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"manualFormatting" : "Wright 1943", "plainTextFormattedCitation" : "(Wright 1943)", "previouslyFormattedCitation" : "(Wright 1943)"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Wright 1943</w:t>
      </w:r>
      <w:r w:rsidRPr="00353D38">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 xml:space="preserve">in allele frequencies at a single locus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"(Vasem\u00e4gi 2006; Colautti and Lau 2015)", "manualFormatting" : "(Vasem\u00e4gi 2006)", "plainTextFormattedCitation" : "(Vasem\u00e4gi 2006; Colautti and Lau 2015)", "previouslyFormattedCitation" : "(Vasem\u00e4gi 2006;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(Vasemägi 2006)</w:t>
      </w:r>
      <w:r w:rsidRPr="00353D38">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(Colautti and Lau 2015)</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"plainTextFormattedCitation" : "(Keller et al. 2009)", "previouslyFormattedCitation" : "(Keller et al. 2009)"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(Keller et al. 2009)</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7C5DFD2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25"/>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25"/>
      <w:r w:rsidR="004770F4">
        <w:rPr>
          <w:rStyle w:val="CommentReference"/>
        </w:rPr>
        <w:commentReference w:id="25"/>
      </w:r>
      <w:r w:rsidRPr="00353D38">
        <w:rPr>
          <w:rFonts w:ascii="Times New Roman" w:hAnsi="Times New Roman" w:cs="Times New Roman"/>
        </w:rPr>
        <w:t xml:space="preserve">. Thus, the presence of multiple independent clines in the same direction (i.e. parallel clines) is strong evidence for the role of natural selection, as putative adaptations are </w:t>
      </w:r>
      <w:r w:rsidRPr="00353D38">
        <w:rPr>
          <w:rFonts w:ascii="Times New Roman" w:hAnsi="Times New Roman" w:cs="Times New Roman"/>
        </w:rPr>
        <w:lastRenderedPageBreak/>
        <w:t xml:space="preserve">unlikely to evolve repeatedly via stochastic forces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"(Samis et al. 2012)", "plainTextFormattedCitation" : "(Samis et al. 2012)", "previouslyFormattedCitation" : "(Samis et al.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(Samis et al. 2012)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"(Barrett et al. 1989, 2009, Husband and Barrett 1992a,b; Barrett 1993)", "plainTextFormattedCitation" : "(Barrett et al. 1989, 2009, Husband and Barrett 1992a,b; Barrett 1993)", "previouslyFormattedCitation" : "(Barrett et al. 1989, 2009, Husband and Barrett 1992a,b; Barrett 1993)"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(Barrett et al. 1989, 2009, Husband and Barrett 1992a,b; Barrett 1993)</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410D5003" w:rsidR="00695730" w:rsidRPr="00353D38" w:rsidRDefault="00695730" w:rsidP="00695730">
      <w:pPr>
        <w:spacing w:line="480" w:lineRule="auto"/>
        <w:ind w:firstLine="360"/>
        <w:rPr>
          <w:rFonts w:ascii="Times New Roman" w:hAnsi="Times New Roman" w:cs="Times New Roman"/>
        </w:rPr>
      </w:pPr>
      <w:commentRangeStart w:id="26"/>
      <w:commentRangeStart w:id="27"/>
      <w:r w:rsidRPr="00353D38">
        <w:rPr>
          <w:rFonts w:ascii="Times New Roman" w:hAnsi="Times New Roman" w:cs="Times New Roman"/>
        </w:rPr>
        <w:t>Urbanization</w:t>
      </w:r>
      <w:commentRangeEnd w:id="26"/>
      <w:r w:rsidRPr="00353D38">
        <w:rPr>
          <w:rStyle w:val="CommentReference"/>
          <w:rFonts w:ascii="Times New Roman" w:hAnsi="Times New Roman" w:cs="Times New Roman"/>
          <w:sz w:val="24"/>
          <w:szCs w:val="24"/>
        </w:rPr>
        <w:commentReference w:id="26"/>
      </w:r>
      <w:commentRangeEnd w:id="27"/>
      <w:r w:rsidRPr="00353D38">
        <w:rPr>
          <w:rStyle w:val="CommentReference"/>
          <w:rFonts w:ascii="Times New Roman" w:hAnsi="Times New Roman" w:cs="Times New Roman"/>
          <w:sz w:val="24"/>
          <w:szCs w:val="24"/>
        </w:rPr>
        <w:commentReference w:id="27"/>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"(McKinney 2006; Seto et al. 2010)", "plainTextFormattedCitation" : "(McKinney 2006; Seto et al. 2010)", "previouslyFormattedCitation" : "(McKinney 2006; Seto et al. 2010)"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Seto et al. 2010)</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xml:space="preserve">. The widespread fragmentation associated with urbanization has resulted in gradients in the strength of genetic drift and gene flow. For example, urban fragmentation has reduced genetic diversity among </w:t>
      </w:r>
      <w:r w:rsidRPr="00353D38">
        <w:rPr>
          <w:rFonts w:ascii="Times New Roman" w:hAnsi="Times New Roman" w:cs="Times New Roman"/>
        </w:rPr>
        <w:lastRenderedPageBreak/>
        <w:t>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"(Munshi-South and Kharchenko 2010; Munshi-South 2012; Munshi-South et al. 2016)", "plainTextFormattedCitation" : "(Munshi-South and Kharchenko 2010; Munshi-South 2012; Munshi-South et al. 2016)", "previouslyFormattedCitation" : "(Munshi-South and Kharchenko 2010; Munshi-South 2012; Munshi-South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(Munshi-South and Kharchenko 2010; Munshi-South 2012; Munshi-South et al. 2016)</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(Lourenço et al. 2017)</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"(Johnson and Munshi-South 2017)", "plainTextFormattedCitation" : "(Johnson and Munshi-South 2017)", "previouslyFormattedCitation" : "(Johnson and Munshi-South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(Johnson and Munshi-South 2017)</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6C96E8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"(McKinney 2006; Johnson et al. 2015)", "plainTextFormattedCitation" : "(McKinney 2006; Johnson et al. 2015)", "previouslyFormattedCitation" : "(McKinney 2006; Johnson et al.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Johnson et al. 2015)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(Reid et al. 2016)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"1-10", "title" : "Rapid evolution of ant thermal tolerance across an urban-rural temperature cline", "type" : "article-journal" }, "uris" : [ "http://www.mendeley.com/documents/?uuid=45aca313-6492-464a-8165-9fb21296fdd8" ] } ], "mendeley" : { "formattedCitation" : "(Diamond et al. 2017)", "manualFormatting" : "(Diamond et al. 2017, Diamond et al., 2018 this issue)", "plainTextFormattedCitation" : "(Diamond et al. 2017)", "previouslyFormattedCitation" : "(Diamond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 xml:space="preserve">(Diamond et al. 2017, Diamond et al., 2018 </w:t>
      </w:r>
      <w:r w:rsidRPr="00353D38">
        <w:rPr>
          <w:rFonts w:ascii="Times New Roman" w:hAnsi="Times New Roman" w:cs="Times New Roman"/>
          <w:i/>
          <w:noProof/>
        </w:rPr>
        <w:t>this issue</w:t>
      </w:r>
      <w:r w:rsidRPr="00353D38">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 xml:space="preserve">polymorphism in white clove as a model for exploring the conditions </w:t>
      </w:r>
      <w:r w:rsidRPr="00353D38">
        <w:rPr>
          <w:rFonts w:ascii="Times New Roman" w:hAnsi="Times New Roman" w:cs="Times New Roman"/>
        </w:rPr>
        <w:lastRenderedPageBreak/>
        <w:t>under which non-adaptive (e.g. genetic drift, gene flow) and adaptive (e.g. selection) processes can generate repeated clines in phenotypes with</w:t>
      </w:r>
      <w:r w:rsidR="00C1315B">
        <w:rPr>
          <w:rFonts w:ascii="Times New Roman" w:hAnsi="Times New Roman" w:cs="Times New Roman"/>
        </w:rPr>
        <w:t xml:space="preserve"> an </w:t>
      </w:r>
      <w:proofErr w:type="gramStart"/>
      <w:r w:rsidR="00C1315B">
        <w:rPr>
          <w:rFonts w:ascii="Times New Roman" w:hAnsi="Times New Roman" w:cs="Times New Roman"/>
        </w:rPr>
        <w:t xml:space="preserve">epistatic </w:t>
      </w:r>
      <w:r w:rsidRPr="00353D38">
        <w:rPr>
          <w:rFonts w:ascii="Times New Roman" w:hAnsi="Times New Roman" w:cs="Times New Roman"/>
        </w:rPr>
        <w:t xml:space="preserve"> genetic</w:t>
      </w:r>
      <w:proofErr w:type="gramEnd"/>
      <w:r w:rsidRPr="00353D38">
        <w:rPr>
          <w:rFonts w:ascii="Times New Roman" w:hAnsi="Times New Roman" w:cs="Times New Roman"/>
        </w:rPr>
        <w:t xml:space="preserve"> basis. </w:t>
      </w:r>
    </w:p>
    <w:p w14:paraId="7F12BE6E" w14:textId="229D735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"Burdon", "given" : "J J", "non-dropping-particle" : "", "parse-names" : false, "suffix" : "" } ], "container-title" : "The Journal of Ecology", "id" : "ITEM-1", "issue" : "1", "issued" : { "date-parts" : [ [ "1983" ] ] }, "page" : "307-330", "title" : "Biological flora of the British Isles: &lt;i&gt;Trifolium repens&lt;/i&gt; L.", "type" : "article-journal", "volume" : "71" }, "uris" : [ "http://www.mendeley.com/documents/?uuid=d8af134a-bedc-4cbe-9015-c82ef1a97ea8" ] }, { "id" : "ITEM-2", "itemData" : {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"(Burdon 1983; Kj\u00e6rgaard 2003)", "plainTextFormattedCitation" : "(Burdon 1983; Kj\u00e6rgaard 2003)", "previouslyFormattedCitation" : "(Burdon 1983; Kj\u00e6rgaard 2003)"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(Burdon 1983; Kjærgaard 2003)</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"(Daday 1954a,b; de Ara\u00fajo 1976)", "plainTextFormattedCitation" : "(Daday 1954a,b; de Ara\u00fajo 1976)", "previouslyFormattedCitation" : "(Daday 1954a,b; de Ara\u00fajo 1976)"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1954a,b; de Araújo 1976)</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"(Daday 1958; Ganders 1990; Kooyers and Olsen 2012)", "plainTextFormattedCitation" : "(Daday 1958; Ganders 1990; Kooyers and Olsen 2012)", "previouslyFormattedCitation" : "(Daday 1958; Ganders 1990; Kooyers and Olsen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1958; Ganders 1990; Kooyers and Olsen 2012)</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"mendeley" : { "formattedCitation" : "(Daday 1965)", "plainTextFormattedCitation" : "(Daday 1965)", "previouslyFormattedCitation" : "(Daday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1965)</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"(Kooyers et al. 2014)", "plainTextFormattedCitation" : "(Kooyers et al. 2014)", "previouslyFormattedCitation" : "(Kooyers et al. 2014)"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(Kooyers et al. 2014)</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28"/>
      <w:commentRangeStart w:id="29"/>
      <w:r w:rsidRPr="00353D38">
        <w:rPr>
          <w:rFonts w:ascii="Times New Roman" w:hAnsi="Times New Roman" w:cs="Times New Roman"/>
        </w:rPr>
        <w:t xml:space="preserve">duplicate </w:t>
      </w:r>
      <w:commentRangeEnd w:id="28"/>
      <w:r w:rsidR="00520BC4">
        <w:rPr>
          <w:rStyle w:val="CommentReference"/>
        </w:rPr>
        <w:commentReference w:id="28"/>
      </w:r>
      <w:commentRangeEnd w:id="29"/>
      <w:r w:rsidR="008F3750">
        <w:rPr>
          <w:rStyle w:val="CommentReference"/>
        </w:rPr>
        <w:commentReference w:id="29"/>
      </w:r>
      <w:r w:rsidRPr="00353D38">
        <w:rPr>
          <w:rFonts w:ascii="Times New Roman" w:hAnsi="Times New Roman" w:cs="Times New Roman"/>
        </w:rPr>
        <w:t xml:space="preserve">recessive epistasis (i.e. complimentary epistasis,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"(Sackton and Hartl 2016)", "manualFormatting" : "Sackton and Hartl 2016)", "plainTextFormattedCitation" : "(Sackton and Hartl 2016)", "previouslyFormattedCitation" : "(Sackton and Hartl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Sackton and Hartl 2016)</w:t>
      </w:r>
      <w:r w:rsidRPr="00353D38">
        <w:rPr>
          <w:rFonts w:ascii="Times New Roman" w:hAnsi="Times New Roman" w:cs="Times New Roman"/>
        </w:rPr>
        <w:fldChar w:fldCharType="end"/>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HCN–). This genetic architecture has important consequences for how stochastic changes in allele frequencies are expected to affect the frequency of HCN: the frequency of HCN can only increase 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w:t>
      </w:r>
      <w:r w:rsidR="00E63F48" w:rsidRPr="00D33208">
        <w:rPr>
          <w:rFonts w:ascii="Times New Roman" w:hAnsi="Times New Roman" w:cs="Times New Roman"/>
        </w:rPr>
        <w:t xml:space="preserve">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w:t>
      </w:r>
      <w:r w:rsidR="00E63F48" w:rsidRPr="00D33208">
        <w:rPr>
          <w:rFonts w:ascii="Times New Roman" w:hAnsi="Times New Roman" w:cs="Times New Roman"/>
        </w:rPr>
        <w:t xml:space="preserve">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w:t>
      </w:r>
      <w:r w:rsidR="00D33208" w:rsidRPr="00D33208">
        <w:rPr>
          <w:rFonts w:ascii="Times New Roman" w:hAnsi="Times New Roman" w:cs="Times New Roman"/>
        </w:rPr>
        <w:lastRenderedPageBreak/>
        <w:t>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w:t>
      </w:r>
      <w:r w:rsidR="00E63F48">
        <w:rPr>
          <w:rFonts w:ascii="Times New Roman" w:hAnsi="Times New Roman" w:cs="Times New Roman"/>
        </w:rPr>
        <w:t xml:space="preserve">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30"/>
      <w:r w:rsidRPr="00353D38">
        <w:rPr>
          <w:rFonts w:ascii="Times New Roman" w:hAnsi="Times New Roman" w:cs="Times New Roman"/>
        </w:rPr>
        <w:t xml:space="preserve">Our </w:t>
      </w:r>
      <w:r w:rsidRPr="00353D38">
        <w:rPr>
          <w:rFonts w:ascii="Times New Roman" w:hAnsi="Times New Roman" w:cs="Times New Roman"/>
        </w:rPr>
        <w:t>results show that stochastic changes in allele frequency can have the appearance of deterministic changes in the phenotype and we argue that this result extends beyond HCN to many phenotypes that are controlled by multiple genes.</w:t>
      </w:r>
      <w:commentRangeEnd w:id="30"/>
      <w:r w:rsidR="00520BC4">
        <w:rPr>
          <w:rStyle w:val="CommentReference"/>
        </w:rPr>
        <w:commentReference w:id="30"/>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0FB3FCBE"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w:t>
      </w:r>
      <w:r w:rsidR="00DF2266" w:rsidRPr="00353D38">
        <w:rPr>
          <w:rFonts w:ascii="Times New Roman" w:hAnsi="Times New Roman" w:cs="Times New Roman"/>
        </w:rPr>
        <w:t xml:space="preserv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 xml:space="preserve">figure </w:t>
      </w:r>
      <w:proofErr w:type="spellStart"/>
      <w:r w:rsidR="00EE0034">
        <w:rPr>
          <w:rFonts w:ascii="Times New Roman" w:hAnsi="Times New Roman" w:cs="Times New Roman"/>
        </w:rPr>
        <w:t>2c</w:t>
      </w:r>
      <w:proofErr w:type="spellEnd"/>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w:t>
      </w:r>
      <w:r w:rsidR="000F0387">
        <w:rPr>
          <w:rFonts w:ascii="Times New Roman" w:hAnsi="Times New Roman" w:cs="Times New Roman"/>
        </w:rPr>
        <w:lastRenderedPageBreak/>
        <w:t>electronic supplementary material (</w:t>
      </w:r>
      <w:commentRangeStart w:id="31"/>
      <w:r w:rsidR="000F0387">
        <w:rPr>
          <w:rFonts w:ascii="Times New Roman" w:hAnsi="Times New Roman" w:cs="Times New Roman"/>
        </w:rPr>
        <w:t xml:space="preserve">text </w:t>
      </w:r>
      <w:proofErr w:type="spellStart"/>
      <w:r w:rsidR="000F0387">
        <w:rPr>
          <w:rFonts w:ascii="Times New Roman" w:hAnsi="Times New Roman" w:cs="Times New Roman"/>
        </w:rPr>
        <w:t>S1</w:t>
      </w:r>
      <w:commentRangeEnd w:id="31"/>
      <w:proofErr w:type="spellEnd"/>
      <w:r w:rsidR="00FC1F6A">
        <w:rPr>
          <w:rStyle w:val="CommentReference"/>
        </w:rPr>
        <w:commentReference w:id="31"/>
      </w:r>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803B08A"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of populations across the matrix,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"plainTextFormattedCitation" : "(Alleaume-Benharira et al. 2006)", "previouslyFormattedCitation" : "(Alleaume-Benharira et al. 2006)"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(Alleaume-Benharira et al. 2006)</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w:t>
      </w:r>
      <w:r w:rsidRPr="00353D38">
        <w:rPr>
          <w:rFonts w:ascii="Times New Roman" w:hAnsi="Times New Roman" w:cs="Times New Roman"/>
        </w:rPr>
        <w:t xml:space="preserve">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C65BD6" w:rsidRPr="00FC1F6A">
        <w:rPr>
          <w:rFonts w:ascii="Times New Roman" w:hAnsi="Times New Roman" w:cs="Times New Roman"/>
        </w:rPr>
        <w:t xml:space="preserve">gradients in drift from </w:t>
      </w:r>
      <w:r w:rsidRPr="00FC1F6A">
        <w:rPr>
          <w:rFonts w:ascii="Times New Roman" w:hAnsi="Times New Roman" w:cs="Times New Roman"/>
        </w:rPr>
        <w:t xml:space="preserve">strong to </w:t>
      </w:r>
      <w:r w:rsidR="004D5CA4" w:rsidRPr="00FC1F6A">
        <w:rPr>
          <w:rFonts w:ascii="Times New Roman" w:hAnsi="Times New Roman" w:cs="Times New Roman"/>
        </w:rPr>
        <w:t>no gradient in drift</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Pr="00FC1F6A">
        <w:rPr>
          <w:rFonts w:ascii="Times New Roman" w:hAnsi="Times New Roman" w:cs="Times New Roman"/>
        </w:rPr>
        <w:t xml:space="preserve"> These </w:t>
      </w:r>
      <w:r w:rsidRPr="00FC1F6A">
        <w:rPr>
          <w:rFonts w:ascii="Times New Roman" w:hAnsi="Times New Roman" w:cs="Times New Roman"/>
        </w:rPr>
        <w:t>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0012F15"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w:t>
      </w:r>
      <w:r>
        <w:rPr>
          <w:rFonts w:ascii="Times New Roman" w:hAnsi="Times New Roman" w:cs="Times New Roman"/>
        </w:rPr>
        <w:t xml:space="preserve">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 xml:space="preserve">Gene </w:t>
      </w:r>
      <w:r w:rsidR="00FC1F6A">
        <w:rPr>
          <w:rFonts w:ascii="Times New Roman" w:hAnsi="Times New Roman" w:cs="Times New Roman"/>
          <w:i/>
        </w:rPr>
        <w:t>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w:t>
      </w:r>
      <w:r w:rsidR="00F104D9">
        <w:rPr>
          <w:rFonts w:ascii="Times New Roman" w:hAnsi="Times New Roman" w:cs="Times New Roman"/>
        </w:rPr>
        <w:lastRenderedPageBreak/>
        <w:t xml:space="preserve">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proofErr w:type="spellStart"/>
      <w:r w:rsidR="008F3750">
        <w:rPr>
          <w:rFonts w:ascii="Times New Roman" w:hAnsi="Times New Roman" w:cs="Times New Roman"/>
        </w:rPr>
        <w:t>rtes</w:t>
      </w:r>
      <w:proofErr w:type="spellEnd"/>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32"/>
      <w:commentRangeStart w:id="33"/>
      <w:r w:rsidR="00AD63B7" w:rsidRPr="00353D38">
        <w:rPr>
          <w:rFonts w:ascii="Times New Roman" w:hAnsi="Times New Roman" w:cs="Times New Roman"/>
        </w:rPr>
        <w:t xml:space="preserve">maximum </w:t>
      </w:r>
      <w:commentRangeEnd w:id="32"/>
      <w:r w:rsidR="00F104D9">
        <w:rPr>
          <w:rStyle w:val="CommentReference"/>
        </w:rPr>
        <w:commentReference w:id="32"/>
      </w:r>
      <w:commentRangeEnd w:id="33"/>
      <w:r w:rsidR="00FC1F6A">
        <w:rPr>
          <w:rStyle w:val="CommentReference"/>
        </w:rPr>
        <w:commentReference w:id="33"/>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70341083"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manipulated by varying the strength of founder events, determined as the proportion of alleles sampled from the parent population (i.e. smaller proportion = stronger founder event). 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 xml:space="preserve">In </w:t>
      </w:r>
      <w:r w:rsidRPr="00353D38">
        <w:rPr>
          <w:rFonts w:ascii="Times New Roman" w:hAnsi="Times New Roman" w:cs="Times New Roman"/>
        </w:rPr>
        <w:t>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w:t>
      </w:r>
      <w:r w:rsidRPr="00353D38">
        <w:rPr>
          <w:rFonts w:ascii="Times New Roman" w:hAnsi="Times New Roman" w:cs="Times New Roman"/>
        </w:rPr>
        <w:t xml:space="preserve">. Because founder events reduce the size of newly formed populations, serial founder events would result in populations becoming rapidly extinct (or exceedingly small), preventing the colonization of new patches. We therefore </w:t>
      </w:r>
      <w:r w:rsidRPr="00353D38">
        <w:rPr>
          <w:rFonts w:ascii="Times New Roman" w:hAnsi="Times New Roman" w:cs="Times New Roman"/>
        </w:rPr>
        <w:lastRenderedPageBreak/>
        <w:t>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34"/>
      <w:commentRangeStart w:id="35"/>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34"/>
      <w:r w:rsidR="00625027">
        <w:rPr>
          <w:rStyle w:val="CommentReference"/>
        </w:rPr>
        <w:commentReference w:id="34"/>
      </w:r>
      <w:commentRangeEnd w:id="35"/>
      <w:r w:rsidR="00FC1F6A">
        <w:rPr>
          <w:rStyle w:val="CommentReference"/>
        </w:rPr>
        <w:commentReference w:id="35"/>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2AFF6650"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"(Kimura 1956; Lewontin and Kojima 1960; Felsenstein 1965)", "plainTextFormattedCitation" : "(Kimura 1956; Lewontin and Kojima 1960; Felsenstein 1965)", "previouslyFormattedCitation" : "(Kimura 1956; Lewontin and Kojima 1960;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(Kimura 1956; Lewontin and Kojima 1960; Felsenstein 1965)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w:t>
      </w:r>
      <w:r w:rsidRPr="00353D38">
        <w:rPr>
          <w:rFonts w:ascii="Times New Roman" w:hAnsi="Times New Roman" w:cs="Times New Roman"/>
        </w:rPr>
        <w:t xml:space="preserve">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 Johnson et al. (</w:t>
      </w:r>
      <w:r w:rsidR="00883F9A">
        <w:rPr>
          <w:rFonts w:ascii="Times New Roman" w:hAnsi="Times New Roman" w:cs="Times New Roman"/>
        </w:rPr>
        <w:t xml:space="preserve">2018, </w:t>
      </w:r>
      <w:r w:rsidR="00436804" w:rsidRPr="00883F9A">
        <w:rPr>
          <w:rFonts w:ascii="Times New Roman" w:hAnsi="Times New Roman" w:cs="Times New Roman"/>
          <w:i/>
        </w:rPr>
        <w:t>this issue</w:t>
      </w:r>
      <w:r w:rsidR="00436804">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w:t>
      </w:r>
      <w:r w:rsidRPr="00353D38">
        <w:rPr>
          <w:rFonts w:ascii="Times New Roman" w:hAnsi="Times New Roman" w:cs="Times New Roman"/>
        </w:rPr>
        <w:t xml:space="preserve">HCN+ genotypes in the rural-most population and HCN– genotypes in the urban-most population. </w:t>
      </w:r>
      <w:commentRangeStart w:id="36"/>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36"/>
      <w:r w:rsidR="00216540">
        <w:rPr>
          <w:rStyle w:val="CommentReference"/>
        </w:rPr>
        <w:commentReference w:id="36"/>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w:t>
      </w:r>
      <w:r w:rsidRPr="00353D38">
        <w:rPr>
          <w:rFonts w:ascii="Times New Roman" w:hAnsi="Times New Roman" w:cs="Times New Roman"/>
        </w:rPr>
        <w:t xml:space="preserve">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w:t>
      </w:r>
      <w:r w:rsidR="00AD63B7">
        <w:rPr>
          <w:rFonts w:ascii="Times New Roman" w:hAnsi="Times New Roman" w:cs="Times New Roman"/>
        </w:rPr>
        <w:t xml:space="preserve">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initialized—and </w:t>
      </w:r>
      <w:r w:rsidR="006B2E94">
        <w:rPr>
          <w:rFonts w:ascii="Times New Roman" w:hAnsi="Times New Roman" w:cs="Times New Roman"/>
        </w:rPr>
        <w:lastRenderedPageBreak/>
        <w:t xml:space="preserve">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w:t>
      </w:r>
      <w:r w:rsidR="006B2E94" w:rsidRPr="00353D38">
        <w:rPr>
          <w:rFonts w:ascii="Times New Roman" w:hAnsi="Times New Roman" w:cs="Times New Roman"/>
        </w:rPr>
        <w:t xml:space="preserve">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7CDCE125"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w:t>
      </w:r>
      <w:r w:rsidRPr="00353D38">
        <w:rPr>
          <w:rFonts w:ascii="Times New Roman" w:hAnsi="Times New Roman" w:cs="Times New Roman"/>
        </w:rPr>
        <w:t xml:space="preserve">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w:t>
      </w:r>
      <w:r w:rsidRPr="00353D38">
        <w:rPr>
          <w:rFonts w:ascii="Times New Roman" w:hAnsi="Times New Roman" w:cs="Times New Roman"/>
        </w:rPr>
        <w:t xml:space="preserve">that differ from their expectation based on allele frequencies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"(Lewontin and Kojima 1960)", "plainTextFormattedCitation" : "(Lewontin and Kojima 1960)", "previouslyFormattedCitation" : "(Lewontin and Kojima 1960)"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(Lewontin and Kojima 1960)</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unlinked (</w:t>
      </w:r>
      <w:commentRangeStart w:id="37"/>
      <w:r w:rsidRPr="00353D38">
        <w:rPr>
          <w:rFonts w:ascii="Times New Roman" w:hAnsi="Times New Roman" w:cs="Times New Roman"/>
          <w:color w:val="FF0000"/>
        </w:rPr>
        <w:t>REF NEEDED</w:t>
      </w:r>
      <w:commentRangeEnd w:id="37"/>
      <w:r w:rsidR="00A156A2">
        <w:rPr>
          <w:rStyle w:val="CommentReference"/>
        </w:rPr>
        <w:commentReference w:id="37"/>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"(Felsenstein 1965)", "plainTextFormattedCitation" : "(Felsenstein 1965)", "previouslyFormattedCitation" :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(Felsenstein 1965)</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(see supplementary materials</w:t>
      </w:r>
      <w:r w:rsidR="00A71B8F">
        <w:rPr>
          <w:rFonts w:ascii="Times New Roman" w:hAnsi="Times New Roman" w:cs="Times New Roman"/>
        </w:rPr>
        <w:t xml:space="preserve"> text </w:t>
      </w:r>
      <w:commentRangeStart w:id="38"/>
      <w:r w:rsidR="00A71B8F">
        <w:rPr>
          <w:rFonts w:ascii="Times New Roman" w:hAnsi="Times New Roman" w:cs="Times New Roman"/>
        </w:rPr>
        <w:t>SX</w:t>
      </w:r>
      <w:commentRangeEnd w:id="38"/>
      <w:r w:rsidR="00A71B8F">
        <w:rPr>
          <w:rStyle w:val="CommentReference"/>
        </w:rPr>
        <w:commentReference w:id="38"/>
      </w:r>
      <w:r w:rsidRPr="00353D38">
        <w:rPr>
          <w:rFonts w:ascii="Times New Roman" w:hAnsi="Times New Roman" w:cs="Times New Roman"/>
        </w:rPr>
        <w:t xml:space="preserve">). We therefore ignored the effects of LD in our </w:t>
      </w:r>
      <w:r w:rsidRPr="00353D38">
        <w:rPr>
          <w:rFonts w:ascii="Times New Roman" w:hAnsi="Times New Roman" w:cs="Times New Roman"/>
        </w:rPr>
        <w:t xml:space="preserve">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571BE980"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of genetic drift and selection in the formation of clines in HCN?</w:t>
      </w:r>
    </w:p>
    <w:p w14:paraId="64D9BC79" w14:textId="104F107F"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39"/>
      <w:commentRangeStart w:id="40"/>
      <w:r>
        <w:rPr>
          <w:rFonts w:ascii="Times New Roman" w:hAnsi="Times New Roman" w:cs="Times New Roman"/>
        </w:rPr>
        <w:t>the</w:t>
      </w:r>
      <w:commentRangeEnd w:id="39"/>
      <w:r w:rsidR="00DE7539">
        <w:rPr>
          <w:rStyle w:val="CommentReference"/>
        </w:rPr>
        <w:commentReference w:id="39"/>
      </w:r>
      <w:commentRangeEnd w:id="40"/>
      <w:r w:rsidR="00A71B8F">
        <w:rPr>
          <w:rStyle w:val="CommentReference"/>
        </w:rPr>
        <w:commentReference w:id="40"/>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w:t>
      </w:r>
      <w:r w:rsidR="009A063B">
        <w:rPr>
          <w:rFonts w:ascii="Times New Roman" w:hAnsi="Times New Roman" w:cs="Times New Roman"/>
        </w:rPr>
        <w:t xml:space="preserve">in the opposite direction. In other words, we first imposed a strong gradient in drift such that </w:t>
      </w:r>
      <w:r>
        <w:rPr>
          <w:rFonts w:ascii="Times New Roman" w:hAnsi="Times New Roman" w:cs="Times New Roman"/>
        </w:rPr>
        <w:t xml:space="preserve">the minimum </w:t>
      </w:r>
      <w:r>
        <w:rPr>
          <w:rFonts w:ascii="Times New Roman" w:hAnsi="Times New Roman" w:cs="Times New Roman"/>
          <w:i/>
        </w:rPr>
        <w:t xml:space="preserve">rural </w:t>
      </w:r>
      <w:r>
        <w:rPr>
          <w:rFonts w:ascii="Times New Roman" w:hAnsi="Times New Roman" w:cs="Times New Roman"/>
        </w:rPr>
        <w:t xml:space="preserve">population size was 10 </w:t>
      </w:r>
      <w:r w:rsidR="009A063B">
        <w:rPr>
          <w:rFonts w:ascii="Times New Roman" w:hAnsi="Times New Roman" w:cs="Times New Roman"/>
        </w:rPr>
        <w:t xml:space="preserve">while the urban-most </w:t>
      </w:r>
      <w:r w:rsidR="009A063B">
        <w:rPr>
          <w:rFonts w:ascii="Times New Roman" w:hAnsi="Times New Roman" w:cs="Times New Roman"/>
        </w:rPr>
        <w:lastRenderedPageBreak/>
        <w:t xml:space="preserve">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w:t>
      </w:r>
      <w:r w:rsidR="00245592" w:rsidRPr="00245592">
        <w:rPr>
          <w:rFonts w:ascii="Times New Roman" w:hAnsi="Times New Roman" w:cs="Times New Roman"/>
        </w:rPr>
        <w:t xml:space="preserve">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commentRangeStart w:id="41"/>
      <w:r w:rsidR="00A71B8F">
        <w:rPr>
          <w:rFonts w:ascii="Times New Roman" w:hAnsi="Times New Roman" w:cs="Times New Roman"/>
        </w:rPr>
        <w:t>SX</w:t>
      </w:r>
      <w:commentRangeEnd w:id="41"/>
      <w:r w:rsidR="00A71B8F">
        <w:rPr>
          <w:rStyle w:val="CommentReference"/>
        </w:rPr>
        <w:commentReference w:id="41"/>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w:t>
      </w:r>
      <w:r w:rsidR="00245592" w:rsidRPr="00245592">
        <w:rPr>
          <w:rFonts w:ascii="Times New Roman" w:hAnsi="Times New Roman" w:cs="Times New Roman"/>
        </w:rPr>
        <w:t>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7BBBD54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w:t>
      </w:r>
      <w:r w:rsidR="00695730" w:rsidRPr="00353D38">
        <w:rPr>
          <w:rFonts w:ascii="Times New Roman" w:hAnsi="Times New Roman" w:cs="Times New Roman"/>
        </w:rPr>
        <w:t>the effects of gene flow on the formation of clines due to drift and selection</w:t>
      </w:r>
      <w:r w:rsidR="00EF7216">
        <w:rPr>
          <w:rFonts w:ascii="Times New Roman" w:hAnsi="Times New Roman" w:cs="Times New Roman"/>
        </w:rPr>
        <w:t xml:space="preserve"> </w:t>
      </w:r>
      <w:r w:rsidR="00EF7216" w:rsidRPr="00353D38">
        <w:rPr>
          <w:rFonts w:ascii="Times New Roman" w:hAnsi="Times New Roman" w:cs="Times New Roman"/>
        </w:rPr>
        <w:t>(see 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695730"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"plainTextFormattedCitation" : "(Wright 1943)", "previouslyFormattedCitation" : "(Wright 1943)" }, "properties" : {  }, "schema" : "https://github.com/citation-style-language/schema/raw/master/csl-citation.json" }</w:instrText>
      </w:r>
      <w:r w:rsidR="00695730" w:rsidRPr="00353D38">
        <w:rPr>
          <w:rFonts w:ascii="Times New Roman" w:hAnsi="Times New Roman" w:cs="Times New Roman"/>
        </w:rPr>
        <w:fldChar w:fldCharType="separate"/>
      </w:r>
      <w:r w:rsidR="00695730" w:rsidRPr="00353D38">
        <w:rPr>
          <w:rFonts w:ascii="Times New Roman" w:hAnsi="Times New Roman" w:cs="Times New Roman"/>
          <w:noProof/>
        </w:rPr>
        <w:t>(Wright 1943)</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F47CA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7E759D4A"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w:t>
      </w:r>
      <w:r w:rsidRPr="00353D38">
        <w:rPr>
          <w:rFonts w:ascii="Times New Roman" w:eastAsiaTheme="minorEastAsia" w:hAnsi="Times New Roman" w:cs="Times New Roman"/>
        </w:rPr>
        <w:t xml:space="preserve">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matrix.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w:t>
      </w:r>
      <w:r w:rsidRPr="00353D38">
        <w:rPr>
          <w:rFonts w:ascii="Times New Roman" w:eastAsiaTheme="minorEastAsia" w:hAnsi="Times New Roman" w:cs="Times New Roman"/>
        </w:rPr>
        <w:t xml:space="preserve">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A091284"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w:t>
      </w:r>
      <w:r w:rsidRPr="00353D38">
        <w:rPr>
          <w:rFonts w:ascii="Times New Roman" w:hAnsi="Times New Roman" w:cs="Times New Roman"/>
        </w:rPr>
        <w:t xml:space="preserve">chosen for analysis as any generation </w:t>
      </w:r>
      <w:r w:rsidR="009B7797" w:rsidRPr="00353D38">
        <w:rPr>
          <w:rFonts w:ascii="Times New Roman" w:hAnsi="Times New Roman" w:cs="Times New Roman"/>
        </w:rPr>
        <w:t xml:space="preserve">following the initial formation of a clines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commentRangeStart w:id="42"/>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w:t>
      </w:r>
      <w:commentRangeEnd w:id="42"/>
      <w:r w:rsidR="00872AA9">
        <w:rPr>
          <w:rStyle w:val="CommentReference"/>
        </w:rPr>
        <w:commentReference w:id="42"/>
      </w:r>
      <w:r w:rsidRPr="00353D38">
        <w:rPr>
          <w:rFonts w:ascii="Times New Roman" w:hAnsi="Times New Roman" w:cs="Times New Roman"/>
        </w:rPr>
        <w:t>.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 </w:t>
      </w:r>
      <w:r w:rsidR="004E21CE">
        <w:rPr>
          <w:rFonts w:ascii="Times New Roman" w:hAnsi="Times New Roman" w:cs="Times New Roman"/>
        </w:rPr>
        <w:t>Johnson</w:t>
      </w:r>
      <w:r w:rsidR="00B00A07">
        <w:rPr>
          <w:rFonts w:ascii="Times New Roman" w:hAnsi="Times New Roman" w:cs="Times New Roman"/>
        </w:rPr>
        <w:t xml:space="preserve"> et al (</w:t>
      </w:r>
      <w:r w:rsidR="004E21CE">
        <w:rPr>
          <w:rFonts w:ascii="Times New Roman" w:hAnsi="Times New Roman" w:cs="Times New Roman"/>
        </w:rPr>
        <w:t xml:space="preserve">2018, </w:t>
      </w:r>
      <w:r w:rsidR="00B00A07" w:rsidRPr="004E21CE">
        <w:rPr>
          <w:rFonts w:ascii="Times New Roman" w:hAnsi="Times New Roman" w:cs="Times New Roman"/>
          <w:i/>
        </w:rPr>
        <w:t>this issue</w:t>
      </w:r>
      <w:r w:rsidR="00B00A07">
        <w:rPr>
          <w:rFonts w:ascii="Times New Roman" w:hAnsi="Times New Roman" w:cs="Times New Roman"/>
        </w:rPr>
        <w:t>)</w:t>
      </w:r>
      <w:r w:rsidRPr="00353D38">
        <w:rPr>
          <w:rFonts w:ascii="Times New Roman" w:hAnsi="Times New Roman" w:cs="Times New Roman"/>
        </w:rPr>
        <w:t xml:space="preserve">; (2) a negative cline, representing significantly higher urban than rural HCN frequencies, and (3) no </w:t>
      </w:r>
      <w:r w:rsidRPr="00353D38">
        <w:rPr>
          <w:rFonts w:ascii="Times New Roman" w:hAnsi="Times New Roman" w:cs="Times New Roman"/>
        </w:rPr>
        <w:t xml:space="preserve">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4CB09C3" w:rsidR="0044259C" w:rsidRPr="00CB0ADF" w:rsidRDefault="0044259C" w:rsidP="00E03818">
      <w:pPr>
        <w:spacing w:line="480" w:lineRule="auto"/>
        <w:rPr>
          <w:rFonts w:ascii="Times New Roman" w:hAnsi="Times New Roman" w:cs="Times New Roman"/>
        </w:rPr>
      </w:pPr>
      <w:r>
        <w:rPr>
          <w:rFonts w:ascii="Times New Roman" w:hAnsi="Times New Roman" w:cs="Times New Roman"/>
        </w:rPr>
        <w:lastRenderedPageBreak/>
        <w:t xml:space="preserve">In the absence of selection and gene flow, </w:t>
      </w:r>
      <w:r w:rsidRPr="00CB0ADF">
        <w:rPr>
          <w:rFonts w:ascii="Times New Roman" w:hAnsi="Times New Roman" w:cs="Times New Roman"/>
        </w:rPr>
        <w:t xml:space="preserve">a gradient in carrying capacity 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43"/>
      <w:r w:rsidRPr="00CB0ADF">
        <w:rPr>
          <w:rFonts w:ascii="Times New Roman" w:hAnsi="Times New Roman" w:cs="Times New Roman"/>
        </w:rPr>
        <w:t xml:space="preserve">positive clines </w:t>
      </w:r>
      <w:commentRangeEnd w:id="43"/>
      <w:r w:rsidR="007F3C93">
        <w:rPr>
          <w:rStyle w:val="CommentReference"/>
        </w:rPr>
        <w:commentReference w:id="43"/>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 xml:space="preserve">reached a </w:t>
      </w:r>
      <w:r w:rsidR="003B5EBE">
        <w:rPr>
          <w:rFonts w:ascii="Times New Roman" w:hAnsi="Times New Roman" w:cs="Times New Roman"/>
        </w:rPr>
        <w:lastRenderedPageBreak/>
        <w:t>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22E93A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Pr="00CB0ADF">
        <w:rPr>
          <w:rFonts w:ascii="Times New Roman" w:hAnsi="Times New Roman" w:cs="Times New Roman"/>
        </w:rPr>
        <w:t>). In contrast, when founder effects are absent (</w:t>
      </w:r>
      <w:r w:rsidRPr="00CB0ADF">
        <w:rPr>
          <w:rFonts w:ascii="Times New Roman" w:hAnsi="Times New Roman" w:cs="Times New Roman"/>
        </w:rPr>
        <w:t>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c</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d</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CA481BB"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lastRenderedPageBreak/>
        <w:t xml:space="preserve">In </w:t>
      </w:r>
      <w:r>
        <w:rPr>
          <w:rFonts w:ascii="Times New Roman" w:hAnsi="Times New Roman" w:cs="Times New Roman"/>
        </w:rPr>
        <w:t xml:space="preserve">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w:t>
      </w:r>
      <w:r w:rsidR="004E21CE">
        <w:rPr>
          <w:rFonts w:ascii="Times New Roman" w:hAnsi="Times New Roman" w:cs="Times New Roman"/>
        </w:rPr>
        <w:t xml:space="preserve">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lastRenderedPageBreak/>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proofErr w:type="spellStart"/>
      <w:r w:rsidRPr="007E56B0">
        <w:rPr>
          <w:rFonts w:ascii="Times New Roman" w:hAnsi="Times New Roman" w:cs="Times New Roman"/>
          <w:i/>
        </w:rPr>
        <w:t>Trifolium</w:t>
      </w:r>
      <w:proofErr w:type="spellEnd"/>
    </w:p>
    <w:p w14:paraId="784AAE8B" w14:textId="12E0AAE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"(Daday 1954a, 1958)", "manualFormatting" : "(Daday 1954a, 1958)", "plainTextFormattedCitation" : "(Daday 1954a, 1958)", "previouslyFormattedCitation" : "(Daday 1954a, 1958)"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1954a, 1958)</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"(Daday 1954b)", "plainTextFormattedCitation" : "(Daday 1954b)", "previouslyFormattedCitation" : "(Daday 1954b)"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1954b)</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w:t>
      </w:r>
      <w:r w:rsidRPr="007E56B0">
        <w:rPr>
          <w:rFonts w:ascii="Times New Roman" w:hAnsi="Times New Roman" w:cs="Times New Roman"/>
        </w:rPr>
        <w:lastRenderedPageBreak/>
        <w:t xml:space="preserve">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w:t>
      </w:r>
      <w:r w:rsidRPr="007E56B0">
        <w:rPr>
          <w:rFonts w:ascii="Times New Roman" w:hAnsi="Times New Roman" w:cs="Times New Roman"/>
        </w:rPr>
        <w:t xml:space="preserve">frequencies occurring in warmer and drier habitats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"(de Ara\u00fajo 1976; Ganders 1990; Kooyers and Olsen 2012, 2013; Kooyers et al. 2014; Thompson et al. 2016)", "plainTextFormattedCitation" : "(de Ara\u00fajo 1976; Ganders 1990; Kooyers and Olsen 2012, 2013; Kooyers et al. 2014; Thompson et al. 2016)", "previouslyFormattedCitation" : "(de Ara\u00fajo 1976; Ganders 1990; Kooyers and Olsen 2012, 2013; Kooyers et al. 2014;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(de Araújo 1976; Ganders 1990; Kooyers and Olsen 2012, 2013; Kooyers et al. 2014; Thompson et al. 2016)</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"id" : "ITEM-2",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&lt;i&gt;Trifolium repens&lt;/i&gt; L.", "type" : "article-journal", "volume" : "77" }, "uris" : [ "http://www.mendeley.com/documents/?uuid=486527c1-193a-458b-9421-f37972352cab" ] }, { "id" : "ITEM-4",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"(Daday 1965; Kakes 1989; Kooyers and Olsen 2013; Kooyers et al. 2014)", "plainTextFormattedCitation" : "(Daday 1965; Kakes 1989; Kooyers and Olsen 2013; Kooyers et al. 2014)", "previouslyFormattedCitation" : "(Daday 1965; Kakes 1989; Kooyers and Olsen 2013;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1965; Kakes 1989; Kooyers and Olsen 2013; Kooyers et al. 2014)</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selection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"(but see Kooyers and Olsen 2012; Johnson et al. 2018, this issue)",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(but see Kooyers and Olsen 2012;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despite the genetic architecture of HCN making populations particularly susceptible to loss of HCN via drift.</w:t>
      </w:r>
    </w:p>
    <w:p w14:paraId="64170B25" w14:textId="055790A0"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"author" : [ { "dropping-particle" : "", "family" : "Colautti", "given" : "Robert I", "non-dropping-particle" : "", "parse-names" : false, "suffix" : "" }, { "dropping-particle" : "", "family" : "Eckert", "given" : "Chris G", "non-dropping-particle" : "", "parse-names" : false, "suffix" : "" }, { "dropping-particle" : "", "family" : "Barrett", "given" : "Spencer C H", "non-dropping-particle" : "", "parse-names" : false, "suffix" : "" } ], "container-title" : "Proceedings of the Royal Society B: Biological Sciences", "id" : "ITEM-2", "issue" : "1689", "issued" : { "date-parts" : [ [ "2010" ] ] }, "page" : "1799-1806", "title" : "Evolutionary constraints on adaptive evolution during range expansion in an invasive plant", "type" : "article-journal", "volume" : "277" }, "uris" : [ "http://www.mendeley.com/documents/?uuid=12f783e7-2f6b-4b5f-8adb-97069f5ca595" ] } ], "mendeley" : { "formattedCitation" : "(Vasem\u00e4gi 2006; Colautti et al. 2010)", "plainTextFormattedCitation" : "(Vasem\u00e4gi 2006; Colautti et al. 2010)", "previouslyFormattedCitation" : "(Vasem\u00e4gi 2006; Colautti et al. 2010)"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(Vasemägi 2006; Colautti et al. 2010)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xml:space="preserve">) </w:t>
      </w:r>
      <w:r>
        <w:rPr>
          <w:rFonts w:ascii="Times New Roman" w:hAnsi="Times New Roman" w:cs="Times New Roman"/>
        </w:rPr>
        <w:t>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commentRangeStart w:id="44"/>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commentRangeEnd w:id="44"/>
      <w:r w:rsidRPr="007E56B0">
        <w:rPr>
          <w:rStyle w:val="CommentReference"/>
          <w:rFonts w:ascii="Times New Roman" w:hAnsi="Times New Roman" w:cs="Times New Roman"/>
        </w:rPr>
        <w:commentReference w:id="44"/>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w:t>
      </w:r>
      <w:r w:rsidRPr="007E56B0">
        <w:rPr>
          <w:rFonts w:ascii="Times New Roman" w:hAnsi="Times New Roman" w:cs="Times New Roman"/>
        </w:rPr>
        <w:lastRenderedPageBreak/>
        <w:t xml:space="preserve">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 xml:space="preserve">and effective </w:t>
      </w:r>
      <w:r w:rsidRPr="007E56B0">
        <w:rPr>
          <w:rFonts w:ascii="Times New Roman" w:hAnsi="Times New Roman" w:cs="Times New Roman"/>
        </w:rPr>
        <w:t>population size</w:t>
      </w:r>
      <w:r w:rsidR="00E97E1C">
        <w:rPr>
          <w:rFonts w:ascii="Times New Roman" w:hAnsi="Times New Roman" w:cs="Times New Roman"/>
        </w:rPr>
        <w:t>s</w:t>
      </w:r>
      <w:r w:rsidRPr="007E56B0">
        <w:rPr>
          <w:rFonts w:ascii="Times New Roman" w:hAnsi="Times New Roman" w:cs="Times New Roman"/>
        </w:rPr>
        <w:t xml:space="preserve"> to provide </w:t>
      </w:r>
      <w:r w:rsidRPr="007E56B0">
        <w:rPr>
          <w:rFonts w:ascii="Times New Roman" w:hAnsi="Times New Roman" w:cs="Times New Roman"/>
        </w:rPr>
        <w:t>system-specific estimates of expected proportions. Unfortunately, we lack these data for white clover populations making it difficult to compare the clines observed across cities to the proportions estimated in these simulations.</w:t>
      </w:r>
    </w:p>
    <w:p w14:paraId="631385FF" w14:textId="40879CB0" w:rsidR="00E27AE2" w:rsidRPr="007E56B0" w:rsidRDefault="00E27AE2" w:rsidP="00E27AE2">
      <w:pPr>
        <w:spacing w:line="480" w:lineRule="auto"/>
        <w:ind w:firstLine="720"/>
        <w:rPr>
          <w:rFonts w:ascii="Times New Roman" w:hAnsi="Times New Roman" w:cs="Times New Roman"/>
        </w:rPr>
      </w:pPr>
      <w:commentRangeStart w:id="45"/>
      <w:r w:rsidRPr="007E56B0">
        <w:rPr>
          <w:rFonts w:ascii="Times New Roman" w:hAnsi="Times New Roman" w:cs="Times New Roman"/>
        </w:rPr>
        <w:t xml:space="preserve">While </w:t>
      </w:r>
      <w:commentRangeEnd w:id="45"/>
      <w:r>
        <w:rPr>
          <w:rStyle w:val="CommentReference"/>
        </w:rPr>
        <w:commentReference w:id="45"/>
      </w:r>
      <w:r w:rsidRPr="007E56B0">
        <w:rPr>
          <w:rFonts w:ascii="Times New Roman" w:hAnsi="Times New Roman" w:cs="Times New Roman"/>
        </w:rPr>
        <w:t xml:space="preserve">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w:t>
      </w:r>
      <w:r w:rsidRPr="007E56B0">
        <w:rPr>
          <w:rFonts w:ascii="Times New Roman" w:hAnsi="Times New Roman" w:cs="Times New Roman"/>
        </w:rPr>
        <w:t xml:space="preserve">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between 0 (urban) and 1 (rural) for all regressions (see supplementary material</w:t>
      </w:r>
      <w:r w:rsidR="004E21CE">
        <w:rPr>
          <w:rFonts w:ascii="Times New Roman" w:hAnsi="Times New Roman" w:cs="Times New Roman"/>
        </w:rPr>
        <w:t xml:space="preserve"> text </w:t>
      </w:r>
      <w:commentRangeStart w:id="46"/>
      <w:r w:rsidR="004E21CE">
        <w:rPr>
          <w:rFonts w:ascii="Times New Roman" w:hAnsi="Times New Roman" w:cs="Times New Roman"/>
        </w:rPr>
        <w:t>SX</w:t>
      </w:r>
      <w:commentRangeEnd w:id="46"/>
      <w:r w:rsidR="004E21CE">
        <w:rPr>
          <w:rStyle w:val="CommentReference"/>
        </w:rPr>
        <w:commentReference w:id="46"/>
      </w:r>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xml:space="preserve">= 0.05), </w:t>
      </w:r>
      <w:r>
        <w:rPr>
          <w:rFonts w:ascii="Times New Roman" w:hAnsi="Times New Roman" w:cs="Times New Roman"/>
        </w:rPr>
        <w:t>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However, the absence of decreases in neutral genetic diversity in urban populations suggests that genetic drift is not an important mechanism structuring urban-rural phenotypic clines in HCN (Johnson et al. 2018, </w:t>
      </w:r>
      <w:r w:rsidRPr="007E56B0">
        <w:rPr>
          <w:rFonts w:ascii="Times New Roman" w:hAnsi="Times New Roman" w:cs="Times New Roman"/>
          <w:i/>
        </w:rPr>
        <w:t>this issue</w:t>
      </w:r>
      <w:r w:rsidRPr="007E56B0">
        <w:rPr>
          <w:rFonts w:ascii="Times New Roman" w:hAnsi="Times New Roman" w:cs="Times New Roman"/>
        </w:rPr>
        <w:t xml:space="preserve">). Similarly, the absence of clines at neutral microsatellite markers </w:t>
      </w:r>
      <w:r w:rsidRPr="007E56B0">
        <w:rPr>
          <w:rFonts w:ascii="Times New Roman" w:hAnsi="Times New Roman" w:cs="Times New Roman"/>
        </w:rPr>
        <w:lastRenderedPageBreak/>
        <w:t xml:space="preserve">in North American clover populations suggests that latitudinal clines in HCN are adaptive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(Kooyers and Olsen 2012)</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6A43B7AD"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"(Huey et al. 2000; Caicedo et al. 2004; Campitelli and Stinchcombe 2013)", "manualFormatting" : "(e.g. Huey et al. 2000; Caicedo et al. 2004; Campitelli and Stinchcombe 2013)", "plainTextFormattedCitation" : "(Huey et al. 2000; Caicedo et al. 2004; Campitelli and Stinchcombe 2013)", "previouslyFormattedCitation" : "(Huey et al. 2000; Caicedo et al. 2004; Campitelli and Stinchcombe 2013)"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(e.g. Huey et al. 2000; Caicedo et al. 2004; Campitelli and Stinchcombe 2013)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"(Clausen et al. 1948; Luo et al. 2015; Zhao and Wang 2015)", "plainTextFormattedCitation" : "(Clausen et al. 1948; Luo et al. 2015; Zhao and Wang 2015)", "previouslyFormattedCitation" : "(Clausen et al. 1948; Luo et al. 2015; Zhao and Wang 2015)"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(Clausen et al. 1948; Luo et al. 2015; Zhao and Wang 2015)</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"(Samis et al. 2008, 2012; Kooyers et al. 2014)", "plainTextFormattedCitation" : "(Samis et al. 2008, 2012; Kooyers et al. 2014)", "previouslyFormattedCitation" : "(Samis et al. 2008, 2012;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(Samis et al. 2008, 2012; Kooyers et al. 2014)</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Eckert et al. 2008; Excoffier and Ray 2008)", "plainTextFormattedCitation" : "(Alleaume-Benharira et al. 2006; Eckert et al. 2008; Excoffier and Ray 2008)", "previouslyFormattedCitation" : "(Alleaume-Benharira et al. 2006; Eckert et al. 2008; Excoffier and Ray 2008)"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(Alleaume-Benharira et al. 2006; Eckert et al. 2008; Excoffier and Ray 2008)</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w:t>
      </w:r>
      <w:r w:rsidRPr="007E56B0">
        <w:rPr>
          <w:rFonts w:ascii="Times New Roman" w:hAnsi="Times New Roman" w:cs="Times New Roman"/>
        </w:rPr>
        <w:t>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D642AC8"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Urban environments </w:t>
      </w:r>
      <w:r>
        <w:rPr>
          <w:rFonts w:ascii="Times New Roman" w:hAnsi="Times New Roman" w:cs="Times New Roman"/>
        </w:rPr>
        <w:t xml:space="preserve">represent globally </w:t>
      </w:r>
      <w:r>
        <w:rPr>
          <w:rFonts w:ascii="Times New Roman" w:hAnsi="Times New Roman" w:cs="Times New Roman"/>
        </w:rPr>
        <w:t xml:space="preserve">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"1-8", "title" : "Living in the city: urban environments shape the evolution of a native annual plant", "type" : "article-journal" }, "uris" : [ "http://www.mendeley.com/documents/?uuid=57fe8f77-1aaf-418c-933d-a08cbd56dd34" ] } ], "mendeley" : { "formattedCitation" : "(Yakub and Tiffin 2016)", "plainTextFormattedCitation" : "(Yakub and Tiffin 2016)", "previouslyFormattedCitation" : "(Yakub and Tiffin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(Yakub and Tiffin 2016)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(Reid et al. 2016)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"(Winchell et al. 2016)", "plainTextFormattedCitation" : "(Winchell et al. 2016)", "previouslyFormattedCitation" : "(Winchell et al. 2016)" }, "properties" : {  }, "schema" : "https://github.com/citation-style-language/schema/raw/master/csl-citation.json" }</w:instrText>
      </w:r>
      <w:r>
        <w:rPr>
          <w:rFonts w:ascii="Times New Roman" w:hAnsi="Times New Roman" w:cs="Times New Roman"/>
        </w:rPr>
        <w:fldChar w:fldCharType="separate"/>
      </w:r>
      <w:r w:rsidRPr="00603AEE">
        <w:rPr>
          <w:rFonts w:ascii="Times New Roman" w:hAnsi="Times New Roman" w:cs="Times New Roman"/>
          <w:noProof/>
        </w:rPr>
        <w:t>(Winchell et al. 2016)</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"(Mueller et al. 2013)", "plainTextFormattedCitation" : "(Mueller et al. 2013)", "previouslyFormattedCitation" : "(Mueller et al. 2013)" }, "properties" : {  }, "schema" : "https://github.com/citation-style-language/schema/raw/master/csl-citation.json" }</w:instrText>
      </w:r>
      <w:r>
        <w:rPr>
          <w:rFonts w:ascii="Times New Roman" w:hAnsi="Times New Roman" w:cs="Times New Roman"/>
        </w:rPr>
        <w:fldChar w:fldCharType="separate"/>
      </w:r>
      <w:r w:rsidRPr="001A3EF3">
        <w:rPr>
          <w:rFonts w:ascii="Times New Roman" w:hAnsi="Times New Roman" w:cs="Times New Roman"/>
          <w:noProof/>
        </w:rPr>
        <w:t>(Mueller et al. 2013)</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 (</w:t>
      </w:r>
      <w:commentRangeStart w:id="47"/>
      <w:r>
        <w:rPr>
          <w:rFonts w:ascii="Times New Roman" w:hAnsi="Times New Roman" w:cs="Times New Roman"/>
        </w:rPr>
        <w:t xml:space="preserve">Diamond et al. 2018, </w:t>
      </w:r>
      <w:r>
        <w:rPr>
          <w:rFonts w:ascii="Times New Roman" w:hAnsi="Times New Roman" w:cs="Times New Roman"/>
          <w:i/>
        </w:rPr>
        <w:t>this issue</w:t>
      </w:r>
      <w:commentRangeEnd w:id="47"/>
      <w:r>
        <w:rPr>
          <w:rStyle w:val="CommentReference"/>
        </w:rPr>
        <w:commentReference w:id="47"/>
      </w:r>
      <w:r>
        <w:rPr>
          <w:rFonts w:ascii="Times New Roman" w:hAnsi="Times New Roman" w:cs="Times New Roman"/>
        </w:rPr>
        <w:t>)</w:t>
      </w:r>
      <w:r w:rsidR="001A52DA">
        <w:rPr>
          <w:rFonts w:ascii="Times New Roman" w:hAnsi="Times New Roman" w:cs="Times New Roman"/>
        </w:rPr>
        <w:t>, and humans (</w:t>
      </w:r>
      <w:r w:rsidR="00465BB6">
        <w:rPr>
          <w:rFonts w:ascii="Times New Roman" w:hAnsi="Times New Roman" w:cs="Times New Roman"/>
        </w:rPr>
        <w:t>B</w:t>
      </w:r>
      <w:commentRangeStart w:id="48"/>
      <w:r w:rsidR="00465BB6">
        <w:rPr>
          <w:rFonts w:ascii="Times New Roman" w:hAnsi="Times New Roman" w:cs="Times New Roman"/>
        </w:rPr>
        <w:t xml:space="preserve">arnes et al. 2010 </w:t>
      </w:r>
      <w:commentRangeEnd w:id="48"/>
      <w:r w:rsidR="00465BB6">
        <w:rPr>
          <w:rStyle w:val="CommentReference"/>
        </w:rPr>
        <w:commentReference w:id="48"/>
      </w:r>
      <w:r w:rsidR="00465BB6">
        <w:rPr>
          <w:rFonts w:ascii="Times New Roman" w:hAnsi="Times New Roman" w:cs="Times New Roman"/>
        </w:rPr>
        <w:t>Evolution</w:t>
      </w:r>
      <w:r w:rsidR="001A52DA">
        <w:rPr>
          <w:rFonts w:ascii="Times New Roman" w:hAnsi="Times New Roman" w:cs="Times New Roman"/>
        </w:rPr>
        <w:t>)</w:t>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Munshi-South et al. 2016; Louren\u00e7o et al. 2017)", "plainTextFormattedCitation" : "(No\u00ebl et al. 2007; Munshi-South et al. 2016; Louren\u00e7o et al. 2017)", "previouslyFormattedCitation" : "(No\u00ebl et al. 2007; Munshi-South et al. 2016; Louren\u00e7o et al. 2017)" }, "properties" : {  }, "schema" : "https://github.com/citation-style-language/schema/raw/master/csl-citation.json" }</w:instrText>
      </w:r>
      <w:r>
        <w:rPr>
          <w:rFonts w:ascii="Times New Roman" w:hAnsi="Times New Roman" w:cs="Times New Roman"/>
        </w:rPr>
        <w:fldChar w:fldCharType="separate"/>
      </w:r>
      <w:r w:rsidRPr="000B361F">
        <w:rPr>
          <w:rFonts w:ascii="Times New Roman" w:hAnsi="Times New Roman" w:cs="Times New Roman"/>
          <w:noProof/>
        </w:rPr>
        <w:t>(Noël et al. 2007; Munshi-South et al. 2016; Lourenço et al. 2017)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2AD94F1"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"(McKinney 2006)", "plainTextFormattedCitation" : "(McKinney 2006)", "previouslyFormattedCitation" : "(McKinney 2006)" }, "properties" : {  }, "schema" : "https://github.com/citation-style-language/schema/raw/master/csl-citation.json" }</w:instrText>
      </w:r>
      <w:r>
        <w:rPr>
          <w:rFonts w:ascii="Times New Roman" w:hAnsi="Times New Roman" w:cs="Times New Roman"/>
        </w:rPr>
        <w:fldChar w:fldCharType="separate"/>
      </w:r>
      <w:r w:rsidRPr="003844C9">
        <w:rPr>
          <w:rFonts w:ascii="Times New Roman" w:hAnsi="Times New Roman" w:cs="Times New Roman"/>
          <w:noProof/>
        </w:rPr>
        <w:t>(McKinney 2006)</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"plainTextFormattedCitation" : "(No\u00ebl et al. 2007)", "previouslyFormattedCitation" : "(No\u00ebl et al. 2007)"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(Noël et al. 2007)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"(Munshi-South et al. 2016)", "plainTextFormattedCitation" : "(Munshi-South et al. 2016)", "previouslyFormattedCitation" : "(Munshi-South et al. 2016)"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(Munshi-South et al. 2016)</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(Lourenço et al. 2017)</w:t>
      </w:r>
      <w:r>
        <w:rPr>
          <w:rFonts w:ascii="Times New Roman" w:hAnsi="Times New Roman" w:cs="Times New Roman"/>
        </w:rPr>
        <w:fldChar w:fldCharType="end"/>
      </w:r>
      <w:r>
        <w:rPr>
          <w:rFonts w:ascii="Times New Roman" w:hAnsi="Times New Roman" w:cs="Times New Roman"/>
        </w:rPr>
        <w:t xml:space="preserve">—three species native to </w:t>
      </w:r>
      <w:r>
        <w:rPr>
          <w:rFonts w:ascii="Times New Roman" w:hAnsi="Times New Roman" w:cs="Times New Roman"/>
        </w:rPr>
        <w:lastRenderedPageBreak/>
        <w:t xml:space="preserve">the regions in which they were studied—all show reductions in effective population size or reduced neutral genetic </w:t>
      </w:r>
      <w:r>
        <w:rPr>
          <w:rFonts w:ascii="Times New Roman" w:hAnsi="Times New Roman" w:cs="Times New Roman"/>
        </w:rPr>
        <w:t xml:space="preserve">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w:t>
      </w:r>
      <w:r>
        <w:rPr>
          <w:rFonts w:ascii="Times New Roman" w:hAnsi="Times New Roman" w:cs="Times New Roman"/>
        </w:rPr>
        <w:t xml:space="preserve">clover—originally native to Eurasia—shows inconsistent effects of urbanization on neutral diversity across 8 cities in Ontario, Canada (Johnson et al. 2018, </w:t>
      </w:r>
      <w:r>
        <w:rPr>
          <w:rFonts w:ascii="Times New Roman" w:hAnsi="Times New Roman" w:cs="Times New Roman"/>
          <w:i/>
        </w:rPr>
        <w:t>this issue</w:t>
      </w:r>
      <w:r>
        <w:rPr>
          <w:rFonts w:ascii="Times New Roman" w:hAnsi="Times New Roman" w:cs="Times New Roman"/>
        </w:rPr>
        <w:t>) 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C3F482E"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w:t>
      </w:r>
      <w:r>
        <w:rPr>
          <w:rFonts w:ascii="Times New Roman" w:hAnsi="Times New Roman" w:cs="Times New Roman"/>
        </w:rPr>
        <w:t>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857F0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 xml:space="preserve">contrast, clines </w:t>
      </w:r>
      <w:r>
        <w:rPr>
          <w:rFonts w:ascii="Times New Roman" w:hAnsi="Times New Roman" w:cs="Times New Roman"/>
        </w:rPr>
        <w:t xml:space="preserve">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w:t>
      </w:r>
      <w:r>
        <w:rPr>
          <w:rFonts w:ascii="Times New Roman" w:hAnsi="Times New Roman" w:cs="Times New Roman"/>
        </w:rPr>
        <w:lastRenderedPageBreak/>
        <w:t>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While 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r w:rsidR="00346BF9">
        <w:rPr>
          <w:rFonts w:ascii="Times New Roman" w:hAnsi="Times New Roman" w:cs="Times New Roman"/>
        </w:rPr>
        <w:t>Eventually,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w:t>
      </w:r>
      <w:r>
        <w:rPr>
          <w:rFonts w:ascii="Times New Roman" w:hAnsi="Times New Roman" w:cs="Times New Roman"/>
        </w:rPr>
        <w:t xml:space="preserve">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w:t>
      </w:r>
      <w:r>
        <w:rPr>
          <w:rFonts w:ascii="Times New Roman" w:hAnsi="Times New Roman" w:cs="Times New Roman"/>
        </w:rPr>
        <w:t xml:space="preserve">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w:t>
      </w:r>
      <w:r>
        <w:rPr>
          <w:rFonts w:ascii="Times New Roman" w:hAnsi="Times New Roman" w:cs="Times New Roman"/>
        </w:rPr>
        <w:lastRenderedPageBreak/>
        <w:t xml:space="preserve">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5847F783"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 "uris" : [ "http://www.mendeley.com/documents/?uuid=be216862-03b0-4bcb-941f-d998118ed9c6" ] } ], "mendeley" : { "formattedCitation" : "(Barrett et al. 2009)", "manualFormatting" : "(e.g. Eichhornia paniculata, Barrett et al. 2009)", "plainTextFormattedCitation" : "(Barrett et al. 2009)", "previouslyFormattedCitation" : "(Barrett et al. 2009)"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49"/>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49"/>
      <w:r>
        <w:rPr>
          <w:rStyle w:val="CommentReference"/>
        </w:rPr>
        <w:commentReference w:id="49"/>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717DE2F1"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lastRenderedPageBreak/>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"(Kooyers and Olsen 2012; Johnson et al. 2018, this issue)", "plainTextFormattedCitation" : "(Kooyers and Olsen 2012)", "previouslyFormattedCitation" : "(Kooyers and Olsen 2012)" }, "properties" : {  }, "schema" : "https://github.com/citation-style-language/schema/raw/master/csl-citation.json" }</w:instrText>
      </w:r>
      <w:r>
        <w:rPr>
          <w:rFonts w:ascii="Times New Roman" w:hAnsi="Times New Roman" w:cs="Times New Roman"/>
        </w:rPr>
        <w:fldChar w:fldCharType="separate"/>
      </w:r>
      <w:r w:rsidRPr="007F5702">
        <w:rPr>
          <w:rFonts w:ascii="Times New Roman" w:hAnsi="Times New Roman" w:cs="Times New Roman"/>
          <w:noProof/>
        </w:rPr>
        <w:t>(Kooyers and Olsen 2012</w:t>
      </w:r>
      <w:r>
        <w:rPr>
          <w:rFonts w:ascii="Times New Roman" w:hAnsi="Times New Roman" w:cs="Times New Roman"/>
          <w:noProof/>
        </w:rPr>
        <w:t xml:space="preserve">; Johnson et al. 2018, </w:t>
      </w:r>
      <w:r>
        <w:rPr>
          <w:rFonts w:ascii="Times New Roman" w:hAnsi="Times New Roman" w:cs="Times New Roman"/>
          <w:i/>
          <w:noProof/>
        </w:rPr>
        <w:t>this issue</w:t>
      </w:r>
      <w:r w:rsidRPr="007F5702">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is a common approach used in other systems </w:t>
      </w:r>
      <w:del w:id="50" w:author="Marc Johnson" w:date="2018-01-18T16:04:00Z">
        <w:r w:rsidDel="00C14777">
          <w:rPr>
            <w:rFonts w:ascii="Times New Roman" w:hAnsi="Times New Roman" w:cs="Times New Roman"/>
          </w:rPr>
          <w:delText xml:space="preserve">as well </w:delText>
        </w:r>
      </w:del>
      <w:r>
        <w:rPr>
          <w:rFonts w:ascii="Times New Roman" w:hAnsi="Times New Roman" w:cs="Times New Roman"/>
        </w:rPr>
        <w:fldChar w:fldCharType="begin" w:fldLock="1"/>
      </w:r>
      <w:r w:rsidR="006B2E94">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Campitelli and Stinchcombe 2013)", "manualFormatting" : "(e.g. Keller et al. 2009; Campitelli and Stinchcombe 2013)", "plainTextFormattedCitation" : "(Keller et al. 2009; Campitelli and Stinchcombe 2013)", "previouslyFormattedCitation" : "(Keller et al. 2009; Campitelli and Stinchcombe 2013)" }, "properties" : {  }, "schema" : "https://github.com/citation-style-language/schema/raw/master/csl-citation.json" }</w:instrText>
      </w:r>
      <w:r>
        <w:rPr>
          <w:rFonts w:ascii="Times New Roman" w:hAnsi="Times New Roman" w:cs="Times New Roman"/>
        </w:rPr>
        <w:fldChar w:fldCharType="separate"/>
      </w:r>
      <w:r w:rsidRPr="00491933">
        <w:rPr>
          <w:rFonts w:ascii="Times New Roman" w:hAnsi="Times New Roman" w:cs="Times New Roman"/>
          <w:noProof/>
        </w:rPr>
        <w:t>(</w:t>
      </w:r>
      <w:r>
        <w:rPr>
          <w:rFonts w:ascii="Times New Roman" w:hAnsi="Times New Roman" w:cs="Times New Roman"/>
          <w:noProof/>
        </w:rPr>
        <w:t xml:space="preserve">e.g. </w:t>
      </w:r>
      <w:r w:rsidRPr="00491933">
        <w:rPr>
          <w:rFonts w:ascii="Times New Roman" w:hAnsi="Times New Roman" w:cs="Times New Roman"/>
          <w:noProof/>
        </w:rPr>
        <w:t>Keller et al. 2009; Campitelli and Stinchcombe 2013)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w:t>
      </w:r>
      <w:r>
        <w:rPr>
          <w:rFonts w:ascii="Times New Roman" w:hAnsi="Times New Roman" w:cs="Times New Roman"/>
        </w:rPr>
        <w:t xml:space="preserve">direction strongly suggests that other mechanisms are generating clines since drift should not display directionality at </w:t>
      </w:r>
      <w:commentRangeStart w:id="51"/>
      <w:r>
        <w:rPr>
          <w:rFonts w:ascii="Times New Roman" w:hAnsi="Times New Roman" w:cs="Times New Roman"/>
        </w:rPr>
        <w:t xml:space="preserve">individual loci. </w:t>
      </w:r>
      <w:commentRangeEnd w:id="51"/>
      <w:r w:rsidR="006E7A34">
        <w:rPr>
          <w:rStyle w:val="CommentReference"/>
        </w:rPr>
        <w:commentReference w:id="51"/>
      </w:r>
      <w:r>
        <w:rPr>
          <w:rFonts w:ascii="Times New Roman" w:hAnsi="Times New Roman" w:cs="Times New Roman"/>
        </w:rPr>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w:t>
      </w:r>
      <w:r>
        <w:rPr>
          <w:rFonts w:ascii="Times New Roman" w:hAnsi="Times New Roman" w:cs="Times New Roman"/>
        </w:rPr>
        <w:lastRenderedPageBreak/>
        <w:t xml:space="preserve">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2AED88B1"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52"/>
      <w:r>
        <w:rPr>
          <w:rFonts w:ascii="Times New Roman" w:hAnsi="Times New Roman" w:cs="Times New Roman"/>
        </w:rPr>
        <w:t>R.W.N</w:t>
      </w:r>
      <w:r w:rsidR="00E71AFF">
        <w:rPr>
          <w:rFonts w:ascii="Times New Roman" w:hAnsi="Times New Roman" w:cs="Times New Roman"/>
        </w:rPr>
        <w:t>.</w:t>
      </w:r>
      <w:commentRangeEnd w:id="52"/>
      <w:r>
        <w:rPr>
          <w:rStyle w:val="CommentReference"/>
        </w:rPr>
        <w:commentReference w:id="52"/>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lastRenderedPageBreak/>
        <w:t xml:space="preserve">We thank </w:t>
      </w:r>
      <w:commentRangeStart w:id="53"/>
      <w:r w:rsidR="00B2487C" w:rsidRPr="00B2487C">
        <w:rPr>
          <w:rFonts w:ascii="Times New Roman" w:hAnsi="Times New Roman" w:cs="Times New Roman"/>
          <w:color w:val="FF0000"/>
        </w:rPr>
        <w:t>XXX</w:t>
      </w:r>
      <w:commentRangeEnd w:id="53"/>
      <w:r w:rsidR="00B2487C" w:rsidRPr="00B2487C">
        <w:rPr>
          <w:rStyle w:val="CommentReference"/>
          <w:color w:val="FF0000"/>
        </w:rPr>
        <w:commentReference w:id="53"/>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77777777" w:rsidR="00695730" w:rsidRPr="00353D38" w:rsidRDefault="00695730" w:rsidP="00695730">
      <w:pPr>
        <w:spacing w:line="360" w:lineRule="auto"/>
        <w:rPr>
          <w:rFonts w:ascii="Times New Roman" w:hAnsi="Times New Roman" w:cs="Times New Roman"/>
        </w:rPr>
      </w:pPr>
      <w:r w:rsidRPr="00353D38">
        <w:rPr>
          <w:rFonts w:ascii="Times New Roman" w:hAnsi="Times New Roman" w:cs="Times New Roman"/>
        </w:rPr>
        <w:t xml:space="preserve"> </w:t>
      </w: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54"/>
      <w:r w:rsidR="008E3E1C">
        <w:rPr>
          <w:rFonts w:ascii="Times New Roman" w:hAnsi="Times New Roman" w:cs="Times New Roman"/>
        </w:rPr>
        <w:t>When both loci are drifting</w:t>
      </w:r>
      <w:commentRangeEnd w:id="54"/>
      <w:r w:rsidR="008E3E1C">
        <w:rPr>
          <w:rStyle w:val="CommentReference"/>
        </w:rPr>
        <w:commentReference w:id="54"/>
      </w:r>
      <w:r w:rsidR="008E3E1C">
        <w:rPr>
          <w:rFonts w:ascii="Times New Roman" w:hAnsi="Times New Roman" w:cs="Times New Roman"/>
        </w:rPr>
        <w:t>, t</w:t>
      </w:r>
      <w:commentRangeStart w:id="55"/>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55"/>
      <w:r w:rsidR="00F864A1">
        <w:rPr>
          <w:rStyle w:val="CommentReference"/>
        </w:rPr>
        <w:commentReference w:id="55"/>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77777777" w:rsidR="00695730" w:rsidRPr="00353D38" w:rsidRDefault="00695730" w:rsidP="00E27AE2">
            <w:pPr>
              <w:rPr>
                <w:rFonts w:ascii="Times New Roman" w:eastAsia="Times New Roman" w:hAnsi="Times New Roman" w:cs="Times New Roman"/>
                <w:color w:val="000000"/>
              </w:rPr>
            </w:pPr>
            <w:commentRangeStart w:id="56"/>
            <w:commentRangeStart w:id="57"/>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56"/>
            <w:r w:rsidR="009A2CD2">
              <w:rPr>
                <w:rStyle w:val="CommentReference"/>
              </w:rPr>
              <w:commentReference w:id="56"/>
            </w:r>
            <w:commentRangeEnd w:id="57"/>
            <w:r w:rsidR="008E3E1C">
              <w:rPr>
                <w:rStyle w:val="CommentReference"/>
              </w:rPr>
              <w:commentReference w:id="57"/>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51E554B8" w:rsidR="00695730" w:rsidRPr="00353D38" w:rsidRDefault="004853D4" w:rsidP="00695730">
      <w:pPr>
        <w:rPr>
          <w:rFonts w:ascii="Times New Roman" w:hAnsi="Times New Roman" w:cs="Times New Roman"/>
        </w:rPr>
      </w:pPr>
      <w:r w:rsidRPr="004853D4">
        <w:rPr>
          <w:rFonts w:ascii="Times New Roman" w:hAnsi="Times New Roman" w:cs="Times New Roman"/>
          <w:noProof/>
          <w:lang w:val="en-US"/>
        </w:rPr>
        <w:lastRenderedPageBreak/>
        <w:drawing>
          <wp:inline distT="0" distB="0" distL="0" distR="0" wp14:anchorId="65EFFAB9" wp14:editId="309EF204">
            <wp:extent cx="5943600" cy="394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5890"/>
                    </a:xfrm>
                    <a:prstGeom prst="rect">
                      <a:avLst/>
                    </a:prstGeom>
                  </pic:spPr>
                </pic:pic>
              </a:graphicData>
            </a:graphic>
          </wp:inline>
        </w:drawing>
      </w:r>
    </w:p>
    <w:p w14:paraId="72030832" w14:textId="2225842E"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w:t>
      </w:r>
      <w:proofErr w:type="spellStart"/>
      <w:r w:rsidR="001D01D3">
        <w:rPr>
          <w:rFonts w:ascii="Times New Roman" w:hAnsi="Times New Roman" w:cs="Times New Roman"/>
        </w:rPr>
        <w:t>manulated</w:t>
      </w:r>
      <w:proofErr w:type="spellEnd"/>
      <w:r w:rsidR="001D01D3">
        <w:rPr>
          <w:rFonts w:ascii="Times New Roman" w:hAnsi="Times New Roman" w:cs="Times New Roman"/>
        </w:rPr>
        <w:t xml:space="preserve">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77777777" w:rsidR="00695730" w:rsidRPr="00353D38" w:rsidRDefault="00695730" w:rsidP="00695730">
      <w:pPr>
        <w:rPr>
          <w:rFonts w:ascii="Times New Roman" w:hAnsi="Times New Roman" w:cs="Times New Roman"/>
        </w:rPr>
      </w:pPr>
      <w:commentRangeStart w:id="58"/>
      <w:commentRangeStart w:id="59"/>
      <w:r w:rsidRPr="00353D38">
        <w:rPr>
          <w:rFonts w:ascii="Times New Roman" w:hAnsi="Times New Roman" w:cs="Times New Roman"/>
          <w:noProof/>
          <w:lang w:val="en-US"/>
        </w:rPr>
        <w:lastRenderedPageBreak/>
        <w:drawing>
          <wp:inline distT="0" distB="0" distL="0" distR="0" wp14:anchorId="0448A64C" wp14:editId="722062C2">
            <wp:extent cx="5943600" cy="27673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commentRangeEnd w:id="58"/>
      <w:commentRangeEnd w:id="59"/>
      <w:r w:rsidR="00F54E7B">
        <w:rPr>
          <w:rStyle w:val="CommentReference"/>
        </w:rPr>
        <w:commentReference w:id="58"/>
      </w:r>
      <w:r w:rsidR="00267FD9">
        <w:rPr>
          <w:rStyle w:val="CommentReference"/>
        </w:rPr>
        <w:commentReference w:id="59"/>
      </w:r>
    </w:p>
    <w:p w14:paraId="1C7FE7F5" w14:textId="77777777"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Pr="00353D38">
        <w:rPr>
          <w:rFonts w:ascii="Times New Roman" w:hAnsi="Times New Roman" w:cs="Times New Roman"/>
        </w:rPr>
        <w:t xml:space="preserve">), which favoured HCN+ genotypes in rural populations and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HCN– genotypes in urban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ins w:id="60" w:author="Marc Johnson" w:date="2018-01-18T12:20:00Z">
              <w:r w:rsidR="00BE7827">
                <w:rPr>
                  <w:rFonts w:ascii="Times New Roman" w:eastAsia="Times New Roman" w:hAnsi="Times New Roman" w:cs="Times New Roman"/>
                  <w:b/>
                  <w:bCs/>
                  <w:color w:val="000000"/>
                </w:rPr>
                <w:t>s</w:t>
              </w:r>
            </w:ins>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ins w:id="61" w:author="James Santangelo" w:date="2018-01-17T11:28:00Z"/>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ins w:id="62" w:author="James Santangelo" w:date="2018-01-17T11:28:00Z"/>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3E34ED7C" w:rsidR="0044259C" w:rsidRPr="00CB0ADF" w:rsidRDefault="00753B7F" w:rsidP="0044259C">
      <w:pPr>
        <w:rPr>
          <w:rFonts w:ascii="Times New Roman" w:hAnsi="Times New Roman" w:cs="Times New Roman"/>
        </w:rPr>
      </w:pPr>
      <w:commentRangeStart w:id="63"/>
      <w:r w:rsidRPr="00753B7F">
        <w:rPr>
          <w:rFonts w:ascii="Times New Roman" w:hAnsi="Times New Roman" w:cs="Times New Roman"/>
          <w:noProof/>
          <w:lang w:val="en-US"/>
        </w:rPr>
        <w:lastRenderedPageBreak/>
        <w:drawing>
          <wp:inline distT="0" distB="0" distL="0" distR="0" wp14:anchorId="0F878BDC" wp14:editId="1D58AF5C">
            <wp:extent cx="4051935" cy="6546949"/>
            <wp:effectExtent l="0" t="0" r="1206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386" cy="6554140"/>
                    </a:xfrm>
                    <a:prstGeom prst="rect">
                      <a:avLst/>
                    </a:prstGeom>
                  </pic:spPr>
                </pic:pic>
              </a:graphicData>
            </a:graphic>
          </wp:inline>
        </w:drawing>
      </w:r>
      <w:commentRangeEnd w:id="63"/>
      <w:r w:rsidR="00DB51FE">
        <w:rPr>
          <w:rStyle w:val="CommentReference"/>
        </w:rPr>
        <w:commentReference w:id="63"/>
      </w:r>
    </w:p>
    <w:p w14:paraId="6EB396AF" w14:textId="3AEAA9F0"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w:t>
      </w:r>
      <w:r w:rsidRPr="00CB0ADF">
        <w:rPr>
          <w:rFonts w:ascii="Times New Roman" w:hAnsi="Times New Roman" w:cs="Times New Roman"/>
        </w:rPr>
        <w:t xml:space="preserve">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w:t>
      </w:r>
      <w:r w:rsidRPr="00CB0ADF">
        <w:rPr>
          <w:rFonts w:ascii="Times New Roman" w:hAnsi="Times New Roman" w:cs="Times New Roman"/>
        </w:rPr>
        <w:t xml:space="preserve">the mean strength of clines and the proportion of significantly </w:t>
      </w:r>
      <w:r w:rsidR="00753B7F">
        <w:rPr>
          <w:rFonts w:ascii="Times New Roman" w:hAnsi="Times New Roman" w:cs="Times New Roman"/>
        </w:rPr>
        <w:t>positive and negative clines. (</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157D950B" w:rsidR="0044259C" w:rsidRPr="00CB0ADF" w:rsidRDefault="00753B7F" w:rsidP="0044259C">
      <w:pPr>
        <w:rPr>
          <w:rFonts w:ascii="Times New Roman" w:hAnsi="Times New Roman" w:cs="Times New Roman"/>
        </w:rPr>
      </w:pPr>
      <w:commentRangeStart w:id="64"/>
      <w:r w:rsidRPr="00753B7F">
        <w:rPr>
          <w:rFonts w:ascii="Times New Roman" w:hAnsi="Times New Roman" w:cs="Times New Roman"/>
          <w:noProof/>
          <w:lang w:val="en-US"/>
        </w:rPr>
        <w:lastRenderedPageBreak/>
        <w:drawing>
          <wp:inline distT="0" distB="0" distL="0" distR="0" wp14:anchorId="0DCB84BE" wp14:editId="316D3C09">
            <wp:extent cx="5943600" cy="440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1185"/>
                    </a:xfrm>
                    <a:prstGeom prst="rect">
                      <a:avLst/>
                    </a:prstGeom>
                  </pic:spPr>
                </pic:pic>
              </a:graphicData>
            </a:graphic>
          </wp:inline>
        </w:drawing>
      </w:r>
      <w:commentRangeEnd w:id="64"/>
      <w:r w:rsidR="00655BB1">
        <w:rPr>
          <w:rStyle w:val="CommentReference"/>
        </w:rPr>
        <w:commentReference w:id="64"/>
      </w:r>
    </w:p>
    <w:p w14:paraId="32B3C0AA" w14:textId="78701881"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Also shown are linear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 (</w:t>
      </w:r>
      <w:r w:rsidR="00753B7F" w:rsidRPr="00753B7F">
        <w:rPr>
          <w:rFonts w:ascii="Times New Roman" w:hAnsi="Times New Roman" w:cs="Times New Roman"/>
          <w:i/>
        </w:rPr>
        <w:t>b</w:t>
      </w:r>
      <w:r w:rsidRPr="00CB0ADF">
        <w:rPr>
          <w:rFonts w:ascii="Times New Roman" w:hAnsi="Times New Roman" w:cs="Times New Roman"/>
        </w:rPr>
        <w:t xml:space="preserve">) strong founder </w:t>
      </w:r>
      <w:r w:rsidR="00753B7F">
        <w:rPr>
          <w:rFonts w:ascii="Times New Roman" w:hAnsi="Times New Roman" w:cs="Times New Roman"/>
        </w:rPr>
        <w:t>effects, (</w:t>
      </w:r>
      <w:r w:rsidR="00753B7F" w:rsidRPr="00753B7F">
        <w:rPr>
          <w:rFonts w:ascii="Times New Roman" w:hAnsi="Times New Roman" w:cs="Times New Roman"/>
          <w:i/>
        </w:rPr>
        <w:t>c</w:t>
      </w:r>
      <w:r w:rsidR="00806E20">
        <w:rPr>
          <w:rFonts w:ascii="Times New Roman" w:hAnsi="Times New Roman" w:cs="Times New Roman"/>
        </w:rPr>
        <w:t>) no founder effects</w:t>
      </w:r>
      <w:ins w:id="65"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66"/>
      <w:r w:rsidR="00753B7F">
        <w:rPr>
          <w:rFonts w:ascii="Times New Roman" w:hAnsi="Times New Roman" w:cs="Times New Roman"/>
        </w:rPr>
        <w:t>and (</w:t>
      </w:r>
      <w:r w:rsidR="00753B7F" w:rsidRPr="00753B7F">
        <w:rPr>
          <w:rFonts w:ascii="Times New Roman" w:hAnsi="Times New Roman" w:cs="Times New Roman"/>
          <w:i/>
        </w:rPr>
        <w:t>d</w:t>
      </w:r>
      <w:r w:rsidRPr="00CB0ADF">
        <w:rPr>
          <w:rFonts w:ascii="Times New Roman" w:hAnsi="Times New Roman" w:cs="Times New Roman"/>
        </w:rPr>
        <w:t>) intermediate founder effects</w:t>
      </w:r>
      <w:commentRangeEnd w:id="66"/>
      <w:r w:rsidR="00F91F07">
        <w:rPr>
          <w:rStyle w:val="CommentReference"/>
        </w:rPr>
        <w:commentReference w:id="66"/>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C35587">
          <w:pgSz w:w="12240" w:h="15840"/>
          <w:pgMar w:top="1440" w:right="1440" w:bottom="1440" w:left="1440" w:header="708" w:footer="708" w:gutter="0"/>
          <w:cols w:space="708"/>
          <w:docGrid w:linePitch="360"/>
        </w:sectPr>
      </w:pPr>
    </w:p>
    <w:p w14:paraId="6CD91F87" w14:textId="2AF0D4DC" w:rsidR="0044259C" w:rsidRDefault="00753B7F" w:rsidP="0044259C">
      <w:pPr>
        <w:rPr>
          <w:rFonts w:ascii="Times New Roman" w:hAnsi="Times New Roman" w:cs="Times New Roman"/>
        </w:rPr>
      </w:pPr>
      <w:commentRangeStart w:id="67"/>
      <w:r w:rsidRPr="00753B7F">
        <w:rPr>
          <w:rFonts w:ascii="Times New Roman" w:hAnsi="Times New Roman" w:cs="Times New Roman"/>
          <w:noProof/>
          <w:lang w:val="en-US"/>
        </w:rPr>
        <w:lastRenderedPageBreak/>
        <w:drawing>
          <wp:inline distT="0" distB="0" distL="0" distR="0" wp14:anchorId="7422C01B" wp14:editId="495C7005">
            <wp:extent cx="6858000" cy="559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93080"/>
                    </a:xfrm>
                    <a:prstGeom prst="rect">
                      <a:avLst/>
                    </a:prstGeom>
                  </pic:spPr>
                </pic:pic>
              </a:graphicData>
            </a:graphic>
          </wp:inline>
        </w:drawing>
      </w:r>
      <w:commentRangeEnd w:id="67"/>
      <w:r w:rsidR="007F3C93">
        <w:rPr>
          <w:rStyle w:val="CommentReference"/>
        </w:rPr>
        <w:commentReference w:id="67"/>
      </w:r>
    </w:p>
    <w:p w14:paraId="609B6751" w14:textId="765E7D58" w:rsidR="0044259C" w:rsidRPr="00117B14" w:rsidRDefault="0044259C" w:rsidP="0044259C">
      <w:pPr>
        <w:rPr>
          <w:rFonts w:ascii="Times New Roman" w:hAnsi="Times New Roman" w:cs="Times New Roman"/>
        </w:rPr>
      </w:pPr>
      <w:commentRangeStart w:id="68"/>
      <w:commentRangeStart w:id="69"/>
      <w:r>
        <w:rPr>
          <w:rFonts w:ascii="Times New Roman" w:hAnsi="Times New Roman" w:cs="Times New Roman"/>
          <w:b/>
        </w:rPr>
        <w:t xml:space="preserve">Figure </w:t>
      </w:r>
      <w:commentRangeEnd w:id="68"/>
      <w:r w:rsidR="00F54E7B">
        <w:rPr>
          <w:rStyle w:val="CommentReference"/>
        </w:rPr>
        <w:commentReference w:id="68"/>
      </w:r>
      <w:commentRangeEnd w:id="69"/>
      <w:r w:rsidR="00CB1B0B">
        <w:rPr>
          <w:rStyle w:val="CommentReference"/>
        </w:rPr>
        <w:commentReference w:id="69"/>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71"/>
      <w:commentRangeStart w:id="72"/>
      <w:r w:rsidR="00753B7F">
        <w:rPr>
          <w:rFonts w:ascii="Times New Roman" w:hAnsi="Times New Roman" w:cs="Times New Roman"/>
        </w:rPr>
        <w:t xml:space="preserve">absence </w:t>
      </w:r>
      <w:commentRangeEnd w:id="71"/>
      <w:r w:rsidR="007F3C93">
        <w:rPr>
          <w:rStyle w:val="CommentReference"/>
        </w:rPr>
        <w:commentReference w:id="71"/>
      </w:r>
      <w:commentRangeEnd w:id="72"/>
      <w:r w:rsidR="00CB1B0B">
        <w:rPr>
          <w:rStyle w:val="CommentReference"/>
        </w:rPr>
        <w:commentReference w:id="72"/>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1B67128E" w14:textId="77777777" w:rsidR="00695730" w:rsidRPr="00353D38" w:rsidRDefault="00695730" w:rsidP="00695730">
      <w:pPr>
        <w:spacing w:line="480" w:lineRule="auto"/>
        <w:ind w:firstLine="360"/>
        <w:rPr>
          <w:rFonts w:ascii="Times New Roman" w:hAnsi="Times New Roman" w:cs="Times New Roman"/>
        </w:rPr>
      </w:pPr>
    </w:p>
    <w:p w14:paraId="5C3F8E0D" w14:textId="77777777" w:rsidR="00695730" w:rsidRPr="00353D38" w:rsidRDefault="00695730" w:rsidP="00695730">
      <w:pPr>
        <w:tabs>
          <w:tab w:val="left" w:pos="5421"/>
        </w:tabs>
        <w:spacing w:line="480" w:lineRule="auto"/>
        <w:rPr>
          <w:rFonts w:ascii="Times New Roman" w:hAnsi="Times New Roman" w:cs="Times New Roman"/>
        </w:rPr>
      </w:pPr>
    </w:p>
    <w:p w14:paraId="0D3978F8" w14:textId="77777777" w:rsidR="00695730" w:rsidRPr="00353D38" w:rsidRDefault="00695730" w:rsidP="00695730">
      <w:pPr>
        <w:tabs>
          <w:tab w:val="left" w:pos="5421"/>
        </w:tabs>
        <w:spacing w:line="480" w:lineRule="auto"/>
        <w:rPr>
          <w:rFonts w:ascii="Times New Roman" w:hAnsi="Times New Roman" w:cs="Times New Roman"/>
        </w:rPr>
      </w:pPr>
    </w:p>
    <w:p w14:paraId="70E27950" w14:textId="77777777"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6T11:24:00Z" w:initials="JS">
    <w:p w14:paraId="5F79B2AC" w14:textId="77777777" w:rsidR="00F47CA8" w:rsidRDefault="00F47CA8">
      <w:pPr>
        <w:pStyle w:val="CommentText"/>
      </w:pPr>
      <w:r>
        <w:rPr>
          <w:rStyle w:val="CommentReference"/>
        </w:rPr>
        <w:annotationRef/>
      </w:r>
      <w:r>
        <w:t xml:space="preserve">Rob—Please confirm affiliations. </w:t>
      </w:r>
    </w:p>
  </w:comment>
  <w:comment w:id="1" w:author="James Santangelo" w:date="2018-01-17T17:56:00Z" w:initials="JS">
    <w:p w14:paraId="50E889DB" w14:textId="170D8757" w:rsidR="00F47CA8" w:rsidRDefault="00F47CA8">
      <w:pPr>
        <w:pStyle w:val="CommentText"/>
      </w:pPr>
      <w:r>
        <w:rPr>
          <w:rStyle w:val="CommentReference"/>
        </w:rPr>
        <w:annotationRef/>
      </w:r>
      <w:r>
        <w:t xml:space="preserve">Max: 200 words. We’re at 236. Should probably also insert something about urbanization. </w:t>
      </w:r>
    </w:p>
  </w:comment>
  <w:comment w:id="2" w:author="Marc Johnson" w:date="2018-01-18T08:33:00Z" w:initials="MJ">
    <w:p w14:paraId="6C58760E" w14:textId="1FB55A28" w:rsidR="00F47CA8" w:rsidRDefault="00F47CA8">
      <w:pPr>
        <w:pStyle w:val="CommentText"/>
      </w:pPr>
      <w:r>
        <w:rPr>
          <w:rStyle w:val="CommentReference"/>
        </w:rPr>
        <w:annotationRef/>
      </w:r>
      <w:r>
        <w:t xml:space="preserve">Definitely need something urban since it is an urban </w:t>
      </w:r>
      <w:proofErr w:type="spellStart"/>
      <w:r>
        <w:t>evoeco</w:t>
      </w:r>
      <w:proofErr w:type="spellEnd"/>
      <w:r>
        <w:t xml:space="preserve"> special feature</w:t>
      </w:r>
    </w:p>
  </w:comment>
  <w:comment w:id="3" w:author="Marc Johnson" w:date="2018-01-18T16:14:00Z" w:initials="MJ">
    <w:p w14:paraId="1C25D8BA" w14:textId="177DDE51" w:rsidR="00F47CA8" w:rsidRDefault="00F47CA8">
      <w:pPr>
        <w:pStyle w:val="CommentText"/>
      </w:pPr>
      <w:r>
        <w:rPr>
          <w:rStyle w:val="CommentReference"/>
        </w:rPr>
        <w:annotationRef/>
      </w:r>
      <w:r>
        <w:t xml:space="preserve">I started to edit the abstract but I’m going to pause here and punt it back to you. The focus of the abstract doesn’t reflect the questions or focus of the intro or discussion very well. Given the research questions and special issue you are submitting to, urbanization should have a stronger focus here. I agree your results are more general, but the focus of the paper as a whole has been pitched in an urban context and the abstract should reflect that. </w:t>
      </w:r>
    </w:p>
  </w:comment>
  <w:comment w:id="22" w:author="James Santangelo" w:date="2018-01-17T18:03:00Z" w:initials="JS">
    <w:p w14:paraId="2C78C22D" w14:textId="278DA6FA" w:rsidR="00F47CA8" w:rsidRDefault="00F47CA8">
      <w:pPr>
        <w:pStyle w:val="CommentText"/>
      </w:pPr>
      <w:r>
        <w:rPr>
          <w:rStyle w:val="CommentReference"/>
        </w:rPr>
        <w:annotationRef/>
      </w:r>
      <w:r>
        <w:t>Thoughts?</w:t>
      </w:r>
    </w:p>
  </w:comment>
  <w:comment w:id="23" w:author="Rob Ness" w:date="2017-12-18T19:15:00Z" w:initials="RN">
    <w:p w14:paraId="5AC8569C" w14:textId="77777777" w:rsidR="00F47CA8" w:rsidRDefault="00F47CA8" w:rsidP="00695730">
      <w:pPr>
        <w:pStyle w:val="CommentText"/>
      </w:pPr>
      <w:r>
        <w:rPr>
          <w:rStyle w:val="CommentReference"/>
        </w:rPr>
        <w:annotationRef/>
      </w:r>
      <w:r>
        <w:t>So perhaps the following two paragraphs could be condensed into one paragraph – like this:</w:t>
      </w:r>
    </w:p>
    <w:p w14:paraId="52AF8E9D" w14:textId="77777777" w:rsidR="00F47CA8" w:rsidRDefault="00F47CA8" w:rsidP="00695730">
      <w:pPr>
        <w:pStyle w:val="CommentText"/>
      </w:pPr>
    </w:p>
    <w:p w14:paraId="33FF051D" w14:textId="77777777" w:rsidR="00F47CA8" w:rsidRDefault="00F47CA8" w:rsidP="00695730">
      <w:pPr>
        <w:pStyle w:val="CommentText"/>
        <w:numPr>
          <w:ilvl w:val="0"/>
          <w:numId w:val="2"/>
        </w:numPr>
      </w:pPr>
      <w:r>
        <w:t>Clines are assumed adaptive.</w:t>
      </w:r>
    </w:p>
    <w:p w14:paraId="5973E879" w14:textId="77777777" w:rsidR="00F47CA8" w:rsidRDefault="00F47CA8" w:rsidP="00695730">
      <w:pPr>
        <w:pStyle w:val="CommentText"/>
        <w:numPr>
          <w:ilvl w:val="0"/>
          <w:numId w:val="2"/>
        </w:numPr>
      </w:pPr>
      <w:r>
        <w:t>Single locus clines in alleles or quant traits can happen by drift.</w:t>
      </w:r>
    </w:p>
    <w:p w14:paraId="4EAA59F9" w14:textId="77777777" w:rsidR="00F47CA8" w:rsidRDefault="00F47CA8" w:rsidP="00695730">
      <w:pPr>
        <w:pStyle w:val="CommentText"/>
        <w:numPr>
          <w:ilvl w:val="0"/>
          <w:numId w:val="2"/>
        </w:numPr>
      </w:pPr>
      <w:r>
        <w:t>But parallel clines are assumed to be selection b/c clines should occur in either direction</w:t>
      </w:r>
    </w:p>
    <w:p w14:paraId="784A947F" w14:textId="77777777" w:rsidR="00F47CA8" w:rsidRDefault="00F47CA8" w:rsidP="00695730">
      <w:pPr>
        <w:pStyle w:val="CommentText"/>
        <w:numPr>
          <w:ilvl w:val="0"/>
          <w:numId w:val="2"/>
        </w:numPr>
      </w:pPr>
      <w:r>
        <w:t xml:space="preserve">However, it is underappreciated that such parallel clines can happen by drift (e.g. </w:t>
      </w:r>
      <w:proofErr w:type="spellStart"/>
      <w:r>
        <w:t>paniculata</w:t>
      </w:r>
      <w:proofErr w:type="spellEnd"/>
      <w:r>
        <w:t>)</w:t>
      </w:r>
    </w:p>
    <w:p w14:paraId="602FD3AE" w14:textId="77777777" w:rsidR="00F47CA8" w:rsidRDefault="00F47CA8" w:rsidP="00695730">
      <w:pPr>
        <w:pStyle w:val="CommentText"/>
      </w:pPr>
    </w:p>
  </w:comment>
  <w:comment w:id="24" w:author="James Santangelo" w:date="2017-12-23T11:50:00Z" w:initials="JS">
    <w:p w14:paraId="25D8AAAE" w14:textId="77777777" w:rsidR="00F47CA8" w:rsidRDefault="00F47CA8" w:rsidP="00695730">
      <w:pPr>
        <w:pStyle w:val="CommentText"/>
      </w:pPr>
      <w:r>
        <w:rPr>
          <w:rStyle w:val="CommentReference"/>
        </w:rPr>
        <w:annotationRef/>
      </w:r>
      <w:r>
        <w:t xml:space="preserve">I’m worried that to make a compelling argument, the paragraph would end up being too long. However, if we still think the intro is too long, then we can do this. I’ve shortened the intro quite a bit by removing a paragraph (see below) and reducing the explanation of examples. </w:t>
      </w:r>
    </w:p>
  </w:comment>
  <w:comment w:id="25" w:author="Marc Johnson" w:date="2018-01-18T09:12:00Z" w:initials="MJ">
    <w:p w14:paraId="2225C946" w14:textId="106B2D93" w:rsidR="00F47CA8" w:rsidRDefault="00F47CA8">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26" w:author="Rob Ness" w:date="2017-12-18T19:30:00Z" w:initials="RN">
    <w:p w14:paraId="0418A158" w14:textId="77777777" w:rsidR="00F47CA8" w:rsidRDefault="00F47CA8"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F47CA8" w:rsidRDefault="00F47CA8" w:rsidP="00695730">
      <w:pPr>
        <w:pStyle w:val="CommentText"/>
      </w:pPr>
    </w:p>
    <w:p w14:paraId="4DCFE517" w14:textId="77777777" w:rsidR="00F47CA8" w:rsidRDefault="00F47CA8"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27" w:author="James Santangelo" w:date="2017-12-23T11:20:00Z" w:initials="JS">
    <w:p w14:paraId="3B9479C0" w14:textId="77777777" w:rsidR="00F47CA8" w:rsidRDefault="00F47CA8"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F47CA8" w:rsidRDefault="00F47CA8" w:rsidP="00695730">
      <w:pPr>
        <w:pStyle w:val="CommentText"/>
      </w:pPr>
    </w:p>
    <w:p w14:paraId="4F7FBC29" w14:textId="77777777" w:rsidR="00F47CA8" w:rsidRDefault="00F47CA8" w:rsidP="00695730">
      <w:pPr>
        <w:pStyle w:val="CommentText"/>
      </w:pPr>
      <w:r>
        <w:t xml:space="preserve">Let me know if this makes sense. </w:t>
      </w:r>
    </w:p>
    <w:p w14:paraId="7262543F" w14:textId="77777777" w:rsidR="00F47CA8" w:rsidRDefault="00F47CA8" w:rsidP="00695730">
      <w:pPr>
        <w:pStyle w:val="CommentText"/>
      </w:pPr>
    </w:p>
    <w:p w14:paraId="4146EF8B" w14:textId="77777777" w:rsidR="00F47CA8" w:rsidRDefault="00F47CA8" w:rsidP="00695730">
      <w:pPr>
        <w:pStyle w:val="CommentText"/>
      </w:pPr>
    </w:p>
  </w:comment>
  <w:comment w:id="28" w:author="Marc Johnson" w:date="2018-01-18T09:34:00Z" w:initials="MJ">
    <w:p w14:paraId="68C235E9" w14:textId="61ED0EF9" w:rsidR="00F47CA8" w:rsidRDefault="00F47CA8">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29" w:author="James Santangelo [2]" w:date="2018-01-20T12:13:00Z" w:initials="JS">
    <w:p w14:paraId="02FFA7C2" w14:textId="7F6E7713" w:rsidR="008F3750" w:rsidRDefault="008F3750">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30" w:author="Marc Johnson" w:date="2018-01-18T09:38:00Z" w:initials="MJ">
    <w:p w14:paraId="2CCC7AD8" w14:textId="0D128F76" w:rsidR="00F47CA8" w:rsidRDefault="00F47CA8">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31" w:author="James Santangelo [2]" w:date="2018-01-20T12:30:00Z" w:initials="JS">
    <w:p w14:paraId="517AE6B3" w14:textId="64A6323A" w:rsidR="00FC1F6A" w:rsidRDefault="00FC1F6A">
      <w:pPr>
        <w:pStyle w:val="CommentText"/>
      </w:pPr>
      <w:r>
        <w:rPr>
          <w:rStyle w:val="CommentReference"/>
        </w:rPr>
        <w:annotationRef/>
      </w:r>
      <w:r>
        <w:t xml:space="preserve">Revise supplementary references throughout and change supplementary materials to follow format. </w:t>
      </w:r>
    </w:p>
  </w:comment>
  <w:comment w:id="32" w:author="Marc Johnson" w:date="2018-01-18T10:47:00Z" w:initials="MJ">
    <w:p w14:paraId="71EE8235" w14:textId="7F081F72" w:rsidR="00F47CA8" w:rsidRDefault="00F47CA8">
      <w:pPr>
        <w:pStyle w:val="CommentText"/>
      </w:pPr>
      <w:r>
        <w:rPr>
          <w:rStyle w:val="CommentReference"/>
        </w:rPr>
        <w:annotationRef/>
      </w:r>
      <w:r>
        <w:t>Not the exact proportion? If it the exact proportion, then remove the word “maximum”</w:t>
      </w:r>
    </w:p>
  </w:comment>
  <w:comment w:id="33" w:author="James Santangelo [2]" w:date="2018-01-20T12:35:00Z" w:initials="JS">
    <w:p w14:paraId="22B0CE3A" w14:textId="267A0F81" w:rsidR="00FC1F6A" w:rsidRDefault="00FC1F6A">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34" w:author="Marc Johnson" w:date="2018-01-18T10:53:00Z" w:initials="MJ">
    <w:p w14:paraId="348B508F" w14:textId="5F9E4D4C" w:rsidR="00F47CA8" w:rsidRDefault="00F47CA8">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35" w:author="James Santangelo [2]" w:date="2018-01-20T12:37:00Z" w:initials="JS">
    <w:p w14:paraId="0D6BCCC8" w14:textId="0128DFB8" w:rsidR="00FC1F6A" w:rsidRDefault="00FC1F6A">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36" w:author="Marc Johnson" w:date="2018-01-18T10:57:00Z" w:initials="MJ">
    <w:p w14:paraId="07DFDEEF" w14:textId="560FC169" w:rsidR="00F47CA8" w:rsidRDefault="00F47CA8">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37" w:author="Marc Johnson" w:date="2018-01-18T11:02:00Z" w:initials="MJ">
    <w:p w14:paraId="0EF93F45" w14:textId="7C16E3A1" w:rsidR="00F47CA8" w:rsidRDefault="00F47CA8">
      <w:pPr>
        <w:pStyle w:val="CommentText"/>
      </w:pPr>
      <w:r>
        <w:rPr>
          <w:rStyle w:val="CommentReference"/>
        </w:rPr>
        <w:annotationRef/>
      </w:r>
      <w:proofErr w:type="spellStart"/>
      <w:r>
        <w:t>Corkill</w:t>
      </w:r>
      <w:proofErr w:type="spellEnd"/>
      <w:r>
        <w:t xml:space="preserve"> 1952 in the obscure NZ journal, as cited by Burdon 83 </w:t>
      </w:r>
    </w:p>
  </w:comment>
  <w:comment w:id="38" w:author="James Santangelo [2]" w:date="2018-01-20T12:59:00Z" w:initials="JS">
    <w:p w14:paraId="061C4AB3" w14:textId="0B41FC33" w:rsidR="00A71B8F" w:rsidRDefault="00A71B8F">
      <w:pPr>
        <w:pStyle w:val="CommentText"/>
      </w:pPr>
      <w:r>
        <w:rPr>
          <w:rStyle w:val="CommentReference"/>
        </w:rPr>
        <w:annotationRef/>
      </w:r>
      <w:r>
        <w:t>Fill in</w:t>
      </w:r>
    </w:p>
  </w:comment>
  <w:comment w:id="39" w:author="Marc Johnson" w:date="2018-01-18T11:37:00Z" w:initials="MJ">
    <w:p w14:paraId="1EC994B7" w14:textId="5F791C3A" w:rsidR="00F47CA8" w:rsidRDefault="00F47CA8">
      <w:pPr>
        <w:pStyle w:val="CommentText"/>
      </w:pPr>
      <w:r>
        <w:rPr>
          <w:rStyle w:val="CommentReference"/>
        </w:rPr>
        <w:t>“</w:t>
      </w:r>
      <w:r>
        <w:rPr>
          <w:rStyle w:val="CommentReference"/>
        </w:rPr>
        <w:annotationRef/>
      </w:r>
      <w:r>
        <w:rPr>
          <w:rStyle w:val="CommentReference"/>
        </w:rPr>
        <w:t>o</w:t>
      </w:r>
      <w:r>
        <w:t>r reinforce”</w:t>
      </w:r>
    </w:p>
  </w:comment>
  <w:comment w:id="40" w:author="James Santangelo [2]" w:date="2018-01-20T13:00:00Z" w:initials="JS">
    <w:p w14:paraId="6737774D" w14:textId="69044996" w:rsidR="00A71B8F" w:rsidRDefault="00A71B8F">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41" w:author="James Santangelo [2]" w:date="2018-01-20T13:01:00Z" w:initials="JS">
    <w:p w14:paraId="555FBF9A" w14:textId="52628FC6" w:rsidR="00A71B8F" w:rsidRDefault="00A71B8F">
      <w:pPr>
        <w:pStyle w:val="CommentText"/>
      </w:pPr>
      <w:r>
        <w:rPr>
          <w:rStyle w:val="CommentReference"/>
        </w:rPr>
        <w:annotationRef/>
      </w:r>
      <w:r>
        <w:t>Fill in.</w:t>
      </w:r>
    </w:p>
  </w:comment>
  <w:comment w:id="42" w:author="Marc Johnson" w:date="2018-01-18T11:52:00Z" w:initials="MJ">
    <w:p w14:paraId="5140264A" w14:textId="479CD415" w:rsidR="00F47CA8" w:rsidRDefault="00F47CA8">
      <w:pPr>
        <w:pStyle w:val="CommentText"/>
      </w:pPr>
      <w:r>
        <w:rPr>
          <w:rStyle w:val="CommentReference"/>
        </w:rPr>
        <w:annotationRef/>
      </w:r>
      <w:r>
        <w:t>Reviewers might what to see this in the supplement</w:t>
      </w:r>
    </w:p>
  </w:comment>
  <w:comment w:id="43" w:author="Marc Johnson" w:date="2018-01-18T14:14:00Z" w:initials="MJ">
    <w:p w14:paraId="39B7CB89" w14:textId="74DF704F" w:rsidR="00F47CA8" w:rsidRDefault="00F47CA8">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44" w:author="James Santangelo" w:date="2018-01-11T16:42:00Z" w:initials="JS">
    <w:p w14:paraId="23AF450F" w14:textId="77777777" w:rsidR="00F47CA8" w:rsidRDefault="00F47CA8" w:rsidP="00E27AE2">
      <w:pPr>
        <w:pStyle w:val="CommentText"/>
      </w:pPr>
      <w:r>
        <w:rPr>
          <w:rStyle w:val="CommentReference"/>
        </w:rPr>
        <w:annotationRef/>
      </w:r>
      <w:r>
        <w:t>Have to manually insert Johnson et al. citation</w:t>
      </w:r>
    </w:p>
  </w:comment>
  <w:comment w:id="45" w:author="James Santangelo" w:date="2018-01-15T11:38:00Z" w:initials="JS">
    <w:p w14:paraId="15F919CF" w14:textId="77777777" w:rsidR="00F47CA8" w:rsidRDefault="00F47CA8" w:rsidP="00E27AE2">
      <w:pPr>
        <w:pStyle w:val="CommentText"/>
      </w:pPr>
      <w:r>
        <w:rPr>
          <w:rStyle w:val="CommentReference"/>
        </w:rPr>
        <w:annotationRef/>
      </w:r>
      <w:r>
        <w:t>Might consider moving some of this to methods/results</w:t>
      </w:r>
    </w:p>
  </w:comment>
  <w:comment w:id="46" w:author="James Santangelo [2]" w:date="2018-01-20T13:10:00Z" w:initials="JS">
    <w:p w14:paraId="4CEE3999" w14:textId="38FFC323" w:rsidR="004E21CE" w:rsidRDefault="004E21CE">
      <w:pPr>
        <w:pStyle w:val="CommentText"/>
      </w:pPr>
      <w:r>
        <w:rPr>
          <w:rStyle w:val="CommentReference"/>
        </w:rPr>
        <w:annotationRef/>
      </w:r>
      <w:r>
        <w:t>Fill in</w:t>
      </w:r>
    </w:p>
  </w:comment>
  <w:comment w:id="47" w:author="James Santangelo" w:date="2018-01-13T13:52:00Z" w:initials="JS">
    <w:p w14:paraId="45626308" w14:textId="77777777" w:rsidR="00F47CA8" w:rsidRDefault="00F47CA8" w:rsidP="00E27AE2">
      <w:pPr>
        <w:pStyle w:val="CommentText"/>
      </w:pPr>
      <w:r>
        <w:rPr>
          <w:rStyle w:val="CommentReference"/>
        </w:rPr>
        <w:annotationRef/>
      </w:r>
      <w:r>
        <w:t>Need to cite manually.</w:t>
      </w:r>
    </w:p>
  </w:comment>
  <w:comment w:id="48" w:author="Marc Johnson" w:date="2018-01-18T15:36:00Z" w:initials="MJ">
    <w:p w14:paraId="3E068345" w14:textId="77777777" w:rsidR="00F47CA8" w:rsidRPr="00465BB6" w:rsidRDefault="00F47CA8" w:rsidP="00465BB6">
      <w:pPr>
        <w:pStyle w:val="p1"/>
      </w:pPr>
      <w:r>
        <w:rPr>
          <w:rStyle w:val="CommentReference"/>
        </w:rPr>
        <w:annotationRef/>
      </w:r>
      <w:r w:rsidRPr="00465BB6">
        <w:t>1.</w:t>
      </w:r>
      <w:r w:rsidRPr="00465BB6">
        <w:tab/>
        <w:t xml:space="preserve">Barnes I, </w:t>
      </w:r>
      <w:proofErr w:type="spellStart"/>
      <w:r w:rsidRPr="00465BB6">
        <w:t>Duda</w:t>
      </w:r>
      <w:proofErr w:type="spellEnd"/>
      <w:r w:rsidRPr="00465BB6">
        <w:t xml:space="preserve"> A, </w:t>
      </w:r>
      <w:proofErr w:type="spellStart"/>
      <w:r w:rsidRPr="00465BB6">
        <w:t>Pybus</w:t>
      </w:r>
      <w:proofErr w:type="spellEnd"/>
      <w:r w:rsidRPr="00465BB6">
        <w:t xml:space="preserve"> OG, Thomas MG. 2010 Ancient urbanization predicts genetic resistance to tuberculosis. </w:t>
      </w:r>
      <w:r w:rsidRPr="00465BB6">
        <w:rPr>
          <w:i/>
          <w:iCs/>
        </w:rPr>
        <w:t>Evolution</w:t>
      </w:r>
      <w:r w:rsidRPr="00465BB6">
        <w:t xml:space="preserve"> </w:t>
      </w:r>
      <w:r w:rsidRPr="00465BB6">
        <w:rPr>
          <w:b/>
          <w:bCs/>
        </w:rPr>
        <w:t>65</w:t>
      </w:r>
      <w:r w:rsidRPr="00465BB6">
        <w:t>, 842-848.</w:t>
      </w:r>
    </w:p>
    <w:p w14:paraId="6A96FA06" w14:textId="3D02AF77" w:rsidR="00F47CA8" w:rsidRDefault="00F47CA8">
      <w:pPr>
        <w:pStyle w:val="CommentText"/>
      </w:pPr>
    </w:p>
  </w:comment>
  <w:comment w:id="49" w:author="James Santangelo" w:date="2018-01-15T11:45:00Z" w:initials="JS">
    <w:p w14:paraId="7CCA85EE" w14:textId="77777777" w:rsidR="00F47CA8" w:rsidRDefault="00F47CA8"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51" w:author="Marc Johnson" w:date="2018-01-18T16:05:00Z" w:initials="MJ">
    <w:p w14:paraId="6B8AB634" w14:textId="3CF437CA" w:rsidR="00F47CA8" w:rsidRDefault="00F47CA8">
      <w:pPr>
        <w:pStyle w:val="CommentText"/>
      </w:pPr>
      <w:r>
        <w:rPr>
          <w:rStyle w:val="CommentReference"/>
        </w:rPr>
        <w:annotationRef/>
      </w:r>
      <w:r>
        <w:t>Perhaps mention Thompson’s data to this effect?</w:t>
      </w:r>
    </w:p>
  </w:comment>
  <w:comment w:id="52" w:author="James Santangelo" w:date="2018-01-17T17:26:00Z" w:initials="JS">
    <w:p w14:paraId="3644FF56" w14:textId="11AAA588" w:rsidR="00F47CA8" w:rsidRDefault="00F47CA8">
      <w:pPr>
        <w:pStyle w:val="CommentText"/>
      </w:pPr>
      <w:r>
        <w:rPr>
          <w:rStyle w:val="CommentReference"/>
        </w:rPr>
        <w:annotationRef/>
      </w:r>
      <w:r>
        <w:t xml:space="preserve">Please complete. </w:t>
      </w:r>
    </w:p>
  </w:comment>
  <w:comment w:id="53" w:author="James Santangelo" w:date="2018-01-17T17:35:00Z" w:initials="JS">
    <w:p w14:paraId="378F51D8" w14:textId="0F37CD38" w:rsidR="00F47CA8" w:rsidRDefault="00F47CA8">
      <w:pPr>
        <w:pStyle w:val="CommentText"/>
      </w:pPr>
      <w:r>
        <w:rPr>
          <w:rStyle w:val="CommentReference"/>
        </w:rPr>
        <w:annotationRef/>
      </w:r>
      <w:r>
        <w:t xml:space="preserve">To be completed when comments are in. </w:t>
      </w:r>
    </w:p>
  </w:comment>
  <w:comment w:id="54" w:author="James Santangelo [2]" w:date="2018-01-20T13:20:00Z" w:initials="JS">
    <w:p w14:paraId="4AD66B59" w14:textId="45B503FB" w:rsidR="008E3E1C" w:rsidRDefault="008E3E1C">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55" w:author="Marc Johnson" w:date="2018-01-18T12:04:00Z" w:initials="MJ">
    <w:p w14:paraId="3AE00E6C" w14:textId="3FF613D8" w:rsidR="00F47CA8" w:rsidRDefault="00F47CA8">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56" w:author="Marc Johnson" w:date="2018-01-18T12:09:00Z" w:initials="MJ">
    <w:p w14:paraId="35F6E5A9" w14:textId="2FE8B76E" w:rsidR="00F47CA8" w:rsidRDefault="00F47CA8">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57" w:author="James Santangelo [2]" w:date="2018-01-20T13:23:00Z" w:initials="JS">
    <w:p w14:paraId="72A9AFC0" w14:textId="6EE7B0F2" w:rsidR="008E3E1C" w:rsidRDefault="008E3E1C">
      <w:pPr>
        <w:pStyle w:val="CommentText"/>
      </w:pPr>
      <w:r>
        <w:rPr>
          <w:rStyle w:val="CommentReference"/>
        </w:rPr>
        <w:annotationRef/>
      </w:r>
      <w:r>
        <w:t xml:space="preserve">Strictly speaking </w:t>
      </w:r>
      <w:proofErr w:type="gramStart"/>
      <w:r>
        <w:t>it’s</w:t>
      </w:r>
      <w:proofErr w:type="gramEnd"/>
      <w:r>
        <w:t xml:space="preserve"> alleles that are sampled rather than individuals. </w:t>
      </w:r>
      <w:r w:rsidR="00CB1B0B">
        <w:t>Each population is essentially a bag of alleles (</w:t>
      </w:r>
      <w:proofErr w:type="spellStart"/>
      <w:r w:rsidR="00CB1B0B">
        <w:t>domiant</w:t>
      </w:r>
      <w:proofErr w:type="spellEnd"/>
      <w:r w:rsidR="00CB1B0B">
        <w:t xml:space="preserve"> and recessive) that are sampled each generation. </w:t>
      </w:r>
    </w:p>
  </w:comment>
  <w:comment w:id="58" w:author="Marc Johnson" w:date="2018-01-18T14:04:00Z" w:initials="MJ">
    <w:p w14:paraId="0C3E0D24" w14:textId="1C232F86" w:rsidR="00F47CA8" w:rsidRDefault="00F47CA8">
      <w:pPr>
        <w:pStyle w:val="CommentText"/>
      </w:pPr>
      <w:r>
        <w:rPr>
          <w:rStyle w:val="CommentReference"/>
        </w:rPr>
        <w:annotationRef/>
      </w:r>
      <w:r>
        <w:rPr>
          <w:rStyle w:val="CommentReference"/>
        </w:rPr>
        <w:t>You switch the orientation in the results figures</w:t>
      </w:r>
    </w:p>
  </w:comment>
  <w:comment w:id="59" w:author="Marc Johnson" w:date="2018-01-18T12:18:00Z" w:initials="MJ">
    <w:p w14:paraId="564841F1" w14:textId="514D61B2" w:rsidR="00F47CA8" w:rsidRDefault="00F47CA8">
      <w:pPr>
        <w:pStyle w:val="CommentText"/>
      </w:pPr>
      <w:r>
        <w:rPr>
          <w:rStyle w:val="CommentReference"/>
        </w:rPr>
        <w:annotationRef/>
      </w:r>
      <w:r>
        <w:t>I suggest labeling the right most population number 40 and the first pop 1, otherwise “20” is incorrect as the middle.</w:t>
      </w:r>
    </w:p>
  </w:comment>
  <w:comment w:id="63" w:author="Marc Johnson" w:date="2018-01-18T13:52:00Z" w:initials="MJ">
    <w:p w14:paraId="363A1165" w14:textId="73359203" w:rsidR="00F47CA8" w:rsidRDefault="00F47CA8">
      <w:pPr>
        <w:pStyle w:val="CommentText"/>
      </w:pPr>
      <w:r>
        <w:rPr>
          <w:rStyle w:val="CommentReference"/>
        </w:rPr>
        <w:annotationRef/>
      </w:r>
      <w:r>
        <w:t>See earlier comment about “proportion of founding alleles”. This is going to be confusing to most readers. This should either be changed to number of individuals, or say somewhere very clearly that this is equivalent to the number of individuals</w:t>
      </w:r>
    </w:p>
  </w:comment>
  <w:comment w:id="64" w:author="Marc Johnson" w:date="2018-01-18T13:58:00Z" w:initials="MJ">
    <w:p w14:paraId="51AE214F" w14:textId="0B2FE9F9" w:rsidR="00F47CA8" w:rsidRDefault="00F47CA8">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F47CA8" w:rsidRDefault="00F47CA8">
      <w:pPr>
        <w:pStyle w:val="CommentText"/>
      </w:pPr>
    </w:p>
    <w:p w14:paraId="152F8B20" w14:textId="75E3746C" w:rsidR="00F47CA8" w:rsidRDefault="00F47CA8">
      <w:pPr>
        <w:pStyle w:val="CommentText"/>
      </w:pPr>
      <w:r>
        <w:t>Based on the regression slopes being positive I’m guessing you must have run the regressions with urban set to 0 and rural set to 40</w:t>
      </w:r>
    </w:p>
    <w:p w14:paraId="0CE2DAC9" w14:textId="77777777" w:rsidR="00F47CA8" w:rsidRDefault="00F47CA8">
      <w:pPr>
        <w:pStyle w:val="CommentText"/>
      </w:pPr>
    </w:p>
    <w:p w14:paraId="75EFFFD9" w14:textId="1782EA82" w:rsidR="00F47CA8" w:rsidRDefault="00F47CA8">
      <w:pPr>
        <w:pStyle w:val="CommentText"/>
      </w:pPr>
      <w:r>
        <w:t>Alternatively, you could switch the orientations of figs 2 and 3.</w:t>
      </w:r>
    </w:p>
  </w:comment>
  <w:comment w:id="66" w:author="Marc Johnson" w:date="2018-01-18T14:01:00Z" w:initials="MJ">
    <w:p w14:paraId="7F690532" w14:textId="6EDF1F12" w:rsidR="00F47CA8" w:rsidRDefault="00F47CA8">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67" w:author="Marc Johnson" w:date="2018-01-18T14:09:00Z" w:initials="MJ">
    <w:p w14:paraId="19D88168" w14:textId="69E3DBB2" w:rsidR="00F47CA8" w:rsidRDefault="00F47CA8">
      <w:pPr>
        <w:pStyle w:val="CommentText"/>
      </w:pPr>
      <w:r>
        <w:rPr>
          <w:rStyle w:val="CommentReference"/>
        </w:rPr>
        <w:annotationRef/>
      </w:r>
      <w:r>
        <w:t>Keep the y-axis the same in a and b</w:t>
      </w:r>
    </w:p>
  </w:comment>
  <w:comment w:id="68" w:author="Marc Johnson" w:date="2018-01-18T14:06:00Z" w:initials="MJ">
    <w:p w14:paraId="5B0B5595" w14:textId="51231D46" w:rsidR="00F47CA8" w:rsidRDefault="00F47CA8">
      <w:pPr>
        <w:pStyle w:val="CommentText"/>
      </w:pPr>
      <w:r>
        <w:rPr>
          <w:rStyle w:val="CommentReference"/>
        </w:rPr>
        <w:annotationRef/>
      </w:r>
      <w:r>
        <w:t>I don’t think we’ll be allowed 7 figures and 2 tables</w:t>
      </w:r>
    </w:p>
  </w:comment>
  <w:comment w:id="69" w:author="James Santangelo [2]" w:date="2018-01-20T13:27:00Z" w:initials="JS">
    <w:p w14:paraId="21FB82EB" w14:textId="214B4DB5" w:rsidR="00CB1B0B" w:rsidRDefault="00CB1B0B">
      <w:pPr>
        <w:pStyle w:val="CommentText"/>
      </w:pPr>
      <w:r>
        <w:rPr>
          <w:rStyle w:val="CommentReference"/>
        </w:rPr>
        <w:annotationRef/>
      </w:r>
      <w:proofErr w:type="gramStart"/>
      <w:r>
        <w:t>Yeah</w:t>
      </w:r>
      <w:proofErr w:type="gramEnd"/>
      <w:r>
        <w:t xml:space="preserve"> I was worried about that. </w:t>
      </w:r>
      <w:bookmarkStart w:id="70" w:name="_GoBack"/>
      <w:bookmarkEnd w:id="70"/>
    </w:p>
  </w:comment>
  <w:comment w:id="71" w:author="Marc Johnson" w:date="2018-01-18T14:10:00Z" w:initials="MJ">
    <w:p w14:paraId="6570260F" w14:textId="78D66B38" w:rsidR="00F47CA8" w:rsidRDefault="00F47CA8">
      <w:pPr>
        <w:pStyle w:val="CommentText"/>
      </w:pPr>
      <w:r>
        <w:rPr>
          <w:rStyle w:val="CommentReference"/>
        </w:rPr>
        <w:annotationRef/>
      </w:r>
      <w:r>
        <w:t xml:space="preserve">Is there no gradient here, or is it going in the same </w:t>
      </w:r>
      <w:proofErr w:type="gramStart"/>
      <w:r>
        <w:t>direction</w:t>
      </w:r>
      <w:proofErr w:type="gramEnd"/>
    </w:p>
  </w:comment>
  <w:comment w:id="72" w:author="James Santangelo [2]" w:date="2018-01-20T13:27:00Z" w:initials="JS">
    <w:p w14:paraId="5A769EE8" w14:textId="7EF3BD9A" w:rsidR="00CB1B0B" w:rsidRDefault="00CB1B0B">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0E889DB" w15:done="0"/>
  <w15:commentEx w15:paraId="6C58760E" w15:paraIdParent="50E889DB" w15:done="0"/>
  <w15:commentEx w15:paraId="1C25D8BA" w15:done="0"/>
  <w15:commentEx w15:paraId="2C78C22D" w15:done="0"/>
  <w15:commentEx w15:paraId="602FD3AE" w15:done="0"/>
  <w15:commentEx w15:paraId="25D8AAAE" w15:paraIdParent="602FD3AE" w15:done="0"/>
  <w15:commentEx w15:paraId="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517AE6B3"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0EF93F45" w15:done="0"/>
  <w15:commentEx w15:paraId="061C4AB3" w15:done="0"/>
  <w15:commentEx w15:paraId="1EC994B7" w15:done="0"/>
  <w15:commentEx w15:paraId="6737774D" w15:paraIdParent="1EC994B7" w15:done="0"/>
  <w15:commentEx w15:paraId="555FBF9A" w15:done="0"/>
  <w15:commentEx w15:paraId="5140264A" w15:done="0"/>
  <w15:commentEx w15:paraId="39B7CB89" w15:done="0"/>
  <w15:commentEx w15:paraId="23AF450F" w15:done="0"/>
  <w15:commentEx w15:paraId="15F919CF" w15:done="0"/>
  <w15:commentEx w15:paraId="4CEE3999" w15:done="0"/>
  <w15:commentEx w15:paraId="45626308" w15:done="0"/>
  <w15:commentEx w15:paraId="6A96FA06" w15:done="0"/>
  <w15:commentEx w15:paraId="7CCA85EE" w15:done="0"/>
  <w15:commentEx w15:paraId="6B8AB634" w15:done="0"/>
  <w15:commentEx w15:paraId="3644FF56" w15:done="0"/>
  <w15:commentEx w15:paraId="378F51D8" w15:done="0"/>
  <w15:commentEx w15:paraId="4AD66B59" w15:done="0"/>
  <w15:commentEx w15:paraId="3AE00E6C" w15:done="0"/>
  <w15:commentEx w15:paraId="35F6E5A9" w15:done="0"/>
  <w15:commentEx w15:paraId="72A9AFC0" w15:paraIdParent="35F6E5A9" w15:done="0"/>
  <w15:commentEx w15:paraId="0C3E0D24" w15:done="0"/>
  <w15:commentEx w15:paraId="564841F1" w15:done="0"/>
  <w15:commentEx w15:paraId="363A1165" w15:done="0"/>
  <w15:commentEx w15:paraId="75EFFFD9" w15:done="0"/>
  <w15:commentEx w15:paraId="7F690532" w15:done="0"/>
  <w15:commentEx w15:paraId="19D88168"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0E889DB" w16cid:durableId="1E0DACBC"/>
  <w16cid:commentId w16cid:paraId="6C58760E" w16cid:durableId="1E0DACBD"/>
  <w16cid:commentId w16cid:paraId="1C25D8BA" w16cid:durableId="1E0DACBE"/>
  <w16cid:commentId w16cid:paraId="2C78C22D" w16cid:durableId="1E0DACBF"/>
  <w16cid:commentId w16cid:paraId="602FD3AE" w16cid:durableId="1E0DACC2"/>
  <w16cid:commentId w16cid:paraId="25D8AAAE" w16cid:durableId="1E0DACC3"/>
  <w16cid:commentId w16cid:paraId="2225C946" w16cid:durableId="1E0DACC6"/>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517AE6B3" w16cid:durableId="1E0DB4FB"/>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0EF93F45" w16cid:durableId="1E0DACD8"/>
  <w16cid:commentId w16cid:paraId="061C4AB3" w16cid:durableId="1E0DBBCC"/>
  <w16cid:commentId w16cid:paraId="1EC994B7" w16cid:durableId="1E0DACDA"/>
  <w16cid:commentId w16cid:paraId="6737774D" w16cid:durableId="1E0DBBF2"/>
  <w16cid:commentId w16cid:paraId="555FBF9A" w16cid:durableId="1E0DBC44"/>
  <w16cid:commentId w16cid:paraId="5140264A" w16cid:durableId="1E0DACDF"/>
  <w16cid:commentId w16cid:paraId="39B7CB89" w16cid:durableId="1E0DACE0"/>
  <w16cid:commentId w16cid:paraId="23AF450F" w16cid:durableId="1E0DACE6"/>
  <w16cid:commentId w16cid:paraId="15F919CF" w16cid:durableId="1E0DACE7"/>
  <w16cid:commentId w16cid:paraId="4CEE3999" w16cid:durableId="1E0DBE4B"/>
  <w16cid:commentId w16cid:paraId="45626308" w16cid:durableId="1E0DACE9"/>
  <w16cid:commentId w16cid:paraId="6A96FA06" w16cid:durableId="1E0DACEA"/>
  <w16cid:commentId w16cid:paraId="7CCA85EE" w16cid:durableId="1E0DACED"/>
  <w16cid:commentId w16cid:paraId="6B8AB634" w16cid:durableId="1E0DACEE"/>
  <w16cid:commentId w16cid:paraId="3644FF56" w16cid:durableId="1E0DACF0"/>
  <w16cid:commentId w16cid:paraId="378F51D8" w16cid:durableId="1E0DACF1"/>
  <w16cid:commentId w16cid:paraId="4AD66B59" w16cid:durableId="1E0DC08C"/>
  <w16cid:commentId w16cid:paraId="3AE00E6C" w16cid:durableId="1E0DACF4"/>
  <w16cid:commentId w16cid:paraId="35F6E5A9" w16cid:durableId="1E0DACF6"/>
  <w16cid:commentId w16cid:paraId="72A9AFC0" w16cid:durableId="1E0DC142"/>
  <w16cid:commentId w16cid:paraId="0C3E0D24" w16cid:durableId="1E0DACF7"/>
  <w16cid:commentId w16cid:paraId="564841F1" w16cid:durableId="1E0DACF8"/>
  <w16cid:commentId w16cid:paraId="363A1165" w16cid:durableId="1E0DACFA"/>
  <w16cid:commentId w16cid:paraId="75EFFFD9" w16cid:durableId="1E0DACFB"/>
  <w16cid:commentId w16cid:paraId="7F690532" w16cid:durableId="1E0DACFC"/>
  <w16cid:commentId w16cid:paraId="19D88168" w16cid:durableId="1E0DACFD"/>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AFE5E" w14:textId="77777777" w:rsidR="007238D0" w:rsidRDefault="007238D0">
      <w:r>
        <w:separator/>
      </w:r>
    </w:p>
  </w:endnote>
  <w:endnote w:type="continuationSeparator" w:id="0">
    <w:p w14:paraId="523FA063" w14:textId="77777777" w:rsidR="007238D0" w:rsidRDefault="00723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F47CA8" w:rsidRDefault="00F47CA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F47CA8" w:rsidRDefault="00F47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F47CA8" w:rsidRDefault="00F47CA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F47CA8" w:rsidRDefault="00F47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9D723" w14:textId="77777777" w:rsidR="007238D0" w:rsidRDefault="007238D0">
      <w:r>
        <w:separator/>
      </w:r>
    </w:p>
  </w:footnote>
  <w:footnote w:type="continuationSeparator" w:id="0">
    <w:p w14:paraId="5364E9D4" w14:textId="77777777" w:rsidR="007238D0" w:rsidRDefault="007238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Marc Johnson">
    <w15:presenceInfo w15:providerId="None" w15:userId="Marc Johnson"/>
  </w15:person>
  <w15:person w15:author="Rob Ness">
    <w15:presenceInfo w15:providerId="None" w15:userId="Rob Ness"/>
  </w15:person>
  <w15:person w15:author="James Santangelo [2]">
    <w15:presenceInfo w15:providerId="Windows Live" w15:userId="e638a063-8c92-4fd8-845b-aa0f44b11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357A5"/>
    <w:rsid w:val="00036664"/>
    <w:rsid w:val="00047612"/>
    <w:rsid w:val="00054EE3"/>
    <w:rsid w:val="00056C82"/>
    <w:rsid w:val="00072389"/>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C78BF"/>
    <w:rsid w:val="002D3E46"/>
    <w:rsid w:val="002F5234"/>
    <w:rsid w:val="002F6284"/>
    <w:rsid w:val="00306ADE"/>
    <w:rsid w:val="00321401"/>
    <w:rsid w:val="003308BA"/>
    <w:rsid w:val="00332A41"/>
    <w:rsid w:val="00346BF9"/>
    <w:rsid w:val="003512CD"/>
    <w:rsid w:val="00353D38"/>
    <w:rsid w:val="00377791"/>
    <w:rsid w:val="0039649B"/>
    <w:rsid w:val="003970AC"/>
    <w:rsid w:val="003B5EBE"/>
    <w:rsid w:val="00405055"/>
    <w:rsid w:val="00436804"/>
    <w:rsid w:val="004406D0"/>
    <w:rsid w:val="0044259C"/>
    <w:rsid w:val="004521E2"/>
    <w:rsid w:val="00465BB6"/>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F6992"/>
    <w:rsid w:val="00625027"/>
    <w:rsid w:val="00643CC7"/>
    <w:rsid w:val="00655610"/>
    <w:rsid w:val="00655BB1"/>
    <w:rsid w:val="00664759"/>
    <w:rsid w:val="006653AE"/>
    <w:rsid w:val="006937D2"/>
    <w:rsid w:val="00695730"/>
    <w:rsid w:val="006B2E94"/>
    <w:rsid w:val="006C381B"/>
    <w:rsid w:val="006C54A7"/>
    <w:rsid w:val="006E7A34"/>
    <w:rsid w:val="007078B1"/>
    <w:rsid w:val="0072287E"/>
    <w:rsid w:val="007238D0"/>
    <w:rsid w:val="00752A5E"/>
    <w:rsid w:val="00753B7F"/>
    <w:rsid w:val="007D4EEA"/>
    <w:rsid w:val="007F3C93"/>
    <w:rsid w:val="008054DC"/>
    <w:rsid w:val="00806E20"/>
    <w:rsid w:val="0081167C"/>
    <w:rsid w:val="00827DCD"/>
    <w:rsid w:val="008313B4"/>
    <w:rsid w:val="00855046"/>
    <w:rsid w:val="008653B9"/>
    <w:rsid w:val="00872AA9"/>
    <w:rsid w:val="00883F9A"/>
    <w:rsid w:val="00885D91"/>
    <w:rsid w:val="00890EFD"/>
    <w:rsid w:val="008D4447"/>
    <w:rsid w:val="008D7D0A"/>
    <w:rsid w:val="008E3E1C"/>
    <w:rsid w:val="008F3750"/>
    <w:rsid w:val="009130DF"/>
    <w:rsid w:val="00971DAE"/>
    <w:rsid w:val="00993BF2"/>
    <w:rsid w:val="00993D47"/>
    <w:rsid w:val="009A063B"/>
    <w:rsid w:val="009A2CD2"/>
    <w:rsid w:val="009A6339"/>
    <w:rsid w:val="009B7797"/>
    <w:rsid w:val="009E7701"/>
    <w:rsid w:val="00A156A2"/>
    <w:rsid w:val="00A26F5F"/>
    <w:rsid w:val="00A33512"/>
    <w:rsid w:val="00A53CDE"/>
    <w:rsid w:val="00A71B8F"/>
    <w:rsid w:val="00A9094C"/>
    <w:rsid w:val="00AA4F85"/>
    <w:rsid w:val="00AB3D7F"/>
    <w:rsid w:val="00AD3965"/>
    <w:rsid w:val="00AD564B"/>
    <w:rsid w:val="00AD63B7"/>
    <w:rsid w:val="00AE4232"/>
    <w:rsid w:val="00B00A07"/>
    <w:rsid w:val="00B01856"/>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65BD6"/>
    <w:rsid w:val="00C6602C"/>
    <w:rsid w:val="00CB1B0B"/>
    <w:rsid w:val="00CB6EA9"/>
    <w:rsid w:val="00CD2BA7"/>
    <w:rsid w:val="00CD5C48"/>
    <w:rsid w:val="00D030A9"/>
    <w:rsid w:val="00D17B26"/>
    <w:rsid w:val="00D33208"/>
    <w:rsid w:val="00D46EF9"/>
    <w:rsid w:val="00D51BE9"/>
    <w:rsid w:val="00DB51FE"/>
    <w:rsid w:val="00DC5993"/>
    <w:rsid w:val="00DD1F6F"/>
    <w:rsid w:val="00DD5AC2"/>
    <w:rsid w:val="00DE7539"/>
    <w:rsid w:val="00DF2266"/>
    <w:rsid w:val="00E03818"/>
    <w:rsid w:val="00E12846"/>
    <w:rsid w:val="00E27AE2"/>
    <w:rsid w:val="00E40FE9"/>
    <w:rsid w:val="00E63F48"/>
    <w:rsid w:val="00E71AFF"/>
    <w:rsid w:val="00E73CF0"/>
    <w:rsid w:val="00E81DD0"/>
    <w:rsid w:val="00E97E1C"/>
    <w:rsid w:val="00EA01BB"/>
    <w:rsid w:val="00EA584F"/>
    <w:rsid w:val="00EC4594"/>
    <w:rsid w:val="00ED0BF7"/>
    <w:rsid w:val="00ED1B9F"/>
    <w:rsid w:val="00ED2EDA"/>
    <w:rsid w:val="00EE0034"/>
    <w:rsid w:val="00EF1820"/>
    <w:rsid w:val="00EF7216"/>
    <w:rsid w:val="00F104D9"/>
    <w:rsid w:val="00F47CA8"/>
    <w:rsid w:val="00F53E83"/>
    <w:rsid w:val="00F54E7B"/>
    <w:rsid w:val="00F663CD"/>
    <w:rsid w:val="00F756B4"/>
    <w:rsid w:val="00F864A1"/>
    <w:rsid w:val="00F91F07"/>
    <w:rsid w:val="00F96AA1"/>
    <w:rsid w:val="00FB2818"/>
    <w:rsid w:val="00FC1F6A"/>
    <w:rsid w:val="00FE002C"/>
    <w:rsid w:val="00FE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B8FC89-04E0-4C46-89B2-06763349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38</Pages>
  <Words>40430</Words>
  <Characters>230453</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270343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cp:revision>
  <dcterms:created xsi:type="dcterms:W3CDTF">2018-01-20T16:56:00Z</dcterms:created>
  <dcterms:modified xsi:type="dcterms:W3CDTF">2018-01-20T18:28:00Z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