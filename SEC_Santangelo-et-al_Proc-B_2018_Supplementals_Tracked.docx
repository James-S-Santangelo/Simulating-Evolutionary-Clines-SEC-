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F8D52" w14:textId="1A43EAF9" w:rsidR="00D519C0" w:rsidRPr="00F87D7B" w:rsidRDefault="006014A0" w:rsidP="00D519C0">
      <w:pPr>
        <w:widowControl w:val="0"/>
        <w:autoSpaceDE w:val="0"/>
        <w:autoSpaceDN w:val="0"/>
        <w:adjustRightInd w:val="0"/>
        <w:jc w:val="center"/>
        <w:outlineLvl w:val="0"/>
        <w:rPr>
          <w:rFonts w:ascii="Times New Roman" w:hAnsi="Times New Roman" w:cs="Times New Roman"/>
          <w:b/>
          <w:sz w:val="28"/>
          <w:szCs w:val="28"/>
          <w:lang w:val="en-US"/>
        </w:rPr>
      </w:pPr>
      <w:bookmarkStart w:id="0" w:name="_GoBack"/>
      <w:bookmarkEnd w:id="0"/>
      <w:r>
        <w:rPr>
          <w:rFonts w:ascii="Times New Roman" w:hAnsi="Times New Roman" w:cs="Times New Roman"/>
          <w:b/>
          <w:sz w:val="28"/>
          <w:szCs w:val="28"/>
        </w:rPr>
        <w:t>S</w:t>
      </w:r>
      <w:r w:rsidR="00D519C0" w:rsidRPr="00F87D7B">
        <w:rPr>
          <w:rFonts w:ascii="Times New Roman" w:hAnsi="Times New Roman" w:cs="Times New Roman"/>
          <w:b/>
          <w:sz w:val="28"/>
          <w:szCs w:val="28"/>
        </w:rPr>
        <w:t xml:space="preserve">upplementary </w:t>
      </w:r>
      <w:r>
        <w:rPr>
          <w:rFonts w:ascii="Times New Roman" w:hAnsi="Times New Roman" w:cs="Times New Roman"/>
          <w:b/>
          <w:sz w:val="28"/>
          <w:szCs w:val="28"/>
        </w:rPr>
        <w:t>Materials</w:t>
      </w:r>
      <w:r w:rsidR="00D519C0" w:rsidRPr="00F87D7B">
        <w:rPr>
          <w:rFonts w:ascii="Times New Roman" w:hAnsi="Times New Roman" w:cs="Times New Roman"/>
          <w:b/>
          <w:sz w:val="28"/>
          <w:szCs w:val="28"/>
        </w:rPr>
        <w:t xml:space="preserve"> for: </w:t>
      </w:r>
      <w:r w:rsidR="00D519C0" w:rsidRPr="00F87D7B">
        <w:rPr>
          <w:rFonts w:ascii="Times New Roman" w:hAnsi="Times New Roman" w:cs="Times New Roman"/>
          <w:b/>
          <w:sz w:val="28"/>
          <w:szCs w:val="28"/>
          <w:lang w:val="en-US"/>
        </w:rPr>
        <w:t>Urban spandrels: the roles of genetic drift, gene flow and selection in the formation of parallel clines</w:t>
      </w:r>
      <w:r w:rsidR="00D519C0" w:rsidRPr="00F87D7B">
        <w:rPr>
          <w:rFonts w:ascii="Times New Roman" w:hAnsi="Times New Roman" w:cs="Times New Roman"/>
          <w:b/>
          <w:sz w:val="28"/>
          <w:szCs w:val="28"/>
        </w:rPr>
        <w:t>.</w:t>
      </w:r>
    </w:p>
    <w:p w14:paraId="27152C40" w14:textId="4CFC362E" w:rsidR="00D519C0" w:rsidRDefault="00D519C0">
      <w:pPr>
        <w:rPr>
          <w:rFonts w:ascii="Times New Roman" w:hAnsi="Times New Roman" w:cs="Times New Roman"/>
        </w:rPr>
      </w:pPr>
    </w:p>
    <w:p w14:paraId="02B7676B" w14:textId="5889062C" w:rsidR="002273F9" w:rsidRDefault="002273F9">
      <w:pPr>
        <w:rPr>
          <w:ins w:id="1" w:author="James Santangelo" w:date="2018-03-14T15:44:00Z"/>
          <w:rFonts w:ascii="Times New Roman" w:hAnsi="Times New Roman" w:cs="Times New Roman"/>
          <w:b/>
        </w:rPr>
      </w:pPr>
      <w:r>
        <w:rPr>
          <w:rFonts w:ascii="Times New Roman" w:hAnsi="Times New Roman" w:cs="Times New Roman"/>
          <w:b/>
        </w:rPr>
        <w:t xml:space="preserve">Supplementary </w:t>
      </w:r>
      <w:r w:rsidR="00E15D5E">
        <w:rPr>
          <w:rFonts w:ascii="Times New Roman" w:hAnsi="Times New Roman" w:cs="Times New Roman"/>
          <w:b/>
        </w:rPr>
        <w:t>figures</w:t>
      </w:r>
    </w:p>
    <w:p w14:paraId="1BBE988F" w14:textId="79EF5FDE" w:rsidR="00F359CF" w:rsidRDefault="00F359CF">
      <w:pPr>
        <w:rPr>
          <w:ins w:id="2" w:author="James Santangelo" w:date="2018-03-14T15:44:00Z"/>
          <w:rFonts w:ascii="Times New Roman" w:hAnsi="Times New Roman" w:cs="Times New Roman"/>
          <w:b/>
        </w:rPr>
      </w:pPr>
    </w:p>
    <w:p w14:paraId="6F3DB125" w14:textId="430A55E7" w:rsidR="00F359CF" w:rsidRDefault="00F359CF">
      <w:pPr>
        <w:rPr>
          <w:rFonts w:ascii="Times New Roman" w:hAnsi="Times New Roman" w:cs="Times New Roman"/>
          <w:b/>
        </w:rPr>
      </w:pPr>
      <w:ins w:id="3" w:author="James Santangelo" w:date="2018-03-14T15:44:00Z">
        <w:r w:rsidRPr="00F359CF">
          <w:rPr>
            <w:rFonts w:ascii="Times New Roman" w:hAnsi="Times New Roman" w:cs="Times New Roman"/>
            <w:b/>
            <w:noProof/>
          </w:rPr>
          <w:drawing>
            <wp:inline distT="0" distB="0" distL="0" distR="0" wp14:anchorId="7E8E645E" wp14:editId="37AD681B">
              <wp:extent cx="5092700" cy="397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2700" cy="3975100"/>
                      </a:xfrm>
                      <a:prstGeom prst="rect">
                        <a:avLst/>
                      </a:prstGeom>
                    </pic:spPr>
                  </pic:pic>
                </a:graphicData>
              </a:graphic>
            </wp:inline>
          </w:drawing>
        </w:r>
      </w:ins>
    </w:p>
    <w:p w14:paraId="0FC0BC79" w14:textId="5484E430" w:rsidR="003E09CC" w:rsidRPr="002544F7" w:rsidRDefault="00F359CF">
      <w:pPr>
        <w:rPr>
          <w:rFonts w:ascii="Times New Roman" w:hAnsi="Times New Roman" w:cs="Times New Roman"/>
          <w:rPrChange w:id="4" w:author="James Santangelo" w:date="2018-03-14T15:47:00Z">
            <w:rPr>
              <w:rFonts w:ascii="Times New Roman" w:hAnsi="Times New Roman" w:cs="Times New Roman"/>
              <w:b/>
            </w:rPr>
          </w:rPrChange>
        </w:rPr>
      </w:pPr>
      <w:ins w:id="5" w:author="James Santangelo" w:date="2018-03-14T15:45:00Z">
        <w:r>
          <w:rPr>
            <w:rFonts w:ascii="Times New Roman" w:hAnsi="Times New Roman" w:cs="Times New Roman"/>
            <w:b/>
          </w:rPr>
          <w:t xml:space="preserve">Figure S1: </w:t>
        </w:r>
        <w:r>
          <w:rPr>
            <w:rFonts w:ascii="Times New Roman" w:hAnsi="Times New Roman" w:cs="Times New Roman"/>
          </w:rPr>
          <w:t xml:space="preserve">Distribution of slopes </w:t>
        </w:r>
      </w:ins>
      <w:ins w:id="6" w:author="James Santangelo" w:date="2018-03-14T15:46:00Z">
        <w:r w:rsidR="002544F7">
          <w:rPr>
            <w:rFonts w:ascii="Times New Roman" w:hAnsi="Times New Roman" w:cs="Times New Roman"/>
          </w:rPr>
          <w:t xml:space="preserve">from 1000 simulations for drift scenario 1 (i.e. gradient in carrying capacity, red) and drift scenario 2 (i.e. serial founder events, blue). </w:t>
        </w:r>
      </w:ins>
      <w:ins w:id="7" w:author="James Santangelo" w:date="2018-03-14T15:47:00Z">
        <w:r w:rsidR="002544F7">
          <w:rPr>
            <w:rFonts w:ascii="Times New Roman" w:hAnsi="Times New Roman" w:cs="Times New Roman"/>
          </w:rPr>
          <w:t xml:space="preserve">Slopes from </w:t>
        </w:r>
      </w:ins>
      <w:ins w:id="8" w:author="James Santangelo" w:date="2018-03-14T15:48:00Z">
        <w:r w:rsidR="002544F7">
          <w:rPr>
            <w:rFonts w:ascii="Times New Roman" w:hAnsi="Times New Roman" w:cs="Times New Roman"/>
          </w:rPr>
          <w:t xml:space="preserve">both scenarios are plotted based on the parameter combinations that produced the strongest clines: slopes from </w:t>
        </w:r>
      </w:ins>
      <w:ins w:id="9" w:author="James Santangelo" w:date="2018-03-14T15:47:00Z">
        <w:r w:rsidR="002544F7">
          <w:rPr>
            <w:rFonts w:ascii="Times New Roman" w:hAnsi="Times New Roman" w:cs="Times New Roman"/>
          </w:rPr>
          <w:t xml:space="preserve">drift scenario 1 are from a strong gradient in drift (i.e. rural </w:t>
        </w:r>
        <w:r w:rsidR="002544F7">
          <w:rPr>
            <w:rFonts w:ascii="Times New Roman" w:hAnsi="Times New Roman" w:cs="Times New Roman"/>
            <w:i/>
          </w:rPr>
          <w:t xml:space="preserve">N </w:t>
        </w:r>
        <w:r w:rsidR="002544F7">
          <w:rPr>
            <w:rFonts w:ascii="Times New Roman" w:hAnsi="Times New Roman" w:cs="Times New Roman"/>
          </w:rPr>
          <w:t xml:space="preserve">= 1000, urban </w:t>
        </w:r>
        <w:r w:rsidR="002544F7">
          <w:rPr>
            <w:rFonts w:ascii="Times New Roman" w:hAnsi="Times New Roman" w:cs="Times New Roman"/>
            <w:i/>
          </w:rPr>
          <w:t xml:space="preserve">N </w:t>
        </w:r>
        <w:r w:rsidR="002544F7">
          <w:rPr>
            <w:rFonts w:ascii="Times New Roman" w:hAnsi="Times New Roman" w:cs="Times New Roman"/>
          </w:rPr>
          <w:t xml:space="preserve">= 10) while those from drift scenario 2 are from </w:t>
        </w:r>
      </w:ins>
      <w:ins w:id="10" w:author="James Santangelo" w:date="2018-03-14T15:49:00Z">
        <w:r w:rsidR="002544F7">
          <w:rPr>
            <w:rFonts w:ascii="Times New Roman" w:hAnsi="Times New Roman" w:cs="Times New Roman"/>
          </w:rPr>
          <w:t>simulations involving intermediate founding proportions (proportion = 0.2). Slopes from both scenarios were simulated in the absence</w:t>
        </w:r>
      </w:ins>
      <w:ins w:id="11" w:author="James Santangelo" w:date="2018-03-14T15:50:00Z">
        <w:r w:rsidR="002544F7">
          <w:rPr>
            <w:rFonts w:ascii="Times New Roman" w:hAnsi="Times New Roman" w:cs="Times New Roman"/>
          </w:rPr>
          <w:t xml:space="preserve"> of gene flow (i.e. </w:t>
        </w:r>
        <w:r w:rsidR="002544F7">
          <w:rPr>
            <w:rFonts w:ascii="Times New Roman" w:hAnsi="Times New Roman" w:cs="Times New Roman"/>
            <w:i/>
          </w:rPr>
          <w:t xml:space="preserve">m </w:t>
        </w:r>
        <w:r w:rsidR="002544F7">
          <w:rPr>
            <w:rFonts w:ascii="Times New Roman" w:hAnsi="Times New Roman" w:cs="Times New Roman"/>
          </w:rPr>
          <w:t xml:space="preserve">= 0). </w:t>
        </w:r>
      </w:ins>
      <w:ins w:id="12" w:author="James Santangelo" w:date="2018-03-16T08:54:00Z">
        <w:r w:rsidR="00E66798">
          <w:rPr>
            <w:rFonts w:ascii="Times New Roman" w:hAnsi="Times New Roman" w:cs="Times New Roman"/>
          </w:rPr>
          <w:t xml:space="preserve">Black dashed line represents a slope of zero. </w:t>
        </w:r>
      </w:ins>
      <w:ins w:id="13" w:author="James Santangelo" w:date="2018-03-14T15:50:00Z">
        <w:r w:rsidR="002544F7">
          <w:rPr>
            <w:rFonts w:ascii="Times New Roman" w:hAnsi="Times New Roman" w:cs="Times New Roman"/>
          </w:rPr>
          <w:t xml:space="preserve">While drift scenario 2 generated more negative clines and clines of more extreme magnitude, the </w:t>
        </w:r>
      </w:ins>
      <w:ins w:id="14" w:author="James Santangelo" w:date="2018-03-14T15:52:00Z">
        <w:r w:rsidR="002544F7">
          <w:rPr>
            <w:rFonts w:ascii="Times New Roman" w:hAnsi="Times New Roman" w:cs="Times New Roman"/>
          </w:rPr>
          <w:t>distributions</w:t>
        </w:r>
      </w:ins>
      <w:ins w:id="15" w:author="James Santangelo" w:date="2018-03-14T15:50:00Z">
        <w:r w:rsidR="002544F7">
          <w:rPr>
            <w:rFonts w:ascii="Times New Roman" w:hAnsi="Times New Roman" w:cs="Times New Roman"/>
          </w:rPr>
          <w:t xml:space="preserve"> are largely overlapping and there is little difference in mean slope across </w:t>
        </w:r>
      </w:ins>
      <w:ins w:id="16" w:author="James Santangelo" w:date="2018-03-14T15:51:00Z">
        <w:r w:rsidR="002544F7">
          <w:rPr>
            <w:rFonts w:ascii="Times New Roman" w:hAnsi="Times New Roman" w:cs="Times New Roman"/>
          </w:rPr>
          <w:t>all</w:t>
        </w:r>
      </w:ins>
      <w:ins w:id="17" w:author="James Santangelo" w:date="2018-03-14T15:50:00Z">
        <w:r w:rsidR="002544F7">
          <w:rPr>
            <w:rFonts w:ascii="Times New Roman" w:hAnsi="Times New Roman" w:cs="Times New Roman"/>
          </w:rPr>
          <w:t xml:space="preserve"> </w:t>
        </w:r>
      </w:ins>
      <w:ins w:id="18" w:author="James Santangelo" w:date="2018-03-14T15:51:00Z">
        <w:r w:rsidR="002544F7">
          <w:rPr>
            <w:rFonts w:ascii="Times New Roman" w:hAnsi="Times New Roman" w:cs="Times New Roman"/>
          </w:rPr>
          <w:t>1000 simulations for both scenari</w:t>
        </w:r>
        <w:r w:rsidR="00E66798">
          <w:rPr>
            <w:rFonts w:ascii="Times New Roman" w:hAnsi="Times New Roman" w:cs="Times New Roman"/>
          </w:rPr>
          <w:t>os (red and blue dashed lines).</w:t>
        </w:r>
      </w:ins>
      <w:ins w:id="19" w:author="James Santangelo" w:date="2018-03-14T15:52:00Z">
        <w:r w:rsidR="002544F7">
          <w:rPr>
            <w:rFonts w:ascii="Times New Roman" w:hAnsi="Times New Roman" w:cs="Times New Roman"/>
          </w:rPr>
          <w:t xml:space="preserve">Thus, </w:t>
        </w:r>
      </w:ins>
      <w:ins w:id="20" w:author="James Santangelo" w:date="2018-03-14T15:53:00Z">
        <w:r w:rsidR="002544F7">
          <w:rPr>
            <w:rFonts w:ascii="Times New Roman" w:hAnsi="Times New Roman" w:cs="Times New Roman"/>
          </w:rPr>
          <w:t xml:space="preserve">independent of drift scenario, our key result remains the same: gradients in the strength of drift lead to parallel clines in the frequency of HCN. </w:t>
        </w:r>
      </w:ins>
      <w:ins w:id="21" w:author="James Santangelo" w:date="2018-03-14T15:49:00Z">
        <w:r w:rsidR="002544F7">
          <w:rPr>
            <w:rFonts w:ascii="Times New Roman" w:hAnsi="Times New Roman" w:cs="Times New Roman"/>
          </w:rPr>
          <w:t xml:space="preserve"> </w:t>
        </w:r>
      </w:ins>
    </w:p>
    <w:p w14:paraId="744B254C" w14:textId="37A09372" w:rsidR="003E09CC" w:rsidRDefault="00145EE9">
      <w:pPr>
        <w:rPr>
          <w:rFonts w:ascii="Times New Roman" w:hAnsi="Times New Roman" w:cs="Times New Roman"/>
          <w:b/>
        </w:rPr>
      </w:pPr>
      <w:ins w:id="22" w:author="James Santangelo" w:date="2018-03-14T12:39:00Z">
        <w:r w:rsidRPr="00145EE9">
          <w:rPr>
            <w:rFonts w:ascii="Times New Roman" w:hAnsi="Times New Roman" w:cs="Times New Roman"/>
            <w:b/>
            <w:noProof/>
          </w:rPr>
          <w:lastRenderedPageBreak/>
          <w:drawing>
            <wp:inline distT="0" distB="0" distL="0" distR="0" wp14:anchorId="26453D9B" wp14:editId="44DBEDB3">
              <wp:extent cx="3294107" cy="53001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7308" cy="5305285"/>
                      </a:xfrm>
                      <a:prstGeom prst="rect">
                        <a:avLst/>
                      </a:prstGeom>
                    </pic:spPr>
                  </pic:pic>
                </a:graphicData>
              </a:graphic>
            </wp:inline>
          </w:drawing>
        </w:r>
      </w:ins>
    </w:p>
    <w:p w14:paraId="1A7EB0A8" w14:textId="626C8EFA" w:rsidR="00F359CF" w:rsidRDefault="00E17777">
      <w:pPr>
        <w:rPr>
          <w:ins w:id="23" w:author="James Santangelo" w:date="2018-03-14T15:45:00Z"/>
          <w:rFonts w:ascii="Times New Roman" w:hAnsi="Times New Roman" w:cs="Times New Roman"/>
        </w:rPr>
      </w:pPr>
      <w:ins w:id="24" w:author="James Santangelo" w:date="2018-03-14T12:14:00Z">
        <w:r>
          <w:rPr>
            <w:rFonts w:ascii="Times New Roman" w:hAnsi="Times New Roman" w:cs="Times New Roman"/>
            <w:b/>
          </w:rPr>
          <w:t>Figure S</w:t>
        </w:r>
      </w:ins>
      <w:ins w:id="25" w:author="James Santangelo" w:date="2018-03-14T15:56:00Z">
        <w:r>
          <w:rPr>
            <w:rFonts w:ascii="Times New Roman" w:hAnsi="Times New Roman" w:cs="Times New Roman"/>
            <w:b/>
          </w:rPr>
          <w:t>2</w:t>
        </w:r>
      </w:ins>
      <w:ins w:id="26" w:author="James Santangelo" w:date="2018-03-14T12:14:00Z">
        <w:r w:rsidR="003E09CC">
          <w:rPr>
            <w:rFonts w:ascii="Times New Roman" w:hAnsi="Times New Roman" w:cs="Times New Roman"/>
            <w:b/>
          </w:rPr>
          <w:t xml:space="preserve">: </w:t>
        </w:r>
        <w:r w:rsidR="003E09CC">
          <w:rPr>
            <w:rFonts w:ascii="Times New Roman" w:hAnsi="Times New Roman" w:cs="Times New Roman"/>
          </w:rPr>
          <w:t>Serial founder events</w:t>
        </w:r>
      </w:ins>
      <w:r w:rsidR="0048309F">
        <w:rPr>
          <w:rFonts w:ascii="Times New Roman" w:hAnsi="Times New Roman" w:cs="Times New Roman"/>
        </w:rPr>
        <w:t xml:space="preserve"> </w:t>
      </w:r>
      <w:ins w:id="27" w:author="James Santangelo" w:date="2018-03-14T17:26:00Z">
        <w:r w:rsidR="0048309F">
          <w:rPr>
            <w:rFonts w:ascii="Times New Roman" w:hAnsi="Times New Roman" w:cs="Times New Roman"/>
          </w:rPr>
          <w:t>(i.e. drift scenario 2)</w:t>
        </w:r>
      </w:ins>
      <w:ins w:id="28" w:author="James Santangelo" w:date="2018-03-14T12:14:00Z">
        <w:r w:rsidR="003E09CC">
          <w:rPr>
            <w:rFonts w:ascii="Times New Roman" w:hAnsi="Times New Roman" w:cs="Times New Roman"/>
          </w:rPr>
          <w:t xml:space="preserve"> influenced (</w:t>
        </w:r>
        <w:r w:rsidR="003E09CC">
          <w:rPr>
            <w:rFonts w:ascii="Times New Roman" w:hAnsi="Times New Roman" w:cs="Times New Roman"/>
            <w:i/>
          </w:rPr>
          <w:t>a</w:t>
        </w:r>
        <w:r w:rsidR="003E09CC">
          <w:rPr>
            <w:rFonts w:ascii="Times New Roman" w:hAnsi="Times New Roman" w:cs="Times New Roman"/>
          </w:rPr>
          <w:t>) the number of generations require for the linear landscape to fill with populations and (</w:t>
        </w:r>
        <w:r w:rsidR="003E09CC">
          <w:rPr>
            <w:rFonts w:ascii="Times New Roman" w:hAnsi="Times New Roman" w:cs="Times New Roman"/>
            <w:i/>
          </w:rPr>
          <w:t>b</w:t>
        </w:r>
        <w:r w:rsidR="003E09CC">
          <w:rPr>
            <w:rFonts w:ascii="Times New Roman" w:hAnsi="Times New Roman" w:cs="Times New Roman"/>
          </w:rPr>
          <w:t>) the number of generations required for the urban-most population to reach carrying capacity (</w:t>
        </w:r>
      </w:ins>
      <w:ins w:id="29" w:author="James Santangelo" w:date="2018-03-14T12:15:00Z">
        <w:r w:rsidR="003E09CC">
          <w:rPr>
            <w:rFonts w:ascii="Times New Roman" w:hAnsi="Times New Roman" w:cs="Times New Roman"/>
            <w:i/>
          </w:rPr>
          <w:t xml:space="preserve">K </w:t>
        </w:r>
        <w:r w:rsidR="003E09CC">
          <w:rPr>
            <w:rFonts w:ascii="Times New Roman" w:hAnsi="Times New Roman" w:cs="Times New Roman"/>
          </w:rPr>
          <w:t xml:space="preserve">= 1000) once it has been founded. </w:t>
        </w:r>
      </w:ins>
      <w:ins w:id="30" w:author="James Santangelo" w:date="2018-03-14T12:16:00Z">
        <w:r w:rsidR="003E09CC">
          <w:rPr>
            <w:rFonts w:ascii="Times New Roman" w:hAnsi="Times New Roman" w:cs="Times New Roman"/>
          </w:rPr>
          <w:t>Points in (</w:t>
        </w:r>
      </w:ins>
      <w:ins w:id="31" w:author="James Santangelo" w:date="2018-03-14T12:17:00Z">
        <w:r w:rsidR="003E09CC">
          <w:rPr>
            <w:rFonts w:ascii="Times New Roman" w:hAnsi="Times New Roman" w:cs="Times New Roman"/>
            <w:i/>
          </w:rPr>
          <w:t>a</w:t>
        </w:r>
        <w:r w:rsidR="003E09CC">
          <w:rPr>
            <w:rFonts w:ascii="Times New Roman" w:hAnsi="Times New Roman" w:cs="Times New Roman"/>
          </w:rPr>
          <w:t>) and (</w:t>
        </w:r>
        <w:r w:rsidR="003E09CC">
          <w:rPr>
            <w:rFonts w:ascii="Times New Roman" w:hAnsi="Times New Roman" w:cs="Times New Roman"/>
            <w:i/>
          </w:rPr>
          <w:t>b</w:t>
        </w:r>
        <w:r w:rsidR="003E09CC">
          <w:rPr>
            <w:rFonts w:ascii="Times New Roman" w:hAnsi="Times New Roman" w:cs="Times New Roman"/>
          </w:rPr>
          <w:t xml:space="preserve">) represent the mean number of generations across 1000 simulations. </w:t>
        </w:r>
        <w:r w:rsidR="00AF7288">
          <w:rPr>
            <w:rFonts w:ascii="Times New Roman" w:hAnsi="Times New Roman" w:cs="Times New Roman"/>
          </w:rPr>
          <w:t xml:space="preserve">95% confidence intervals are plotted but are hidden by points due to minimal variation in the number of </w:t>
        </w:r>
      </w:ins>
      <w:ins w:id="32" w:author="James Santangelo" w:date="2018-03-14T12:42:00Z">
        <w:r w:rsidR="002E27EB">
          <w:rPr>
            <w:rFonts w:ascii="Times New Roman" w:hAnsi="Times New Roman" w:cs="Times New Roman"/>
          </w:rPr>
          <w:t>generations</w:t>
        </w:r>
      </w:ins>
      <w:ins w:id="33" w:author="James Santangelo" w:date="2018-03-14T12:17:00Z">
        <w:r w:rsidR="00AF7288">
          <w:rPr>
            <w:rFonts w:ascii="Times New Roman" w:hAnsi="Times New Roman" w:cs="Times New Roman"/>
          </w:rPr>
          <w:t xml:space="preserve"> between simulations. </w:t>
        </w:r>
      </w:ins>
    </w:p>
    <w:p w14:paraId="57974AE2" w14:textId="77777777" w:rsidR="00F359CF" w:rsidRDefault="00F359CF">
      <w:pPr>
        <w:rPr>
          <w:ins w:id="34" w:author="James Santangelo" w:date="2018-03-14T15:45:00Z"/>
          <w:rFonts w:ascii="Times New Roman" w:hAnsi="Times New Roman" w:cs="Times New Roman"/>
        </w:rPr>
        <w:sectPr w:rsidR="00F359CF" w:rsidSect="00C35587">
          <w:pgSz w:w="12240" w:h="15840"/>
          <w:pgMar w:top="1440" w:right="1440" w:bottom="1440" w:left="1440" w:header="708" w:footer="708" w:gutter="0"/>
          <w:cols w:space="708"/>
          <w:docGrid w:linePitch="360"/>
        </w:sectPr>
      </w:pPr>
    </w:p>
    <w:p w14:paraId="30B89EC0" w14:textId="46095B8F" w:rsidR="006263EA" w:rsidRPr="00CB0ADF" w:rsidRDefault="00CF4149" w:rsidP="006263EA">
      <w:pPr>
        <w:rPr>
          <w:rFonts w:ascii="Times New Roman" w:hAnsi="Times New Roman" w:cs="Times New Roman"/>
        </w:rPr>
      </w:pPr>
      <w:r w:rsidRPr="00CF4149">
        <w:rPr>
          <w:rFonts w:ascii="Times New Roman" w:hAnsi="Times New Roman" w:cs="Times New Roman"/>
          <w:noProof/>
        </w:rPr>
        <w:lastRenderedPageBreak/>
        <w:drawing>
          <wp:inline distT="0" distB="0" distL="0" distR="0" wp14:anchorId="700A51B1" wp14:editId="416E537B">
            <wp:extent cx="3748550" cy="60028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7272" cy="6016835"/>
                    </a:xfrm>
                    <a:prstGeom prst="rect">
                      <a:avLst/>
                    </a:prstGeom>
                  </pic:spPr>
                </pic:pic>
              </a:graphicData>
            </a:graphic>
          </wp:inline>
        </w:drawing>
      </w:r>
    </w:p>
    <w:p w14:paraId="35AEF99A" w14:textId="5B50CDED" w:rsidR="006263EA" w:rsidRPr="00CB0ADF" w:rsidRDefault="006263EA" w:rsidP="006263EA">
      <w:pPr>
        <w:spacing w:line="276" w:lineRule="auto"/>
        <w:rPr>
          <w:rFonts w:ascii="Times New Roman" w:hAnsi="Times New Roman" w:cs="Times New Roman"/>
        </w:rPr>
        <w:sectPr w:rsidR="006263EA"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S</w:t>
      </w:r>
      <w:ins w:id="35" w:author="James Santangelo" w:date="2018-03-14T15:56:00Z">
        <w:r w:rsidR="00E17777">
          <w:rPr>
            <w:rFonts w:ascii="Times New Roman" w:hAnsi="Times New Roman" w:cs="Times New Roman"/>
            <w:b/>
          </w:rPr>
          <w:t>3</w:t>
        </w:r>
      </w:ins>
      <w:del w:id="36" w:author="James Santangelo" w:date="2018-03-14T12:18:00Z">
        <w:r w:rsidDel="00AF7288">
          <w:rPr>
            <w:rFonts w:ascii="Times New Roman" w:hAnsi="Times New Roman" w:cs="Times New Roman"/>
            <w:b/>
          </w:rPr>
          <w:delText>1</w:delText>
        </w:r>
      </w:del>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Pr>
          <w:rFonts w:ascii="Times New Roman" w:hAnsi="Times New Roman" w:cs="Times New Roman"/>
        </w:rPr>
        <w:t>(</w:t>
      </w:r>
      <w:ins w:id="37" w:author="James Santangelo" w:date="2018-03-14T17:26:00Z">
        <w:r w:rsidR="0048309F">
          <w:rPr>
            <w:rFonts w:ascii="Times New Roman" w:hAnsi="Times New Roman" w:cs="Times New Roman"/>
          </w:rPr>
          <w:t xml:space="preserve">i.e. </w:t>
        </w:r>
      </w:ins>
      <w:r>
        <w:rPr>
          <w:rFonts w:ascii="Times New Roman" w:hAnsi="Times New Roman" w:cs="Times New Roman"/>
        </w:rPr>
        <w:t xml:space="preserve">drift scenario 2) </w:t>
      </w:r>
      <w:r w:rsidRPr="00CB0ADF">
        <w:rPr>
          <w:rFonts w:ascii="Times New Roman" w:hAnsi="Times New Roman" w:cs="Times New Roman"/>
        </w:rPr>
        <w:t>influenced the mean strength of clines and the proportion of significa</w:t>
      </w:r>
      <w:del w:id="38" w:author="Unknown">
        <w:r w:rsidRPr="00CB0ADF" w:rsidDel="00F359CF">
          <w:rPr>
            <w:rFonts w:ascii="Times New Roman" w:hAnsi="Times New Roman" w:cs="Times New Roman"/>
          </w:rPr>
          <w:delText>n</w:delText>
        </w:r>
      </w:del>
      <w:ins w:id="39" w:author="James Santangelo" w:date="2018-03-14T15:45:00Z">
        <w:r w:rsidRPr="00CB0ADF">
          <w:rPr>
            <w:rFonts w:ascii="Times New Roman" w:hAnsi="Times New Roman" w:cs="Times New Roman"/>
          </w:rPr>
          <w:t>t</w:t>
        </w:r>
      </w:ins>
      <w:r w:rsidRPr="00CB0ADF">
        <w:rPr>
          <w:rFonts w:ascii="Times New Roman" w:hAnsi="Times New Roman" w:cs="Times New Roman"/>
        </w:rPr>
        <w:t xml:space="preserve">ly </w:t>
      </w:r>
      <w:r>
        <w:rPr>
          <w:rFonts w:ascii="Times New Roman" w:hAnsi="Times New Roman" w:cs="Times New Roman"/>
        </w:rPr>
        <w:t xml:space="preserve">positive and negative clines. The strength of founder events </w:t>
      </w:r>
      <w:del w:id="40" w:author="James Santangelo" w:date="2018-03-14T17:26:00Z">
        <w:r w:rsidDel="0048309F">
          <w:rPr>
            <w:rFonts w:ascii="Times New Roman" w:hAnsi="Times New Roman" w:cs="Times New Roman"/>
          </w:rPr>
          <w:delText xml:space="preserve">are </w:delText>
        </w:r>
      </w:del>
      <w:ins w:id="41" w:author="James Santangelo" w:date="2018-03-14T17:26:00Z">
        <w:r w:rsidR="0048309F">
          <w:rPr>
            <w:rFonts w:ascii="Times New Roman" w:hAnsi="Times New Roman" w:cs="Times New Roman"/>
          </w:rPr>
          <w:t xml:space="preserve">is </w:t>
        </w:r>
      </w:ins>
      <w:r>
        <w:rPr>
          <w:rFonts w:ascii="Times New Roman" w:hAnsi="Times New Roman" w:cs="Times New Roman"/>
        </w:rPr>
        <w:t>represented as the proportion of alleles sampled to form the newly colonized population, which is equivalent to sampling a finite number of individuals. (</w:t>
      </w:r>
      <w:r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rates: no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 (</w:t>
      </w:r>
      <w:r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00A02A78">
        <w:rPr>
          <w:rFonts w:ascii="Times New Roman" w:hAnsi="Times New Roman" w:cs="Times New Roman"/>
        </w:rPr>
        <w:t xml:space="preserve"> with dashed line</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00A02A78">
        <w:rPr>
          <w:rFonts w:ascii="Times New Roman" w:hAnsi="Times New Roman" w:cs="Times New Roman"/>
        </w:rPr>
        <w:t xml:space="preserve"> with solid line</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14AA5839" w14:textId="77777777" w:rsidR="006263EA" w:rsidRPr="00CB0ADF" w:rsidRDefault="006263EA" w:rsidP="006263EA">
      <w:pPr>
        <w:rPr>
          <w:rFonts w:ascii="Times New Roman" w:hAnsi="Times New Roman" w:cs="Times New Roman"/>
        </w:rPr>
      </w:pPr>
      <w:r w:rsidRPr="000D475F">
        <w:rPr>
          <w:rFonts w:ascii="Times New Roman" w:hAnsi="Times New Roman" w:cs="Times New Roman"/>
          <w:noProof/>
        </w:rPr>
        <w:lastRenderedPageBreak/>
        <w:drawing>
          <wp:inline distT="0" distB="0" distL="0" distR="0" wp14:anchorId="7C3734C4" wp14:editId="6CF02B47">
            <wp:extent cx="8229600" cy="380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3802380"/>
                    </a:xfrm>
                    <a:prstGeom prst="rect">
                      <a:avLst/>
                    </a:prstGeom>
                  </pic:spPr>
                </pic:pic>
              </a:graphicData>
            </a:graphic>
          </wp:inline>
        </w:drawing>
      </w:r>
    </w:p>
    <w:p w14:paraId="5A6FF400" w14:textId="2A4320C6" w:rsidR="006263EA" w:rsidRDefault="006263EA" w:rsidP="006263EA">
      <w:pPr>
        <w:spacing w:line="276" w:lineRule="auto"/>
        <w:rPr>
          <w:rFonts w:ascii="Times New Roman" w:hAnsi="Times New Roman" w:cs="Times New Roman"/>
        </w:rPr>
        <w:sectPr w:rsidR="006263EA" w:rsidSect="006263EA">
          <w:footerReference w:type="even" r:id="rId12"/>
          <w:footerReference w:type="default" r:id="rId13"/>
          <w:pgSz w:w="15840" w:h="12240" w:orient="landscape"/>
          <w:pgMar w:top="1440" w:right="1440" w:bottom="1440" w:left="1440" w:header="709" w:footer="709" w:gutter="0"/>
          <w:lnNumType w:countBy="1" w:restart="continuous"/>
          <w:cols w:space="708"/>
          <w:docGrid w:linePitch="360"/>
        </w:sectPr>
      </w:pPr>
      <w:r>
        <w:rPr>
          <w:rFonts w:ascii="Times New Roman" w:hAnsi="Times New Roman" w:cs="Times New Roman"/>
          <w:b/>
        </w:rPr>
        <w:t>Figure S</w:t>
      </w:r>
      <w:ins w:id="42" w:author="James Santangelo" w:date="2018-03-14T15:56:00Z">
        <w:r w:rsidR="00E17777">
          <w:rPr>
            <w:rFonts w:ascii="Times New Roman" w:hAnsi="Times New Roman" w:cs="Times New Roman"/>
            <w:b/>
          </w:rPr>
          <w:t>4</w:t>
        </w:r>
      </w:ins>
      <w:del w:id="43" w:author="James Santangelo" w:date="2018-03-14T12:18:00Z">
        <w:r w:rsidDel="00AF7288">
          <w:rPr>
            <w:rFonts w:ascii="Times New Roman" w:hAnsi="Times New Roman" w:cs="Times New Roman"/>
            <w:b/>
          </w:rPr>
          <w:delText>2</w:delText>
        </w:r>
      </w:del>
      <w:r w:rsidRPr="00CB0ADF">
        <w:rPr>
          <w:rFonts w:ascii="Times New Roman" w:hAnsi="Times New Roman" w:cs="Times New Roman"/>
          <w:b/>
        </w:rPr>
        <w:t>:</w:t>
      </w:r>
      <w:r w:rsidRPr="00CB0ADF">
        <w:rPr>
          <w:rFonts w:ascii="Times New Roman" w:hAnsi="Times New Roman" w:cs="Times New Roman"/>
        </w:rPr>
        <w:t xml:space="preserve"> The strength of founder events </w:t>
      </w:r>
      <w:ins w:id="44" w:author="James Santangelo" w:date="2018-03-14T17:26:00Z">
        <w:r w:rsidR="0048309F">
          <w:rPr>
            <w:rFonts w:ascii="Times New Roman" w:hAnsi="Times New Roman" w:cs="Times New Roman"/>
          </w:rPr>
          <w:t xml:space="preserve">(i.e. drift scenario 2) </w:t>
        </w:r>
      </w:ins>
      <w:r w:rsidRPr="00CB0ADF">
        <w:rPr>
          <w:rFonts w:ascii="Times New Roman" w:hAnsi="Times New Roman" w:cs="Times New Roman"/>
        </w:rPr>
        <w:t>influenced the pace at which HCN was lost from populations during colonization and ultimately the strength</w:t>
      </w:r>
      <w:r>
        <w:rPr>
          <w:rFonts w:ascii="Times New Roman" w:hAnsi="Times New Roman" w:cs="Times New Roman"/>
        </w:rPr>
        <w:t xml:space="preserve"> of phenotypic clines in HCN. (</w:t>
      </w:r>
      <w:r w:rsidRPr="00753B7F">
        <w:rPr>
          <w:rFonts w:ascii="Times New Roman" w:hAnsi="Times New Roman" w:cs="Times New Roman"/>
          <w:i/>
        </w:rPr>
        <w:t>a</w:t>
      </w:r>
      <w:r w:rsidRPr="00CB0ADF">
        <w:rPr>
          <w:rFonts w:ascii="Times New Roman" w:hAnsi="Times New Roman" w:cs="Times New Roman"/>
        </w:rPr>
        <w:t xml:space="preserve">) Proportion of 1000 simulations where HCN is lost (i.e. frequency = 0) for each population in the landscape (i.e.1 to 40) under strong founder effects (proportion of founding alleles = 0.01, grey squares), intermediate founder effects (proportion = 0.2, black circles) and no founder effects (proportion = 1.0, open triangles). </w:t>
      </w:r>
      <w:r>
        <w:rPr>
          <w:rFonts w:ascii="Times New Roman" w:hAnsi="Times New Roman" w:cs="Times New Roman"/>
        </w:rPr>
        <w:t>(</w:t>
      </w:r>
      <w:r w:rsidRPr="00966896">
        <w:rPr>
          <w:rFonts w:ascii="Times New Roman" w:hAnsi="Times New Roman" w:cs="Times New Roman"/>
          <w:i/>
        </w:rPr>
        <w:t>b</w:t>
      </w:r>
      <w:r>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Pr>
          <w:rFonts w:ascii="Times New Roman" w:hAnsi="Times New Roman" w:cs="Times New Roman"/>
        </w:rPr>
        <w:t>n in the landscape matrix for</w:t>
      </w:r>
      <w:r w:rsidRPr="00CB0ADF">
        <w:rPr>
          <w:rFonts w:ascii="Times New Roman" w:hAnsi="Times New Roman" w:cs="Times New Roman"/>
        </w:rPr>
        <w:t xml:space="preserve"> strong founder </w:t>
      </w:r>
      <w:r>
        <w:rPr>
          <w:rFonts w:ascii="Times New Roman" w:hAnsi="Times New Roman" w:cs="Times New Roman"/>
        </w:rPr>
        <w:t>effects (grey squares with dotted regression line), no founder effects (open triangle with dashed regression line), and</w:t>
      </w:r>
      <w:r w:rsidRPr="00CB0ADF">
        <w:rPr>
          <w:rFonts w:ascii="Times New Roman" w:hAnsi="Times New Roman" w:cs="Times New Roman"/>
        </w:rPr>
        <w:t xml:space="preserve"> intermediate founder effects</w:t>
      </w:r>
      <w:r>
        <w:rPr>
          <w:rFonts w:ascii="Times New Roman" w:hAnsi="Times New Roman" w:cs="Times New Roman"/>
        </w:rPr>
        <w:t xml:space="preserve"> (black circle with solid regression line)</w:t>
      </w:r>
      <w:r w:rsidRPr="00CB0ADF">
        <w:rPr>
          <w:rFonts w:ascii="Times New Roman" w:hAnsi="Times New Roman" w:cs="Times New Roman"/>
        </w:rPr>
        <w:t>.</w:t>
      </w:r>
      <w:r>
        <w:rPr>
          <w:rFonts w:ascii="Times New Roman" w:hAnsi="Times New Roman" w:cs="Times New Roman"/>
        </w:rPr>
        <w:t xml:space="preserve"> β coefficients, </w:t>
      </w:r>
      <w:r>
        <w:rPr>
          <w:rFonts w:ascii="Times New Roman" w:hAnsi="Times New Roman" w:cs="Times New Roman"/>
          <w:i/>
        </w:rPr>
        <w:t>P</w:t>
      </w:r>
      <w:r>
        <w:rPr>
          <w:rFonts w:ascii="Times New Roman" w:hAnsi="Times New Roman" w:cs="Times New Roman"/>
        </w:rPr>
        <w:t>-values and R</w:t>
      </w:r>
      <w:r w:rsidRPr="000D475F">
        <w:rPr>
          <w:rFonts w:ascii="Times New Roman" w:hAnsi="Times New Roman" w:cs="Times New Roman"/>
          <w:vertAlign w:val="superscript"/>
        </w:rPr>
        <w:t>2</w:t>
      </w:r>
      <w:r w:rsidRPr="00CB0ADF">
        <w:rPr>
          <w:rFonts w:ascii="Times New Roman" w:hAnsi="Times New Roman" w:cs="Times New Roman"/>
        </w:rPr>
        <w:t xml:space="preserve"> </w:t>
      </w:r>
      <w:r>
        <w:rPr>
          <w:rFonts w:ascii="Times New Roman" w:hAnsi="Times New Roman" w:cs="Times New Roman"/>
        </w:rPr>
        <w:t xml:space="preserve">in legend refer to regressions run in </w:t>
      </w:r>
      <w:r w:rsidRPr="000D475F">
        <w:rPr>
          <w:rFonts w:ascii="Times New Roman" w:hAnsi="Times New Roman" w:cs="Times New Roman"/>
        </w:rPr>
        <w:t>(</w:t>
      </w:r>
      <w:r w:rsidRPr="000D475F">
        <w:rPr>
          <w:rFonts w:ascii="Times New Roman" w:hAnsi="Times New Roman" w:cs="Times New Roman"/>
          <w:i/>
        </w:rPr>
        <w:t>b</w:t>
      </w:r>
      <w:r>
        <w:rPr>
          <w:rFonts w:ascii="Times New Roman" w:hAnsi="Times New Roman" w:cs="Times New Roman"/>
        </w:rPr>
        <w:t>).</w:t>
      </w:r>
    </w:p>
    <w:p w14:paraId="3E1EDC2A" w14:textId="62BECAD9" w:rsidR="006263EA" w:rsidRDefault="00797DFD" w:rsidP="006263EA">
      <w:pPr>
        <w:tabs>
          <w:tab w:val="left" w:pos="6237"/>
        </w:tabs>
        <w:rPr>
          <w:rFonts w:ascii="Times New Roman" w:hAnsi="Times New Roman" w:cs="Times New Roman"/>
        </w:rPr>
      </w:pPr>
      <w:r w:rsidRPr="00797DFD">
        <w:rPr>
          <w:rFonts w:ascii="Times New Roman" w:hAnsi="Times New Roman" w:cs="Times New Roman"/>
          <w:noProof/>
        </w:rPr>
        <w:lastRenderedPageBreak/>
        <w:drawing>
          <wp:inline distT="0" distB="0" distL="0" distR="0" wp14:anchorId="4C78CF5B" wp14:editId="20DE7A38">
            <wp:extent cx="7073727" cy="42164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77225" cy="4218485"/>
                    </a:xfrm>
                    <a:prstGeom prst="rect">
                      <a:avLst/>
                    </a:prstGeom>
                  </pic:spPr>
                </pic:pic>
              </a:graphicData>
            </a:graphic>
          </wp:inline>
        </w:drawing>
      </w:r>
    </w:p>
    <w:p w14:paraId="4A445E5F" w14:textId="2700D55B" w:rsidR="006263EA" w:rsidRDefault="006263EA" w:rsidP="006263EA">
      <w:pPr>
        <w:spacing w:line="276" w:lineRule="auto"/>
        <w:rPr>
          <w:rFonts w:ascii="Times New Roman" w:hAnsi="Times New Roman" w:cs="Times New Roman"/>
        </w:rPr>
      </w:pPr>
      <w:r>
        <w:rPr>
          <w:rFonts w:ascii="Times New Roman" w:hAnsi="Times New Roman" w:cs="Times New Roman"/>
          <w:b/>
        </w:rPr>
        <w:t>Figure S</w:t>
      </w:r>
      <w:ins w:id="45" w:author="James Santangelo" w:date="2018-03-14T15:56:00Z">
        <w:r w:rsidR="00E17777">
          <w:rPr>
            <w:rFonts w:ascii="Times New Roman" w:hAnsi="Times New Roman" w:cs="Times New Roman"/>
            <w:b/>
          </w:rPr>
          <w:t>5</w:t>
        </w:r>
      </w:ins>
      <w:del w:id="46" w:author="James Santangelo" w:date="2018-03-14T12:18:00Z">
        <w:r w:rsidDel="00AF7288">
          <w:rPr>
            <w:rFonts w:ascii="Times New Roman" w:hAnsi="Times New Roman" w:cs="Times New Roman"/>
            <w:b/>
          </w:rPr>
          <w:delText>3</w:delText>
        </w:r>
      </w:del>
      <w:r>
        <w:rPr>
          <w:rFonts w:ascii="Times New Roman" w:hAnsi="Times New Roman" w:cs="Times New Roman"/>
          <w:b/>
        </w:rPr>
        <w:t xml:space="preserve">: </w:t>
      </w:r>
      <w:r>
        <w:rPr>
          <w:rFonts w:ascii="Times New Roman" w:hAnsi="Times New Roman" w:cs="Times New Roman"/>
        </w:rPr>
        <w:t xml:space="preserve">Serial founder events </w:t>
      </w:r>
      <w:ins w:id="47" w:author="James Santangelo" w:date="2018-03-14T17:27:00Z">
        <w:r w:rsidR="0048309F">
          <w:rPr>
            <w:rFonts w:ascii="Times New Roman" w:hAnsi="Times New Roman" w:cs="Times New Roman"/>
          </w:rPr>
          <w:t xml:space="preserve">(i.e. drift scenario 2) </w:t>
        </w:r>
      </w:ins>
      <w:r>
        <w:rPr>
          <w:rFonts w:ascii="Times New Roman" w:hAnsi="Times New Roman" w:cs="Times New Roman"/>
        </w:rPr>
        <w:t>and selection interacted in the formation of spatial clines in HCN. Populations colonized from the urban-most population to the rural-most population. Selection favoured HCN+ genotypes in rural populations and HCN– genotypes in urban populations.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The proportion of significantly positive (open triangles</w:t>
      </w:r>
      <w:ins w:id="48" w:author="James Santangelo" w:date="2018-03-14T17:27:00Z">
        <w:r w:rsidR="0048309F">
          <w:rPr>
            <w:rFonts w:ascii="Times New Roman" w:hAnsi="Times New Roman" w:cs="Times New Roman"/>
          </w:rPr>
          <w:t xml:space="preserve"> with dashed line</w:t>
        </w:r>
      </w:ins>
      <w:r>
        <w:rPr>
          <w:rFonts w:ascii="Times New Roman" w:hAnsi="Times New Roman" w:cs="Times New Roman"/>
        </w:rPr>
        <w:t>) and negative (black inverted triangle</w:t>
      </w:r>
      <w:ins w:id="49" w:author="James Santangelo" w:date="2018-03-14T17:27:00Z">
        <w:r w:rsidR="0048309F">
          <w:rPr>
            <w:rFonts w:ascii="Times New Roman" w:hAnsi="Times New Roman" w:cs="Times New Roman"/>
          </w:rPr>
          <w:t xml:space="preserve"> with solid line</w:t>
        </w:r>
      </w:ins>
      <w:r>
        <w:rPr>
          <w:rFonts w:ascii="Times New Roman" w:hAnsi="Times New Roman" w:cs="Times New Roman"/>
        </w:rPr>
        <w:t xml:space="preserv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All points represent means or proportion ± 95% confidence intervals.</w:t>
      </w:r>
    </w:p>
    <w:p w14:paraId="0CBAA1AD" w14:textId="77777777" w:rsidR="006263EA" w:rsidRDefault="006263EA" w:rsidP="006263EA">
      <w:pPr>
        <w:spacing w:line="276" w:lineRule="auto"/>
        <w:rPr>
          <w:rFonts w:ascii="Times New Roman" w:hAnsi="Times New Roman" w:cs="Times New Roman"/>
        </w:rPr>
        <w:sectPr w:rsidR="006263EA" w:rsidSect="006263EA">
          <w:pgSz w:w="15840" w:h="12240" w:orient="landscape"/>
          <w:pgMar w:top="1440" w:right="1440" w:bottom="1440" w:left="1440" w:header="709" w:footer="709" w:gutter="0"/>
          <w:lnNumType w:countBy="1" w:restart="continuous"/>
          <w:cols w:space="708"/>
          <w:docGrid w:linePitch="360"/>
        </w:sectPr>
      </w:pPr>
    </w:p>
    <w:p w14:paraId="40F10E1A" w14:textId="25035AAF" w:rsidR="006263EA" w:rsidRPr="00FC369D" w:rsidRDefault="006263EA" w:rsidP="006263EA">
      <w:pPr>
        <w:spacing w:line="276" w:lineRule="auto"/>
        <w:rPr>
          <w:rFonts w:ascii="Times New Roman" w:hAnsi="Times New Roman" w:cs="Times New Roman"/>
        </w:rPr>
      </w:pPr>
      <w:r>
        <w:rPr>
          <w:rFonts w:ascii="Times New Roman" w:hAnsi="Times New Roman" w:cs="Times New Roman"/>
        </w:rPr>
        <w:lastRenderedPageBreak/>
        <w:t xml:space="preserve"> </w:t>
      </w:r>
    </w:p>
    <w:p w14:paraId="7105F492" w14:textId="1E165203" w:rsidR="006263EA" w:rsidRDefault="0048309F" w:rsidP="006263EA">
      <w:pPr>
        <w:outlineLvl w:val="0"/>
        <w:rPr>
          <w:rFonts w:ascii="Times New Roman" w:hAnsi="Times New Roman" w:cs="Times New Roman"/>
          <w:b/>
        </w:rPr>
      </w:pPr>
      <w:r w:rsidRPr="0048309F">
        <w:rPr>
          <w:rFonts w:ascii="Times New Roman" w:hAnsi="Times New Roman" w:cs="Times New Roman"/>
          <w:b/>
          <w:noProof/>
        </w:rPr>
        <w:drawing>
          <wp:inline distT="0" distB="0" distL="0" distR="0" wp14:anchorId="5954EF11" wp14:editId="4C7A25F9">
            <wp:extent cx="3409370" cy="568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3060" cy="5695758"/>
                    </a:xfrm>
                    <a:prstGeom prst="rect">
                      <a:avLst/>
                    </a:prstGeom>
                  </pic:spPr>
                </pic:pic>
              </a:graphicData>
            </a:graphic>
          </wp:inline>
        </w:drawing>
      </w:r>
    </w:p>
    <w:p w14:paraId="0C84834C" w14:textId="039E9D67" w:rsidR="006263EA" w:rsidRPr="00E15D5E" w:rsidRDefault="006263EA" w:rsidP="006263EA">
      <w:pPr>
        <w:spacing w:line="276" w:lineRule="auto"/>
        <w:outlineLvl w:val="0"/>
        <w:rPr>
          <w:rFonts w:ascii="Times New Roman" w:hAnsi="Times New Roman" w:cs="Times New Roman"/>
        </w:rPr>
      </w:pPr>
      <w:r>
        <w:rPr>
          <w:rFonts w:ascii="Times New Roman" w:hAnsi="Times New Roman" w:cs="Times New Roman"/>
          <w:b/>
        </w:rPr>
        <w:t>Figure S</w:t>
      </w:r>
      <w:ins w:id="50" w:author="James Santangelo" w:date="2018-03-14T15:56:00Z">
        <w:r w:rsidR="00E17777">
          <w:rPr>
            <w:rFonts w:ascii="Times New Roman" w:hAnsi="Times New Roman" w:cs="Times New Roman"/>
            <w:b/>
          </w:rPr>
          <w:t>6</w:t>
        </w:r>
      </w:ins>
      <w:del w:id="51" w:author="James Santangelo" w:date="2018-03-14T12:18:00Z">
        <w:r w:rsidDel="00AF7288">
          <w:rPr>
            <w:rFonts w:ascii="Times New Roman" w:hAnsi="Times New Roman" w:cs="Times New Roman"/>
            <w:b/>
          </w:rPr>
          <w:delText>4</w:delText>
        </w:r>
      </w:del>
      <w:r w:rsidRPr="00F87D7B">
        <w:rPr>
          <w:rFonts w:ascii="Times New Roman" w:hAnsi="Times New Roman" w:cs="Times New Roman"/>
          <w:b/>
        </w:rPr>
        <w:t xml:space="preserve">: </w:t>
      </w:r>
      <w:r w:rsidRPr="00F87D7B">
        <w:rPr>
          <w:rFonts w:ascii="Times New Roman" w:hAnsi="Times New Roman" w:cs="Times New Roman"/>
        </w:rPr>
        <w:t>Effects of initial frequency of both dominant alleles (</w:t>
      </w:r>
      <w:r w:rsidRPr="00F87D7B">
        <w:rPr>
          <w:rFonts w:ascii="Times New Roman" w:hAnsi="Times New Roman" w:cs="Times New Roman"/>
          <w:i/>
        </w:rPr>
        <w:t xml:space="preserve">CYP79D15 </w:t>
      </w:r>
      <w:r w:rsidRPr="00F87D7B">
        <w:rPr>
          <w:rFonts w:ascii="Times New Roman" w:hAnsi="Times New Roman" w:cs="Times New Roman"/>
        </w:rPr>
        <w:t xml:space="preserve">and </w:t>
      </w:r>
      <w:r w:rsidRPr="00F87D7B">
        <w:rPr>
          <w:rFonts w:ascii="Times New Roman" w:hAnsi="Times New Roman" w:cs="Times New Roman"/>
          <w:i/>
        </w:rPr>
        <w:t>Li</w:t>
      </w:r>
      <w:r w:rsidRPr="00F87D7B">
        <w:rPr>
          <w:rFonts w:ascii="Times New Roman" w:hAnsi="Times New Roman" w:cs="Times New Roman"/>
        </w:rPr>
        <w:t>) on (</w:t>
      </w:r>
      <w:r w:rsidRPr="0022289A">
        <w:rPr>
          <w:rFonts w:ascii="Times New Roman" w:hAnsi="Times New Roman" w:cs="Times New Roman"/>
          <w:i/>
        </w:rPr>
        <w:t>a</w:t>
      </w:r>
      <w:r w:rsidRPr="00F87D7B">
        <w:rPr>
          <w:rFonts w:ascii="Times New Roman" w:hAnsi="Times New Roman" w:cs="Times New Roman"/>
        </w:rPr>
        <w:t>) the mean strength of clines across 1000 simulations and (</w:t>
      </w:r>
      <w:r w:rsidRPr="0022289A">
        <w:rPr>
          <w:rFonts w:ascii="Times New Roman" w:hAnsi="Times New Roman" w:cs="Times New Roman"/>
          <w:i/>
        </w:rPr>
        <w:t>b</w:t>
      </w:r>
      <w:r w:rsidRPr="00F87D7B">
        <w:rPr>
          <w:rFonts w:ascii="Times New Roman" w:hAnsi="Times New Roman" w:cs="Times New Roman"/>
        </w:rPr>
        <w:t xml:space="preserve">) the proportion of significantly positive (open </w:t>
      </w:r>
      <w:r>
        <w:rPr>
          <w:rFonts w:ascii="Times New Roman" w:hAnsi="Times New Roman" w:cs="Times New Roman"/>
        </w:rPr>
        <w:t>triangles with dashed line</w:t>
      </w:r>
      <w:r w:rsidRPr="00F87D7B">
        <w:rPr>
          <w:rFonts w:ascii="Times New Roman" w:hAnsi="Times New Roman" w:cs="Times New Roman"/>
        </w:rPr>
        <w:t xml:space="preserve">) and negative (black </w:t>
      </w:r>
      <w:r>
        <w:rPr>
          <w:rFonts w:ascii="Times New Roman" w:hAnsi="Times New Roman" w:cs="Times New Roman"/>
        </w:rPr>
        <w:t>inverted triangles with solid line</w:t>
      </w:r>
      <w:r w:rsidRPr="00F87D7B">
        <w:rPr>
          <w:rFonts w:ascii="Times New Roman" w:hAnsi="Times New Roman" w:cs="Times New Roman"/>
        </w:rPr>
        <w:t>) clines. Simulations were run under a strong gradient in drift</w:t>
      </w:r>
      <w:r w:rsidR="0048309F">
        <w:rPr>
          <w:rFonts w:ascii="Times New Roman" w:hAnsi="Times New Roman" w:cs="Times New Roman"/>
        </w:rPr>
        <w:t xml:space="preserve"> (i.e. drift scenario 1)</w:t>
      </w:r>
      <w:r w:rsidRPr="00F87D7B">
        <w:rPr>
          <w:rFonts w:ascii="Times New Roman" w:hAnsi="Times New Roman" w:cs="Times New Roman"/>
        </w:rPr>
        <w:t>, manipulated by imposing a gradient in the maximum size of populations: rural populations were large (</w:t>
      </w:r>
      <w:r w:rsidRPr="00F87D7B">
        <w:rPr>
          <w:rFonts w:ascii="Times New Roman" w:hAnsi="Times New Roman" w:cs="Times New Roman"/>
          <w:i/>
        </w:rPr>
        <w:t xml:space="preserve">N = </w:t>
      </w:r>
      <w:r w:rsidRPr="00F87D7B">
        <w:rPr>
          <w:rFonts w:ascii="Times New Roman" w:hAnsi="Times New Roman" w:cs="Times New Roman"/>
        </w:rPr>
        <w:t>1000) while urban population were small (</w:t>
      </w:r>
      <w:r w:rsidRPr="00F87D7B">
        <w:rPr>
          <w:rFonts w:ascii="Times New Roman" w:hAnsi="Times New Roman" w:cs="Times New Roman"/>
          <w:i/>
        </w:rPr>
        <w:t xml:space="preserve">N = </w:t>
      </w:r>
      <w:r w:rsidRPr="00F87D7B">
        <w:rPr>
          <w:rFonts w:ascii="Times New Roman" w:hAnsi="Times New Roman" w:cs="Times New Roman"/>
        </w:rPr>
        <w:t>10). In (</w:t>
      </w:r>
      <w:r w:rsidRPr="0022289A">
        <w:rPr>
          <w:rFonts w:ascii="Times New Roman" w:hAnsi="Times New Roman" w:cs="Times New Roman"/>
          <w:i/>
        </w:rPr>
        <w:t>a</w:t>
      </w:r>
      <w:r w:rsidRPr="0022289A">
        <w:rPr>
          <w:rFonts w:ascii="Times New Roman" w:hAnsi="Times New Roman" w:cs="Times New Roman"/>
        </w:rPr>
        <w:t>)</w:t>
      </w:r>
      <w:r w:rsidRPr="00F87D7B">
        <w:rPr>
          <w:rFonts w:ascii="Times New Roman" w:hAnsi="Times New Roman" w:cs="Times New Roman"/>
        </w:rPr>
        <w:t xml:space="preserve"> we examined the mean slope of clines under no (open circles</w:t>
      </w:r>
      <w:r>
        <w:rPr>
          <w:rFonts w:ascii="Times New Roman" w:hAnsi="Times New Roman" w:cs="Times New Roman"/>
        </w:rPr>
        <w:t xml:space="preserve"> with dotted line</w:t>
      </w:r>
      <w:r w:rsidRPr="00F87D7B">
        <w:rPr>
          <w:rFonts w:ascii="Times New Roman" w:hAnsi="Times New Roman" w:cs="Times New Roman"/>
        </w:rPr>
        <w:t>), low (grey square</w:t>
      </w:r>
      <w:r>
        <w:rPr>
          <w:rFonts w:ascii="Times New Roman" w:hAnsi="Times New Roman" w:cs="Times New Roman"/>
        </w:rPr>
        <w:t xml:space="preserve">, with dashed line), and </w:t>
      </w:r>
      <w:r w:rsidRPr="00F87D7B">
        <w:rPr>
          <w:rFonts w:ascii="Times New Roman" w:hAnsi="Times New Roman" w:cs="Times New Roman"/>
        </w:rPr>
        <w:t>high (black diamonds</w:t>
      </w:r>
      <w:r>
        <w:rPr>
          <w:rFonts w:ascii="Times New Roman" w:hAnsi="Times New Roman" w:cs="Times New Roman"/>
        </w:rPr>
        <w:t xml:space="preserve"> with solid line</w:t>
      </w:r>
      <w:r w:rsidRPr="00F87D7B">
        <w:rPr>
          <w:rFonts w:ascii="Times New Roman" w:hAnsi="Times New Roman" w:cs="Times New Roman"/>
        </w:rPr>
        <w:t xml:space="preserve">) </w:t>
      </w:r>
      <w:r>
        <w:rPr>
          <w:rFonts w:ascii="Times New Roman" w:hAnsi="Times New Roman" w:cs="Times New Roman"/>
        </w:rPr>
        <w:t>gene flow</w:t>
      </w:r>
      <w:r w:rsidRPr="00F87D7B">
        <w:rPr>
          <w:rFonts w:ascii="Times New Roman" w:hAnsi="Times New Roman" w:cs="Times New Roman"/>
        </w:rPr>
        <w:t>. In (</w:t>
      </w:r>
      <w:r w:rsidRPr="0022289A">
        <w:rPr>
          <w:rFonts w:ascii="Times New Roman" w:hAnsi="Times New Roman" w:cs="Times New Roman"/>
          <w:i/>
        </w:rPr>
        <w:t>b</w:t>
      </w:r>
      <w:r>
        <w:rPr>
          <w:rFonts w:ascii="Times New Roman" w:hAnsi="Times New Roman" w:cs="Times New Roman"/>
        </w:rPr>
        <w:t>)</w:t>
      </w:r>
      <w:r w:rsidRPr="00F87D7B">
        <w:rPr>
          <w:rFonts w:ascii="Times New Roman" w:hAnsi="Times New Roman" w:cs="Times New Roman"/>
        </w:rPr>
        <w:t xml:space="preserve"> positive clines reflect significantly (</w:t>
      </w:r>
      <w:r w:rsidRPr="00F87D7B">
        <w:rPr>
          <w:rFonts w:ascii="Times New Roman" w:hAnsi="Times New Roman" w:cs="Times New Roman"/>
          <w:i/>
        </w:rPr>
        <w:t xml:space="preserve">P &lt; </w:t>
      </w:r>
      <w:r w:rsidRPr="00F87D7B">
        <w:rPr>
          <w:rFonts w:ascii="Times New Roman" w:hAnsi="Times New Roman" w:cs="Times New Roman"/>
        </w:rPr>
        <w:t xml:space="preserve">0.05) less HCN in urban populations relative to rural populations while negative clines reflect the opposite. All points represent means or proportions ± 95% confidence intervals. </w:t>
      </w:r>
    </w:p>
    <w:p w14:paraId="52ADB0A2" w14:textId="77777777" w:rsidR="006263EA" w:rsidRPr="00F87D7B" w:rsidRDefault="006263EA" w:rsidP="006263EA">
      <w:pPr>
        <w:rPr>
          <w:rFonts w:ascii="Times New Roman" w:hAnsi="Times New Roman" w:cs="Times New Roman"/>
          <w:b/>
        </w:rPr>
      </w:pPr>
    </w:p>
    <w:p w14:paraId="6C5E0F44" w14:textId="77777777" w:rsidR="006263EA" w:rsidRPr="00F87D7B" w:rsidRDefault="006263EA" w:rsidP="006263EA">
      <w:pPr>
        <w:rPr>
          <w:rFonts w:ascii="Times New Roman" w:hAnsi="Times New Roman" w:cs="Times New Roman"/>
          <w:b/>
        </w:rPr>
        <w:sectPr w:rsidR="006263EA" w:rsidRPr="00F87D7B" w:rsidSect="00E7251A">
          <w:pgSz w:w="12240" w:h="15840"/>
          <w:pgMar w:top="1440" w:right="1440" w:bottom="1440" w:left="1440" w:header="709" w:footer="709" w:gutter="0"/>
          <w:lnNumType w:countBy="1" w:restart="continuous"/>
          <w:cols w:space="708"/>
          <w:docGrid w:linePitch="360"/>
        </w:sectPr>
      </w:pPr>
    </w:p>
    <w:p w14:paraId="6F7C8A6D" w14:textId="5CA88484" w:rsidR="006263EA" w:rsidRDefault="0048309F" w:rsidP="006263EA">
      <w:pPr>
        <w:widowControl w:val="0"/>
        <w:autoSpaceDE w:val="0"/>
        <w:autoSpaceDN w:val="0"/>
        <w:adjustRightInd w:val="0"/>
        <w:rPr>
          <w:rFonts w:ascii="Times New Roman" w:hAnsi="Times New Roman" w:cs="Times New Roman"/>
          <w:b/>
        </w:rPr>
      </w:pPr>
      <w:r w:rsidRPr="0048309F">
        <w:rPr>
          <w:rFonts w:ascii="Times New Roman" w:hAnsi="Times New Roman" w:cs="Times New Roman"/>
          <w:b/>
          <w:noProof/>
        </w:rPr>
        <w:lastRenderedPageBreak/>
        <w:drawing>
          <wp:inline distT="0" distB="0" distL="0" distR="0" wp14:anchorId="47F0A2E8" wp14:editId="13D60EC4">
            <wp:extent cx="6239933" cy="3736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4515" cy="3738999"/>
                    </a:xfrm>
                    <a:prstGeom prst="rect">
                      <a:avLst/>
                    </a:prstGeom>
                  </pic:spPr>
                </pic:pic>
              </a:graphicData>
            </a:graphic>
          </wp:inline>
        </w:drawing>
      </w:r>
    </w:p>
    <w:p w14:paraId="17D77900" w14:textId="254BD0A5" w:rsidR="006263EA" w:rsidRDefault="006263EA" w:rsidP="006263EA">
      <w:pPr>
        <w:spacing w:line="276" w:lineRule="auto"/>
        <w:rPr>
          <w:rFonts w:ascii="Times New Roman" w:hAnsi="Times New Roman" w:cs="Times New Roman"/>
        </w:rPr>
      </w:pPr>
      <w:r>
        <w:rPr>
          <w:rFonts w:ascii="Times New Roman" w:hAnsi="Times New Roman" w:cs="Times New Roman"/>
          <w:b/>
        </w:rPr>
        <w:t>Figure S</w:t>
      </w:r>
      <w:ins w:id="52" w:author="James Santangelo" w:date="2018-03-14T15:56:00Z">
        <w:r w:rsidR="00E17777">
          <w:rPr>
            <w:rFonts w:ascii="Times New Roman" w:hAnsi="Times New Roman" w:cs="Times New Roman"/>
            <w:b/>
          </w:rPr>
          <w:t>7</w:t>
        </w:r>
      </w:ins>
      <w:del w:id="53" w:author="James Santangelo" w:date="2018-03-14T12:18:00Z">
        <w:r w:rsidDel="00AF7288">
          <w:rPr>
            <w:rFonts w:ascii="Times New Roman" w:hAnsi="Times New Roman" w:cs="Times New Roman"/>
            <w:b/>
          </w:rPr>
          <w:delText>5</w:delText>
        </w:r>
      </w:del>
      <w:r>
        <w:rPr>
          <w:rFonts w:ascii="Times New Roman" w:hAnsi="Times New Roman" w:cs="Times New Roman"/>
          <w:b/>
        </w:rPr>
        <w:t xml:space="preserve">: </w:t>
      </w:r>
      <w:r>
        <w:rPr>
          <w:rFonts w:ascii="Times New Roman" w:hAnsi="Times New Roman" w:cs="Times New Roman"/>
        </w:rPr>
        <w:t xml:space="preserve">Serial founder events </w:t>
      </w:r>
      <w:ins w:id="54" w:author="James Santangelo" w:date="2018-03-14T17:38:00Z">
        <w:r w:rsidR="0048309F">
          <w:rPr>
            <w:rFonts w:ascii="Times New Roman" w:hAnsi="Times New Roman" w:cs="Times New Roman"/>
          </w:rPr>
          <w:t xml:space="preserve">(i.e. drift scenario 2) </w:t>
        </w:r>
      </w:ins>
      <w:del w:id="55" w:author="James Santangelo" w:date="2018-03-14T17:38:00Z">
        <w:r w:rsidR="0048309F" w:rsidDel="0048309F">
          <w:rPr>
            <w:rFonts w:ascii="Times New Roman" w:hAnsi="Times New Roman" w:cs="Times New Roman"/>
          </w:rPr>
          <w:delText xml:space="preserve">(i.e. drift scenario 2) </w:delText>
        </w:r>
      </w:del>
      <w:r>
        <w:rPr>
          <w:rFonts w:ascii="Times New Roman" w:hAnsi="Times New Roman" w:cs="Times New Roman"/>
        </w:rPr>
        <w:t>and the initial frequency of the dominant alleles interacted in the formation of spatial clines in HCN. Populations colonized from the urban-most population to the rural-most population.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The proportion of significantly positive (open triangles</w:t>
      </w:r>
      <w:ins w:id="56" w:author="James Santangelo" w:date="2018-03-14T17:39:00Z">
        <w:r w:rsidR="0048309F">
          <w:rPr>
            <w:rFonts w:ascii="Times New Roman" w:hAnsi="Times New Roman" w:cs="Times New Roman"/>
          </w:rPr>
          <w:t xml:space="preserve"> with dashed line</w:t>
        </w:r>
      </w:ins>
      <w:r>
        <w:rPr>
          <w:rFonts w:ascii="Times New Roman" w:hAnsi="Times New Roman" w:cs="Times New Roman"/>
        </w:rPr>
        <w:t>) and negative (black inverted triangle</w:t>
      </w:r>
      <w:ins w:id="57" w:author="James Santangelo" w:date="2018-03-14T17:39:00Z">
        <w:r w:rsidR="0048309F">
          <w:rPr>
            <w:rFonts w:ascii="Times New Roman" w:hAnsi="Times New Roman" w:cs="Times New Roman"/>
          </w:rPr>
          <w:t xml:space="preserve"> with solid line</w:t>
        </w:r>
      </w:ins>
      <w:r>
        <w:rPr>
          <w:rFonts w:ascii="Times New Roman" w:hAnsi="Times New Roman" w:cs="Times New Roman"/>
        </w:rPr>
        <w:t xml:space="preserv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xml:space="preserve">). All points represent means or proportion ± 95% confidence intervals. </w:t>
      </w:r>
    </w:p>
    <w:p w14:paraId="593192D0" w14:textId="77777777" w:rsidR="006263EA" w:rsidRDefault="006263EA" w:rsidP="006263EA">
      <w:pPr>
        <w:spacing w:line="276" w:lineRule="auto"/>
        <w:rPr>
          <w:rFonts w:ascii="Times New Roman" w:hAnsi="Times New Roman" w:cs="Times New Roman"/>
        </w:rPr>
        <w:sectPr w:rsidR="006263EA" w:rsidSect="006263EA">
          <w:pgSz w:w="15840" w:h="12240" w:orient="landscape"/>
          <w:pgMar w:top="1440" w:right="1440" w:bottom="1440" w:left="1440" w:header="709" w:footer="709" w:gutter="0"/>
          <w:lnNumType w:countBy="1" w:restart="continuous"/>
          <w:cols w:space="708"/>
          <w:docGrid w:linePitch="360"/>
        </w:sectPr>
      </w:pPr>
    </w:p>
    <w:p w14:paraId="4BFDE25B" w14:textId="22BDECF5"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19ABEFA3" wp14:editId="7414F290">
            <wp:extent cx="5943600" cy="3877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14:paraId="27F8FF24" w14:textId="7A3B1F77" w:rsidR="00C853D7" w:rsidRDefault="00C853D7" w:rsidP="00C853D7">
      <w:pPr>
        <w:spacing w:line="276" w:lineRule="auto"/>
        <w:rPr>
          <w:rFonts w:ascii="Times New Roman" w:hAnsi="Times New Roman" w:cs="Times New Roman"/>
        </w:rPr>
      </w:pPr>
      <w:r w:rsidRPr="00353D38">
        <w:rPr>
          <w:rFonts w:ascii="Times New Roman" w:hAnsi="Times New Roman" w:cs="Times New Roman"/>
          <w:b/>
        </w:rPr>
        <w:t xml:space="preserve">Figure </w:t>
      </w:r>
      <w:r w:rsidR="006263EA">
        <w:rPr>
          <w:rFonts w:ascii="Times New Roman" w:hAnsi="Times New Roman" w:cs="Times New Roman"/>
          <w:b/>
        </w:rPr>
        <w:t>S</w:t>
      </w:r>
      <w:ins w:id="58" w:author="James Santangelo" w:date="2018-03-14T15:56:00Z">
        <w:r w:rsidR="00E17777">
          <w:rPr>
            <w:rFonts w:ascii="Times New Roman" w:hAnsi="Times New Roman" w:cs="Times New Roman"/>
            <w:b/>
          </w:rPr>
          <w:t>8</w:t>
        </w:r>
      </w:ins>
      <w:del w:id="59" w:author="James Santangelo" w:date="2018-03-14T12:18:00Z">
        <w:r w:rsidR="006263EA" w:rsidDel="00AF7288">
          <w:rPr>
            <w:rFonts w:ascii="Times New Roman" w:hAnsi="Times New Roman" w:cs="Times New Roman"/>
            <w:b/>
          </w:rPr>
          <w:delText>6</w:delText>
        </w:r>
      </w:del>
      <w:r w:rsidRPr="00353D38">
        <w:rPr>
          <w:rFonts w:ascii="Times New Roman" w:hAnsi="Times New Roman" w:cs="Times New Roman"/>
          <w:b/>
        </w:rPr>
        <w:t xml:space="preserve">: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Pr>
          <w:rFonts w:ascii="Times New Roman" w:hAnsi="Times New Roman" w:cs="Times New Roman"/>
        </w:rPr>
        <w:t>effects of drift in two ways: (</w:t>
      </w:r>
      <w:r w:rsidRPr="004853D4">
        <w:rPr>
          <w:rFonts w:ascii="Times New Roman" w:hAnsi="Times New Roman" w:cs="Times New Roman"/>
          <w:i/>
        </w:rPr>
        <w:t>a</w:t>
      </w:r>
      <w:r w:rsidRPr="00353D38">
        <w:rPr>
          <w:rFonts w:ascii="Times New Roman" w:hAnsi="Times New Roman" w:cs="Times New Roman"/>
        </w:rPr>
        <w:t xml:space="preserve">) </w:t>
      </w:r>
      <w:r>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Pr>
          <w:rFonts w:ascii="Times New Roman" w:hAnsi="Times New Roman" w:cs="Times New Roman"/>
        </w:rPr>
        <w:t xml:space="preserve">was created </w:t>
      </w:r>
      <w:r w:rsidRPr="00353D38">
        <w:rPr>
          <w:rFonts w:ascii="Times New Roman" w:hAnsi="Times New Roman" w:cs="Times New Roman"/>
        </w:rPr>
        <w:t xml:space="preserve">across the linear matrix, </w:t>
      </w:r>
      <w:r>
        <w:rPr>
          <w:rFonts w:ascii="Times New Roman" w:hAnsi="Times New Roman" w:cs="Times New Roman"/>
        </w:rPr>
        <w:t>which</w:t>
      </w:r>
      <w:r w:rsidRPr="00353D38">
        <w:rPr>
          <w:rFonts w:ascii="Times New Roman" w:hAnsi="Times New Roman" w:cs="Times New Roman"/>
        </w:rPr>
        <w:t xml:space="preserve"> plac</w:t>
      </w:r>
      <w:r>
        <w:rPr>
          <w:rFonts w:ascii="Times New Roman" w:hAnsi="Times New Roman" w:cs="Times New Roman"/>
        </w:rPr>
        <w:t>ed</w:t>
      </w:r>
      <w:r w:rsidRPr="00353D38">
        <w:rPr>
          <w:rFonts w:ascii="Times New Roman" w:hAnsi="Times New Roman" w:cs="Times New Roman"/>
        </w:rPr>
        <w:t xml:space="preserve"> an upper limit on </w:t>
      </w:r>
      <w:r>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Pr>
          <w:rFonts w:ascii="Times New Roman" w:hAnsi="Times New Roman" w:cs="Times New Roman"/>
        </w:rPr>
        <w:t>of</w:t>
      </w:r>
      <w:r w:rsidRPr="00353D38">
        <w:rPr>
          <w:rFonts w:ascii="Times New Roman" w:hAnsi="Times New Roman" w:cs="Times New Roman"/>
        </w:rPr>
        <w:t xml:space="preserve"> each population. For most simulations (see Table </w:t>
      </w:r>
      <w:ins w:id="60" w:author="James Santangelo" w:date="2018-03-13T09:30:00Z">
        <w:r w:rsidR="002F6F7F">
          <w:rPr>
            <w:rFonts w:ascii="Times New Roman" w:hAnsi="Times New Roman" w:cs="Times New Roman"/>
          </w:rPr>
          <w:t>S</w:t>
        </w:r>
      </w:ins>
      <w:r w:rsidRPr="00353D38">
        <w:rPr>
          <w:rFonts w:ascii="Times New Roman" w:hAnsi="Times New Roman" w:cs="Times New Roman"/>
        </w:rPr>
        <w:t>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Pr>
          <w:rFonts w:ascii="Times New Roman" w:hAnsi="Times New Roman" w:cs="Times New Roman"/>
        </w:rPr>
        <w:t xml:space="preserve">their </w:t>
      </w:r>
      <w:r w:rsidRPr="00353D38">
        <w:rPr>
          <w:rFonts w:ascii="Times New Roman" w:hAnsi="Times New Roman" w:cs="Times New Roman"/>
        </w:rPr>
        <w:t>carrying capacity in generation one (represented</w:t>
      </w:r>
      <w:r>
        <w:rPr>
          <w:rFonts w:ascii="Times New Roman" w:hAnsi="Times New Roman" w:cs="Times New Roman"/>
        </w:rPr>
        <w:t xml:space="preserve"> by grey filling of patches). (</w:t>
      </w:r>
      <w:r w:rsidRPr="004853D4">
        <w:rPr>
          <w:rFonts w:ascii="Times New Roman" w:hAnsi="Times New Roman" w:cs="Times New Roman"/>
          <w:i/>
        </w:rPr>
        <w:t>b</w:t>
      </w:r>
      <w:r w:rsidRPr="00353D38">
        <w:rPr>
          <w:rFonts w:ascii="Times New Roman" w:hAnsi="Times New Roman" w:cs="Times New Roman"/>
        </w:rPr>
        <w:t xml:space="preserve">) </w:t>
      </w:r>
      <w:r>
        <w:rPr>
          <w:rFonts w:ascii="Times New Roman" w:hAnsi="Times New Roman" w:cs="Times New Roman"/>
        </w:rPr>
        <w:t xml:space="preserve">In drift scenario 2, the strength of drift was manipulated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Pr>
          <w:rFonts w:ascii="Times New Roman" w:hAnsi="Times New Roman" w:cs="Times New Roman"/>
        </w:rPr>
        <w:t>proportion = stronger drift). (</w:t>
      </w:r>
      <w:r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w:t>
      </w:r>
      <w:r>
        <w:rPr>
          <w:rFonts w:ascii="Times New Roman" w:hAnsi="Times New Roman" w:cs="Times New Roman"/>
          <w:i/>
        </w:rPr>
        <w:t>b</w:t>
      </w:r>
      <w:r w:rsidRPr="00353D38">
        <w:rPr>
          <w:rFonts w:ascii="Times New Roman" w:hAnsi="Times New Roman" w:cs="Times New Roman"/>
        </w:rPr>
        <w:t xml:space="preserve">, numbers represent order of events). Boxes represent a single population as it proceeds through the simulations. Upon colonization, populations first grow according to a logistic growth model (growth rate [r] = 1.5). Populations are then subject to selection, followed by </w:t>
      </w:r>
      <w:r>
        <w:rPr>
          <w:rFonts w:ascii="Times New Roman" w:hAnsi="Times New Roman" w:cs="Times New Roman"/>
        </w:rPr>
        <w:t>gene flow</w:t>
      </w:r>
      <w:ins w:id="61" w:author="James Santangelo" w:date="2018-03-13T09:33:00Z">
        <w:r w:rsidR="002F6F7F">
          <w:rPr>
            <w:rFonts w:ascii="Times New Roman" w:hAnsi="Times New Roman" w:cs="Times New Roman"/>
          </w:rPr>
          <w:t xml:space="preserve"> and finally colonization of adjacent patches</w:t>
        </w:r>
      </w:ins>
      <w:r w:rsidRPr="00353D38">
        <w:rPr>
          <w:rFonts w:ascii="Times New Roman" w:hAnsi="Times New Roman" w:cs="Times New Roman"/>
        </w:rPr>
        <w:t xml:space="preserve">. </w:t>
      </w:r>
      <w:r>
        <w:rPr>
          <w:rFonts w:ascii="Times New Roman" w:hAnsi="Times New Roman" w:cs="Times New Roman"/>
        </w:rPr>
        <w:t>Each</w:t>
      </w:r>
      <w:r w:rsidRPr="00353D38">
        <w:rPr>
          <w:rFonts w:ascii="Times New Roman" w:hAnsi="Times New Roman" w:cs="Times New Roman"/>
        </w:rPr>
        <w:t xml:space="preserve"> generation, we track</w:t>
      </w:r>
      <w:r>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and the frequency of HCN within each population in the matrix.</w:t>
      </w:r>
    </w:p>
    <w:p w14:paraId="4238C461" w14:textId="77777777" w:rsidR="00C853D7" w:rsidRDefault="00C853D7" w:rsidP="00C853D7">
      <w:pPr>
        <w:rPr>
          <w:rFonts w:ascii="Times New Roman" w:hAnsi="Times New Roman" w:cs="Times New Roman"/>
        </w:rPr>
      </w:pPr>
    </w:p>
    <w:p w14:paraId="5B547D76" w14:textId="77777777" w:rsidR="00C853D7" w:rsidRDefault="00C853D7" w:rsidP="00C853D7">
      <w:pPr>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p>
    <w:p w14:paraId="19843B8C" w14:textId="77777777"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271A74EB" wp14:editId="3D0432BD">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2AE3598" w14:textId="435CA2E4" w:rsidR="00C853D7" w:rsidRDefault="006263EA" w:rsidP="00C853D7">
      <w:pPr>
        <w:spacing w:line="276" w:lineRule="auto"/>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r>
        <w:rPr>
          <w:rFonts w:ascii="Times New Roman" w:hAnsi="Times New Roman" w:cs="Times New Roman"/>
          <w:b/>
        </w:rPr>
        <w:t>Figure S</w:t>
      </w:r>
      <w:ins w:id="62" w:author="James Santangelo" w:date="2018-03-14T15:56:00Z">
        <w:r w:rsidR="00E17777">
          <w:rPr>
            <w:rFonts w:ascii="Times New Roman" w:hAnsi="Times New Roman" w:cs="Times New Roman"/>
            <w:b/>
          </w:rPr>
          <w:t>9</w:t>
        </w:r>
      </w:ins>
      <w:del w:id="63" w:author="James Santangelo" w:date="2018-03-14T12:18:00Z">
        <w:r w:rsidDel="00AF7288">
          <w:rPr>
            <w:rFonts w:ascii="Times New Roman" w:hAnsi="Times New Roman" w:cs="Times New Roman"/>
            <w:b/>
          </w:rPr>
          <w:delText>7</w:delText>
        </w:r>
      </w:del>
      <w:r w:rsidR="00C853D7" w:rsidRPr="00353D38">
        <w:rPr>
          <w:rFonts w:ascii="Times New Roman" w:hAnsi="Times New Roman" w:cs="Times New Roman"/>
          <w:b/>
        </w:rPr>
        <w:t xml:space="preserve">: </w:t>
      </w:r>
      <w:r w:rsidR="00C853D7" w:rsidRPr="00353D38">
        <w:rPr>
          <w:rFonts w:ascii="Times New Roman" w:hAnsi="Times New Roman" w:cs="Times New Roman"/>
        </w:rPr>
        <w:t>The strength of selecting favoring cyanogenic (i.e. HCN+) or acyanogenic (i.e. HCN–) genotypes depended on the population’s position on the landscape. We first defined a maximum selection coefficient (-</w:t>
      </w:r>
      <w:r w:rsidR="00C853D7" w:rsidRPr="00353D38">
        <w:rPr>
          <w:rFonts w:ascii="Times New Roman" w:hAnsi="Times New Roman" w:cs="Times New Roman"/>
          <w:i/>
        </w:rPr>
        <w:t xml:space="preserve">s </w:t>
      </w:r>
      <w:r w:rsidR="00C853D7" w:rsidRPr="00353D38">
        <w:rPr>
          <w:rFonts w:ascii="Times New Roman" w:hAnsi="Times New Roman" w:cs="Times New Roman"/>
        </w:rPr>
        <w:t xml:space="preserve">to </w:t>
      </w:r>
      <w:r w:rsidR="00C853D7" w:rsidRPr="00353D38">
        <w:rPr>
          <w:rFonts w:ascii="Times New Roman" w:hAnsi="Times New Roman" w:cs="Times New Roman"/>
          <w:i/>
        </w:rPr>
        <w:t>s</w:t>
      </w:r>
      <w:r w:rsidR="00C853D7">
        <w:rPr>
          <w:rFonts w:ascii="Times New Roman" w:hAnsi="Times New Roman" w:cs="Times New Roman"/>
        </w:rPr>
        <w:t>), which favoured HCN–</w:t>
      </w:r>
      <w:r w:rsidR="00C853D7" w:rsidRPr="00353D38">
        <w:rPr>
          <w:rFonts w:ascii="Times New Roman" w:hAnsi="Times New Roman" w:cs="Times New Roman"/>
        </w:rPr>
        <w:t xml:space="preserve"> genotypes in </w:t>
      </w:r>
      <w:r w:rsidR="00C853D7">
        <w:rPr>
          <w:rFonts w:ascii="Times New Roman" w:hAnsi="Times New Roman" w:cs="Times New Roman"/>
        </w:rPr>
        <w:t>urban</w:t>
      </w:r>
      <w:r w:rsidR="00C853D7" w:rsidRPr="00353D38">
        <w:rPr>
          <w:rFonts w:ascii="Times New Roman" w:hAnsi="Times New Roman" w:cs="Times New Roman"/>
        </w:rPr>
        <w:t xml:space="preserve"> populations and </w:t>
      </w:r>
      <w:r w:rsidR="00C853D7">
        <w:rPr>
          <w:rFonts w:ascii="Times New Roman" w:hAnsi="Times New Roman" w:cs="Times New Roman"/>
        </w:rPr>
        <w:t>HCN+</w:t>
      </w:r>
      <w:r w:rsidR="00C853D7" w:rsidRPr="00353D38">
        <w:rPr>
          <w:rFonts w:ascii="Times New Roman" w:hAnsi="Times New Roman" w:cs="Times New Roman"/>
        </w:rPr>
        <w:t xml:space="preserve"> genotypes in </w:t>
      </w:r>
      <w:r w:rsidR="00C853D7">
        <w:rPr>
          <w:rFonts w:ascii="Times New Roman" w:hAnsi="Times New Roman" w:cs="Times New Roman"/>
        </w:rPr>
        <w:t>rural</w:t>
      </w:r>
      <w:r w:rsidR="00C853D7" w:rsidRPr="00353D38">
        <w:rPr>
          <w:rFonts w:ascii="Times New Roman" w:hAnsi="Times New Roman" w:cs="Times New Roman"/>
        </w:rPr>
        <w:t xml:space="preserve"> populations. The selection coefficient varied linearly across the matrix such that HCN+ and HCN– genotypes had equal fitness in the central population of the </w:t>
      </w:r>
      <w:r w:rsidR="00C853D7">
        <w:rPr>
          <w:rFonts w:ascii="Times New Roman" w:hAnsi="Times New Roman" w:cs="Times New Roman"/>
        </w:rPr>
        <w:t>landscape (i.e. population 20).</w:t>
      </w:r>
    </w:p>
    <w:p w14:paraId="758D794B" w14:textId="44175EB2" w:rsidR="00E15D5E" w:rsidRPr="00F87D7B" w:rsidRDefault="00E15D5E" w:rsidP="00E15D5E">
      <w:pPr>
        <w:widowControl w:val="0"/>
        <w:autoSpaceDE w:val="0"/>
        <w:autoSpaceDN w:val="0"/>
        <w:adjustRightInd w:val="0"/>
        <w:spacing w:line="360" w:lineRule="auto"/>
        <w:rPr>
          <w:rFonts w:ascii="Times New Roman" w:hAnsi="Times New Roman" w:cs="Times New Roman"/>
        </w:rPr>
      </w:pPr>
      <w:r w:rsidRPr="00F87D7B">
        <w:rPr>
          <w:rFonts w:ascii="Times New Roman" w:hAnsi="Times New Roman" w:cs="Times New Roman"/>
          <w:noProof/>
          <w:lang w:val="en-US"/>
        </w:rPr>
        <w:lastRenderedPageBreak/>
        <w:drawing>
          <wp:inline distT="0" distB="0" distL="0" distR="0" wp14:anchorId="0D9A832F" wp14:editId="7BA76AC0">
            <wp:extent cx="6964453" cy="346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_Sel.pdf"/>
                    <pic:cNvPicPr/>
                  </pic:nvPicPr>
                  <pic:blipFill rotWithShape="1">
                    <a:blip r:embed="rId19">
                      <a:extLst>
                        <a:ext uri="{28A0092B-C50C-407E-A947-70E740481C1C}">
                          <a14:useLocalDpi xmlns:a14="http://schemas.microsoft.com/office/drawing/2010/main" val="0"/>
                        </a:ext>
                      </a:extLst>
                    </a:blip>
                    <a:srcRect l="5992" t="10457" r="9363" b="5435"/>
                    <a:stretch/>
                  </pic:blipFill>
                  <pic:spPr bwMode="auto">
                    <a:xfrm>
                      <a:off x="0" y="0"/>
                      <a:ext cx="6965924" cy="3460846"/>
                    </a:xfrm>
                    <a:prstGeom prst="rect">
                      <a:avLst/>
                    </a:prstGeom>
                    <a:ln>
                      <a:noFill/>
                    </a:ln>
                    <a:extLst>
                      <a:ext uri="{53640926-AAD7-44D8-BBD7-CCE9431645EC}">
                        <a14:shadowObscured xmlns:a14="http://schemas.microsoft.com/office/drawing/2010/main"/>
                      </a:ext>
                    </a:extLst>
                  </pic:spPr>
                </pic:pic>
              </a:graphicData>
            </a:graphic>
          </wp:inline>
        </w:drawing>
      </w:r>
    </w:p>
    <w:p w14:paraId="4F731932" w14:textId="69A0CE2C" w:rsidR="00E15D5E" w:rsidRDefault="006263EA" w:rsidP="00E15D5E">
      <w:pPr>
        <w:widowControl w:val="0"/>
        <w:autoSpaceDE w:val="0"/>
        <w:autoSpaceDN w:val="0"/>
        <w:adjustRightInd w:val="0"/>
        <w:spacing w:line="276" w:lineRule="auto"/>
        <w:rPr>
          <w:rFonts w:ascii="Times New Roman" w:hAnsi="Times New Roman" w:cs="Times New Roman"/>
        </w:rPr>
      </w:pPr>
      <w:r>
        <w:rPr>
          <w:rFonts w:ascii="Times New Roman" w:hAnsi="Times New Roman" w:cs="Times New Roman"/>
          <w:b/>
        </w:rPr>
        <w:t>Figure S</w:t>
      </w:r>
      <w:ins w:id="64" w:author="James Santangelo" w:date="2018-03-14T15:56:00Z">
        <w:r w:rsidR="00E17777">
          <w:rPr>
            <w:rFonts w:ascii="Times New Roman" w:hAnsi="Times New Roman" w:cs="Times New Roman"/>
            <w:b/>
          </w:rPr>
          <w:t>10</w:t>
        </w:r>
      </w:ins>
      <w:del w:id="65" w:author="James Santangelo" w:date="2018-03-14T12:18:00Z">
        <w:r w:rsidDel="00AF7288">
          <w:rPr>
            <w:rFonts w:ascii="Times New Roman" w:hAnsi="Times New Roman" w:cs="Times New Roman"/>
            <w:b/>
          </w:rPr>
          <w:delText>8</w:delText>
        </w:r>
      </w:del>
      <w:r w:rsidR="00E15D5E" w:rsidRPr="00F87D7B">
        <w:rPr>
          <w:rFonts w:ascii="Times New Roman" w:hAnsi="Times New Roman" w:cs="Times New Roman"/>
          <w:b/>
        </w:rPr>
        <w:t xml:space="preserve">: </w:t>
      </w:r>
      <w:r w:rsidR="00E15D5E" w:rsidRPr="00F87D7B">
        <w:rPr>
          <w:rFonts w:ascii="Times New Roman" w:hAnsi="Times New Roman" w:cs="Times New Roman"/>
        </w:rPr>
        <w:t xml:space="preserve">The build-up of linkage disequilibrium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 xml:space="preserve">Li </w:t>
      </w:r>
      <w:r w:rsidR="00E15D5E" w:rsidRPr="00F87D7B">
        <w:rPr>
          <w:rFonts w:ascii="Times New Roman" w:hAnsi="Times New Roman" w:cs="Times New Roman"/>
        </w:rPr>
        <w:t xml:space="preserve">due to selection acting on cyanogenic white clover genotypes. Negative selection coefficients represent selection acting against cyanogenic clover genotypes while positive coefficients represent selection favouring cyanogenesis. Selection causes minimal build-up of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Li</w:t>
      </w:r>
      <w:r w:rsidR="00E15D5E">
        <w:rPr>
          <w:rFonts w:ascii="Times New Roman" w:hAnsi="Times New Roman" w:cs="Times New Roman"/>
        </w:rPr>
        <w:t>, which decays rapidly over 50</w:t>
      </w:r>
      <w:r w:rsidR="00E15D5E" w:rsidRPr="00F87D7B">
        <w:rPr>
          <w:rFonts w:ascii="Times New Roman" w:hAnsi="Times New Roman" w:cs="Times New Roman"/>
        </w:rPr>
        <w:t xml:space="preserve">0 generations. </w:t>
      </w:r>
    </w:p>
    <w:p w14:paraId="4A2705F2" w14:textId="77777777" w:rsidR="00E15D5E" w:rsidRDefault="00E15D5E">
      <w:pPr>
        <w:rPr>
          <w:rFonts w:ascii="Times New Roman" w:hAnsi="Times New Roman" w:cs="Times New Roman"/>
          <w:b/>
        </w:rPr>
        <w:sectPr w:rsidR="00E15D5E" w:rsidSect="00C853D7">
          <w:pgSz w:w="15840" w:h="12240" w:orient="landscape"/>
          <w:pgMar w:top="1440" w:right="1440" w:bottom="1440" w:left="1440" w:header="709" w:footer="709" w:gutter="0"/>
          <w:lnNumType w:countBy="1" w:restart="continuous"/>
          <w:cols w:space="708"/>
          <w:docGrid w:linePitch="360"/>
        </w:sectPr>
      </w:pPr>
    </w:p>
    <w:p w14:paraId="7DEF2FBB" w14:textId="77777777" w:rsidR="00E15D5E" w:rsidRDefault="00E15D5E" w:rsidP="00E15D5E">
      <w:pPr>
        <w:rPr>
          <w:rFonts w:ascii="Times New Roman" w:hAnsi="Times New Roman" w:cs="Times New Roman"/>
          <w:b/>
        </w:rPr>
      </w:pPr>
      <w:r w:rsidRPr="007D2F73">
        <w:rPr>
          <w:rFonts w:ascii="Times New Roman" w:hAnsi="Times New Roman" w:cs="Times New Roman"/>
          <w:b/>
          <w:noProof/>
        </w:rPr>
        <w:lastRenderedPageBreak/>
        <w:drawing>
          <wp:inline distT="0" distB="0" distL="0" distR="0" wp14:anchorId="06A223ED" wp14:editId="1548E30A">
            <wp:extent cx="5304974" cy="6003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6239" cy="6004666"/>
                    </a:xfrm>
                    <a:prstGeom prst="rect">
                      <a:avLst/>
                    </a:prstGeom>
                  </pic:spPr>
                </pic:pic>
              </a:graphicData>
            </a:graphic>
          </wp:inline>
        </w:drawing>
      </w:r>
    </w:p>
    <w:p w14:paraId="235954D4" w14:textId="0EE5A912" w:rsidR="009A045C" w:rsidRDefault="006263EA" w:rsidP="00E15D5E">
      <w:pPr>
        <w:spacing w:line="276" w:lineRule="auto"/>
        <w:rPr>
          <w:rFonts w:ascii="Times New Roman" w:hAnsi="Times New Roman" w:cs="Times New Roman"/>
        </w:rPr>
      </w:pPr>
      <w:r>
        <w:rPr>
          <w:rFonts w:ascii="Times New Roman" w:hAnsi="Times New Roman" w:cs="Times New Roman"/>
          <w:b/>
        </w:rPr>
        <w:t>Figure S</w:t>
      </w:r>
      <w:ins w:id="66" w:author="James Santangelo" w:date="2018-03-14T12:19:00Z">
        <w:r w:rsidR="00E17777">
          <w:rPr>
            <w:rFonts w:ascii="Times New Roman" w:hAnsi="Times New Roman" w:cs="Times New Roman"/>
            <w:b/>
          </w:rPr>
          <w:t>1</w:t>
        </w:r>
      </w:ins>
      <w:ins w:id="67" w:author="James Santangelo" w:date="2018-03-14T15:57:00Z">
        <w:r w:rsidR="00E17777">
          <w:rPr>
            <w:rFonts w:ascii="Times New Roman" w:hAnsi="Times New Roman" w:cs="Times New Roman"/>
            <w:b/>
          </w:rPr>
          <w:t>1</w:t>
        </w:r>
      </w:ins>
      <w:del w:id="68" w:author="James Santangelo" w:date="2018-03-14T12:19:00Z">
        <w:r w:rsidDel="00AF7288">
          <w:rPr>
            <w:rFonts w:ascii="Times New Roman" w:hAnsi="Times New Roman" w:cs="Times New Roman"/>
            <w:b/>
          </w:rPr>
          <w:delText>9</w:delText>
        </w:r>
      </w:del>
      <w:r w:rsidR="00E15D5E">
        <w:rPr>
          <w:rFonts w:ascii="Times New Roman" w:hAnsi="Times New Roman" w:cs="Times New Roman"/>
          <w:b/>
        </w:rPr>
        <w:t xml:space="preserve">: </w:t>
      </w:r>
      <w:r w:rsidR="00E15D5E">
        <w:rPr>
          <w:rFonts w:ascii="Times New Roman" w:hAnsi="Times New Roman" w:cs="Times New Roman"/>
        </w:rPr>
        <w:t xml:space="preserve">Differences in </w:t>
      </w:r>
      <w:ins w:id="69" w:author="James Santangelo" w:date="2018-03-14T15:57:00Z">
        <w:r w:rsidR="00D2399B">
          <w:rPr>
            <w:rFonts w:ascii="Times New Roman" w:hAnsi="Times New Roman" w:cs="Times New Roman"/>
          </w:rPr>
          <w:t>(</w:t>
        </w:r>
        <w:r w:rsidR="00D2399B">
          <w:rPr>
            <w:rFonts w:ascii="Times New Roman" w:hAnsi="Times New Roman" w:cs="Times New Roman"/>
            <w:i/>
          </w:rPr>
          <w:t>a</w:t>
        </w:r>
        <w:r w:rsidR="00D2399B">
          <w:rPr>
            <w:rFonts w:ascii="Times New Roman" w:hAnsi="Times New Roman" w:cs="Times New Roman"/>
          </w:rPr>
          <w:t xml:space="preserve">) </w:t>
        </w:r>
      </w:ins>
      <w:r w:rsidR="00E15D5E">
        <w:rPr>
          <w:rFonts w:ascii="Times New Roman" w:hAnsi="Times New Roman" w:cs="Times New Roman"/>
        </w:rPr>
        <w:t xml:space="preserve">the mean strength of clines </w:t>
      </w:r>
      <w:del w:id="70" w:author="James Santangelo" w:date="2018-03-14T15:57:00Z">
        <w:r w:rsidR="00E15D5E" w:rsidDel="00D2399B">
          <w:rPr>
            <w:rFonts w:ascii="Times New Roman" w:hAnsi="Times New Roman" w:cs="Times New Roman"/>
          </w:rPr>
          <w:delText>(</w:delText>
        </w:r>
        <w:r w:rsidR="00E15D5E" w:rsidDel="00D2399B">
          <w:rPr>
            <w:rFonts w:ascii="Times New Roman" w:hAnsi="Times New Roman" w:cs="Times New Roman"/>
            <w:i/>
          </w:rPr>
          <w:delText>a</w:delText>
        </w:r>
        <w:r w:rsidR="00E15D5E" w:rsidDel="00D2399B">
          <w:rPr>
            <w:rFonts w:ascii="Times New Roman" w:hAnsi="Times New Roman" w:cs="Times New Roman"/>
          </w:rPr>
          <w:delText xml:space="preserve">) </w:delText>
        </w:r>
      </w:del>
      <w:r w:rsidR="00E15D5E">
        <w:rPr>
          <w:rFonts w:ascii="Times New Roman" w:hAnsi="Times New Roman" w:cs="Times New Roman"/>
        </w:rPr>
        <w:t xml:space="preserve">and </w:t>
      </w:r>
      <w:ins w:id="71" w:author="James Santangelo" w:date="2018-03-14T15:57:00Z">
        <w:r w:rsidR="00D2399B">
          <w:rPr>
            <w:rFonts w:ascii="Times New Roman" w:hAnsi="Times New Roman" w:cs="Times New Roman"/>
          </w:rPr>
          <w:t>(</w:t>
        </w:r>
        <w:r w:rsidR="00D2399B">
          <w:rPr>
            <w:rFonts w:ascii="Times New Roman" w:hAnsi="Times New Roman" w:cs="Times New Roman"/>
            <w:i/>
          </w:rPr>
          <w:t>b</w:t>
        </w:r>
        <w:r w:rsidR="00D2399B">
          <w:rPr>
            <w:rFonts w:ascii="Times New Roman" w:hAnsi="Times New Roman" w:cs="Times New Roman"/>
          </w:rPr>
          <w:t xml:space="preserve">) </w:t>
        </w:r>
      </w:ins>
      <w:r w:rsidR="00E15D5E">
        <w:rPr>
          <w:rFonts w:ascii="Times New Roman" w:hAnsi="Times New Roman" w:cs="Times New Roman"/>
        </w:rPr>
        <w:t xml:space="preserve">the proportion of significantly positive clines </w:t>
      </w:r>
      <w:del w:id="72" w:author="James Santangelo" w:date="2018-03-14T15:57:00Z">
        <w:r w:rsidR="00E15D5E" w:rsidDel="00D2399B">
          <w:rPr>
            <w:rFonts w:ascii="Times New Roman" w:hAnsi="Times New Roman" w:cs="Times New Roman"/>
          </w:rPr>
          <w:delText>(</w:delText>
        </w:r>
        <w:r w:rsidR="00E15D5E" w:rsidDel="00D2399B">
          <w:rPr>
            <w:rFonts w:ascii="Times New Roman" w:hAnsi="Times New Roman" w:cs="Times New Roman"/>
            <w:i/>
          </w:rPr>
          <w:delText>b</w:delText>
        </w:r>
        <w:r w:rsidR="00E15D5E" w:rsidDel="00D2399B">
          <w:rPr>
            <w:rFonts w:ascii="Times New Roman" w:hAnsi="Times New Roman" w:cs="Times New Roman"/>
          </w:rPr>
          <w:delText xml:space="preserve">) </w:delText>
        </w:r>
      </w:del>
      <w:r w:rsidR="00E15D5E">
        <w:rPr>
          <w:rFonts w:ascii="Times New Roman" w:hAnsi="Times New Roman" w:cs="Times New Roman"/>
        </w:rPr>
        <w:t>remain qualitatively similar regardless of which generation is chosen for analysis. (</w:t>
      </w:r>
      <w:r w:rsidR="00E15D5E">
        <w:rPr>
          <w:rFonts w:ascii="Times New Roman" w:hAnsi="Times New Roman" w:cs="Times New Roman"/>
          <w:i/>
        </w:rPr>
        <w:t>a</w:t>
      </w:r>
      <w:r w:rsidR="00E15D5E">
        <w:rPr>
          <w:rFonts w:ascii="Times New Roman" w:hAnsi="Times New Roman" w:cs="Times New Roman"/>
        </w:rPr>
        <w:t>) The mean strength of clines across 1000 simulations every generation from 1 to 500 under varying levels of gene flow. (</w:t>
      </w:r>
      <w:r w:rsidR="00E15D5E">
        <w:rPr>
          <w:rFonts w:ascii="Times New Roman" w:hAnsi="Times New Roman" w:cs="Times New Roman"/>
          <w:i/>
        </w:rPr>
        <w:t>b</w:t>
      </w:r>
      <w:r w:rsidR="00E15D5E">
        <w:rPr>
          <w:rFonts w:ascii="Times New Roman" w:hAnsi="Times New Roman" w:cs="Times New Roman"/>
        </w:rPr>
        <w:t xml:space="preserve">) The proportion of significantly positive clines across 1000 simulations every generation from 1 to 500 under varying levels of gene flow. Only levels of gene flow from 0 to 0.05 are shown to increase visibility of lines. Red bar at generation 250 represents the generation used in analyses and </w:t>
      </w:r>
      <w:ins w:id="73" w:author="James Santangelo" w:date="2018-03-14T15:58:00Z">
        <w:r w:rsidR="00D2399B">
          <w:rPr>
            <w:rFonts w:ascii="Times New Roman" w:hAnsi="Times New Roman" w:cs="Times New Roman"/>
          </w:rPr>
          <w:t xml:space="preserve">the </w:t>
        </w:r>
      </w:ins>
      <w:r w:rsidR="00E15D5E">
        <w:rPr>
          <w:rFonts w:ascii="Times New Roman" w:hAnsi="Times New Roman" w:cs="Times New Roman"/>
        </w:rPr>
        <w:t xml:space="preserve">results are shown in main text (figures </w:t>
      </w:r>
      <w:ins w:id="74" w:author="James Santangelo" w:date="2018-03-14T15:58:00Z">
        <w:r w:rsidR="00D2399B">
          <w:rPr>
            <w:rFonts w:ascii="Times New Roman" w:hAnsi="Times New Roman" w:cs="Times New Roman"/>
          </w:rPr>
          <w:t>2</w:t>
        </w:r>
      </w:ins>
      <w:del w:id="75" w:author="James Santangelo" w:date="2018-03-14T15:58:00Z">
        <w:r w:rsidR="00E15D5E" w:rsidDel="00D2399B">
          <w:rPr>
            <w:rFonts w:ascii="Times New Roman" w:hAnsi="Times New Roman" w:cs="Times New Roman"/>
          </w:rPr>
          <w:delText>4</w:delText>
        </w:r>
      </w:del>
      <w:r w:rsidR="00E15D5E">
        <w:rPr>
          <w:rFonts w:ascii="Times New Roman" w:hAnsi="Times New Roman" w:cs="Times New Roman"/>
          <w:i/>
        </w:rPr>
        <w:t xml:space="preserve">b </w:t>
      </w:r>
      <w:r w:rsidR="00E15D5E">
        <w:rPr>
          <w:rFonts w:ascii="Times New Roman" w:hAnsi="Times New Roman" w:cs="Times New Roman"/>
        </w:rPr>
        <w:t xml:space="preserve">and </w:t>
      </w:r>
      <w:ins w:id="76" w:author="James Santangelo" w:date="2018-03-14T15:58:00Z">
        <w:r w:rsidR="00D2399B">
          <w:rPr>
            <w:rFonts w:ascii="Times New Roman" w:hAnsi="Times New Roman" w:cs="Times New Roman"/>
          </w:rPr>
          <w:t>2</w:t>
        </w:r>
      </w:ins>
      <w:del w:id="77" w:author="James Santangelo" w:date="2018-03-14T15:58:00Z">
        <w:r w:rsidR="00E15D5E" w:rsidDel="00D2399B">
          <w:rPr>
            <w:rFonts w:ascii="Times New Roman" w:hAnsi="Times New Roman" w:cs="Times New Roman"/>
          </w:rPr>
          <w:delText>4</w:delText>
        </w:r>
      </w:del>
      <w:r w:rsidR="00E15D5E">
        <w:rPr>
          <w:rFonts w:ascii="Times New Roman" w:hAnsi="Times New Roman" w:cs="Times New Roman"/>
          <w:i/>
        </w:rPr>
        <w:t>d</w:t>
      </w:r>
      <w:r w:rsidR="00E15D5E">
        <w:rPr>
          <w:rFonts w:ascii="Times New Roman" w:hAnsi="Times New Roman" w:cs="Times New Roman"/>
        </w:rPr>
        <w:t>).</w:t>
      </w:r>
    </w:p>
    <w:p w14:paraId="680A96C2" w14:textId="77777777" w:rsidR="009A045C" w:rsidRDefault="009A045C" w:rsidP="00E15D5E">
      <w:pPr>
        <w:spacing w:line="276" w:lineRule="auto"/>
        <w:rPr>
          <w:rFonts w:ascii="Times New Roman" w:hAnsi="Times New Roman" w:cs="Times New Roman"/>
        </w:rPr>
        <w:sectPr w:rsidR="009A045C" w:rsidSect="00E7251A">
          <w:pgSz w:w="12240" w:h="15840"/>
          <w:pgMar w:top="1440" w:right="1440" w:bottom="1440" w:left="1440" w:header="709" w:footer="709" w:gutter="0"/>
          <w:lnNumType w:countBy="1"/>
          <w:cols w:space="708"/>
          <w:docGrid w:linePitch="360"/>
        </w:sectPr>
      </w:pPr>
    </w:p>
    <w:p w14:paraId="69FBE646" w14:textId="768E6D5E" w:rsidR="009A045C" w:rsidRDefault="009A045C" w:rsidP="00E15D5E">
      <w:pPr>
        <w:spacing w:line="276" w:lineRule="auto"/>
        <w:rPr>
          <w:ins w:id="78" w:author="James Santangelo" w:date="2018-03-13T16:33:00Z"/>
          <w:rFonts w:ascii="Times New Roman" w:hAnsi="Times New Roman" w:cs="Times New Roman"/>
        </w:rPr>
      </w:pPr>
      <w:ins w:id="79" w:author="James Santangelo" w:date="2018-03-13T16:32:00Z">
        <w:r w:rsidRPr="009A045C">
          <w:rPr>
            <w:rFonts w:ascii="Times New Roman" w:hAnsi="Times New Roman" w:cs="Times New Roman"/>
            <w:noProof/>
          </w:rPr>
          <w:lastRenderedPageBreak/>
          <w:drawing>
            <wp:inline distT="0" distB="0" distL="0" distR="0" wp14:anchorId="0707BF79" wp14:editId="13E6A146">
              <wp:extent cx="8229600" cy="3735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3735705"/>
                      </a:xfrm>
                      <a:prstGeom prst="rect">
                        <a:avLst/>
                      </a:prstGeom>
                    </pic:spPr>
                  </pic:pic>
                </a:graphicData>
              </a:graphic>
            </wp:inline>
          </w:drawing>
        </w:r>
      </w:ins>
    </w:p>
    <w:p w14:paraId="5106A203" w14:textId="396BFC52" w:rsidR="009A045C" w:rsidRPr="009C6808" w:rsidRDefault="00D2399B" w:rsidP="00E15D5E">
      <w:pPr>
        <w:spacing w:line="276" w:lineRule="auto"/>
        <w:rPr>
          <w:rFonts w:ascii="Times New Roman" w:hAnsi="Times New Roman" w:cs="Times New Roman"/>
        </w:rPr>
      </w:pPr>
      <w:ins w:id="80" w:author="James Santangelo" w:date="2018-03-13T16:33:00Z">
        <w:r>
          <w:rPr>
            <w:rFonts w:ascii="Times New Roman" w:hAnsi="Times New Roman" w:cs="Times New Roman"/>
            <w:b/>
          </w:rPr>
          <w:t>Figure S</w:t>
        </w:r>
      </w:ins>
      <w:ins w:id="81" w:author="James Santangelo" w:date="2018-03-14T15:58:00Z">
        <w:r>
          <w:rPr>
            <w:rFonts w:ascii="Times New Roman" w:hAnsi="Times New Roman" w:cs="Times New Roman"/>
            <w:b/>
          </w:rPr>
          <w:t>1</w:t>
        </w:r>
      </w:ins>
      <w:ins w:id="82" w:author="James Santangelo" w:date="2018-03-14T16:00:00Z">
        <w:r>
          <w:rPr>
            <w:rFonts w:ascii="Times New Roman" w:hAnsi="Times New Roman" w:cs="Times New Roman"/>
            <w:b/>
          </w:rPr>
          <w:t>2</w:t>
        </w:r>
      </w:ins>
      <w:ins w:id="83" w:author="James Santangelo" w:date="2018-03-13T16:33:00Z">
        <w:r w:rsidR="009A045C">
          <w:rPr>
            <w:rFonts w:ascii="Times New Roman" w:hAnsi="Times New Roman" w:cs="Times New Roman"/>
            <w:b/>
          </w:rPr>
          <w:t xml:space="preserve">: </w:t>
        </w:r>
      </w:ins>
      <w:ins w:id="84" w:author="James Santangelo" w:date="2018-03-13T16:37:00Z">
        <w:r w:rsidR="009C6808">
          <w:rPr>
            <w:rFonts w:ascii="Times New Roman" w:hAnsi="Times New Roman" w:cs="Times New Roman"/>
          </w:rPr>
          <w:t xml:space="preserve">Distribution </w:t>
        </w:r>
      </w:ins>
      <w:ins w:id="85" w:author="James Santangelo" w:date="2018-03-13T16:38:00Z">
        <w:r w:rsidR="009C6808">
          <w:rPr>
            <w:rFonts w:ascii="Times New Roman" w:hAnsi="Times New Roman" w:cs="Times New Roman"/>
          </w:rPr>
          <w:t xml:space="preserve">of slopes </w:t>
        </w:r>
      </w:ins>
      <w:ins w:id="86" w:author="James Santangelo" w:date="2018-03-13T16:37:00Z">
        <w:r w:rsidR="009C6808">
          <w:rPr>
            <w:rFonts w:ascii="Times New Roman" w:hAnsi="Times New Roman" w:cs="Times New Roman"/>
          </w:rPr>
          <w:t>for the</w:t>
        </w:r>
      </w:ins>
      <w:ins w:id="87" w:author="James Santangelo" w:date="2018-03-13T16:38:00Z">
        <w:r w:rsidR="009C6808">
          <w:rPr>
            <w:rFonts w:ascii="Times New Roman" w:hAnsi="Times New Roman" w:cs="Times New Roman"/>
          </w:rPr>
          <w:t xml:space="preserve"> (</w:t>
        </w:r>
        <w:r w:rsidR="009C6808">
          <w:rPr>
            <w:rFonts w:ascii="Times New Roman" w:hAnsi="Times New Roman" w:cs="Times New Roman"/>
            <w:i/>
          </w:rPr>
          <w:t>a</w:t>
        </w:r>
        <w:r w:rsidR="009C6808">
          <w:rPr>
            <w:rFonts w:ascii="Times New Roman" w:hAnsi="Times New Roman" w:cs="Times New Roman"/>
          </w:rPr>
          <w:t>)</w:t>
        </w:r>
      </w:ins>
      <w:ins w:id="88" w:author="James Santangelo" w:date="2018-03-13T16:37:00Z">
        <w:r w:rsidR="009C6808">
          <w:rPr>
            <w:rFonts w:ascii="Times New Roman" w:hAnsi="Times New Roman" w:cs="Times New Roman"/>
          </w:rPr>
          <w:t xml:space="preserve"> </w:t>
        </w:r>
      </w:ins>
      <w:ins w:id="89" w:author="James Santangelo" w:date="2018-03-13T16:38:00Z">
        <w:r w:rsidR="009C6808">
          <w:rPr>
            <w:rFonts w:ascii="Times New Roman" w:hAnsi="Times New Roman" w:cs="Times New Roman"/>
            <w:i/>
          </w:rPr>
          <w:t xml:space="preserve">CYP79D15 </w:t>
        </w:r>
        <w:r w:rsidR="009C6808">
          <w:rPr>
            <w:rFonts w:ascii="Times New Roman" w:hAnsi="Times New Roman" w:cs="Times New Roman"/>
          </w:rPr>
          <w:t>locus and (</w:t>
        </w:r>
        <w:r w:rsidR="009C6808">
          <w:rPr>
            <w:rFonts w:ascii="Times New Roman" w:hAnsi="Times New Roman" w:cs="Times New Roman"/>
            <w:i/>
          </w:rPr>
          <w:t>b</w:t>
        </w:r>
        <w:r w:rsidR="009C6808">
          <w:rPr>
            <w:rFonts w:ascii="Times New Roman" w:hAnsi="Times New Roman" w:cs="Times New Roman"/>
          </w:rPr>
          <w:t xml:space="preserve">) </w:t>
        </w:r>
        <w:r w:rsidR="009C6808">
          <w:rPr>
            <w:rFonts w:ascii="Times New Roman" w:hAnsi="Times New Roman" w:cs="Times New Roman"/>
            <w:i/>
          </w:rPr>
          <w:t xml:space="preserve">Li </w:t>
        </w:r>
        <w:r w:rsidR="009C6808">
          <w:rPr>
            <w:rFonts w:ascii="Times New Roman" w:hAnsi="Times New Roman" w:cs="Times New Roman"/>
          </w:rPr>
          <w:t xml:space="preserve">locus underlying the production of HCN. </w:t>
        </w:r>
      </w:ins>
      <w:ins w:id="90" w:author="James Santangelo" w:date="2018-03-13T16:39:00Z">
        <w:r w:rsidR="009C6808">
          <w:rPr>
            <w:rFonts w:ascii="Times New Roman" w:hAnsi="Times New Roman" w:cs="Times New Roman"/>
          </w:rPr>
          <w:t xml:space="preserve">Blue bars represent clines that are significant at </w:t>
        </w:r>
        <w:r w:rsidR="009C6808">
          <w:rPr>
            <w:rFonts w:ascii="Times New Roman" w:hAnsi="Times New Roman" w:cs="Times New Roman"/>
            <w:i/>
          </w:rPr>
          <w:t xml:space="preserve">P </w:t>
        </w:r>
        <w:r w:rsidR="009C6808">
          <w:rPr>
            <w:rFonts w:ascii="Times New Roman" w:hAnsi="Times New Roman" w:cs="Times New Roman"/>
          </w:rPr>
          <w:t xml:space="preserve">&lt; 0.05. </w:t>
        </w:r>
      </w:ins>
      <w:ins w:id="91" w:author="James Santangelo" w:date="2018-03-13T16:40:00Z">
        <w:r w:rsidR="009C6808">
          <w:rPr>
            <w:rFonts w:ascii="Times New Roman" w:hAnsi="Times New Roman" w:cs="Times New Roman"/>
          </w:rPr>
          <w:t>R</w:t>
        </w:r>
      </w:ins>
      <w:ins w:id="92" w:author="James Santangelo" w:date="2018-03-13T16:39:00Z">
        <w:r w:rsidR="009C6808">
          <w:rPr>
            <w:rFonts w:ascii="Times New Roman" w:hAnsi="Times New Roman" w:cs="Times New Roman"/>
          </w:rPr>
          <w:t>ed dashed bar represents the mean slope.</w:t>
        </w:r>
      </w:ins>
      <w:ins w:id="93" w:author="James Santangelo" w:date="2018-03-13T16:42:00Z">
        <w:r w:rsidR="00DA3460">
          <w:rPr>
            <w:rFonts w:ascii="Times New Roman" w:hAnsi="Times New Roman" w:cs="Times New Roman"/>
          </w:rPr>
          <w:t xml:space="preserve"> We show only the distribution of slopes in the absence of gene </w:t>
        </w:r>
      </w:ins>
      <w:ins w:id="94" w:author="James Santangelo" w:date="2018-03-14T15:58:00Z">
        <w:r>
          <w:rPr>
            <w:rFonts w:ascii="Times New Roman" w:hAnsi="Times New Roman" w:cs="Times New Roman"/>
          </w:rPr>
          <w:t>flow,</w:t>
        </w:r>
      </w:ins>
      <w:ins w:id="95" w:author="James Santangelo" w:date="2018-03-13T16:42:00Z">
        <w:r w:rsidR="00DA3460">
          <w:rPr>
            <w:rFonts w:ascii="Times New Roman" w:hAnsi="Times New Roman" w:cs="Times New Roman"/>
          </w:rPr>
          <w:t xml:space="preserve"> but results are qualitatively similar for all levels of gene flow.</w:t>
        </w:r>
      </w:ins>
    </w:p>
    <w:p w14:paraId="5C070222" w14:textId="1D3088C6" w:rsidR="00E15D5E" w:rsidRPr="00B217A0" w:rsidRDefault="00E15D5E" w:rsidP="00E15D5E">
      <w:pPr>
        <w:spacing w:line="276" w:lineRule="auto"/>
        <w:rPr>
          <w:rFonts w:ascii="Times New Roman" w:hAnsi="Times New Roman" w:cs="Times New Roman"/>
        </w:rPr>
      </w:pPr>
      <w:r>
        <w:rPr>
          <w:rFonts w:ascii="Times New Roman" w:hAnsi="Times New Roman" w:cs="Times New Roman"/>
        </w:rPr>
        <w:t xml:space="preserve"> </w:t>
      </w:r>
    </w:p>
    <w:p w14:paraId="47A5027D" w14:textId="77777777" w:rsidR="00E15D5E" w:rsidRDefault="00E15D5E" w:rsidP="00E15D5E">
      <w:pPr>
        <w:rPr>
          <w:rFonts w:ascii="Times New Roman" w:hAnsi="Times New Roman" w:cs="Times New Roman"/>
          <w:b/>
        </w:rPr>
        <w:sectPr w:rsidR="00E15D5E" w:rsidSect="009A045C">
          <w:pgSz w:w="15840" w:h="12240" w:orient="landscape"/>
          <w:pgMar w:top="1440" w:right="1440" w:bottom="1440" w:left="1440" w:header="709" w:footer="709" w:gutter="0"/>
          <w:lnNumType w:countBy="1"/>
          <w:cols w:space="708"/>
          <w:docGrid w:linePitch="360"/>
        </w:sectPr>
      </w:pPr>
    </w:p>
    <w:p w14:paraId="06683B90" w14:textId="77777777" w:rsidR="00E15D5E" w:rsidRDefault="00E15D5E" w:rsidP="00E15D5E">
      <w:pPr>
        <w:rPr>
          <w:rFonts w:ascii="Times New Roman" w:hAnsi="Times New Roman" w:cs="Times New Roman"/>
        </w:rPr>
      </w:pPr>
      <w:r w:rsidRPr="00DC7148">
        <w:rPr>
          <w:rFonts w:ascii="Times New Roman" w:hAnsi="Times New Roman" w:cs="Times New Roman"/>
          <w:noProof/>
        </w:rPr>
        <w:lastRenderedPageBreak/>
        <w:drawing>
          <wp:inline distT="0" distB="0" distL="0" distR="0" wp14:anchorId="0B636E05" wp14:editId="6258634E">
            <wp:extent cx="4115474" cy="537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7238" cy="5387456"/>
                    </a:xfrm>
                    <a:prstGeom prst="rect">
                      <a:avLst/>
                    </a:prstGeom>
                  </pic:spPr>
                </pic:pic>
              </a:graphicData>
            </a:graphic>
          </wp:inline>
        </w:drawing>
      </w:r>
    </w:p>
    <w:p w14:paraId="3F4CD93E" w14:textId="23CF6B69" w:rsidR="00E15D5E" w:rsidRDefault="006263EA" w:rsidP="00E15D5E">
      <w:pPr>
        <w:spacing w:line="276" w:lineRule="auto"/>
        <w:rPr>
          <w:rFonts w:ascii="Times New Roman" w:hAnsi="Times New Roman" w:cs="Times New Roman"/>
        </w:rPr>
      </w:pPr>
      <w:r>
        <w:rPr>
          <w:rFonts w:ascii="Times New Roman" w:hAnsi="Times New Roman" w:cs="Times New Roman"/>
          <w:b/>
        </w:rPr>
        <w:t>Figure S1</w:t>
      </w:r>
      <w:ins w:id="96" w:author="James Santangelo" w:date="2018-03-14T16:00:00Z">
        <w:r w:rsidR="00D2399B">
          <w:rPr>
            <w:rFonts w:ascii="Times New Roman" w:hAnsi="Times New Roman" w:cs="Times New Roman"/>
            <w:b/>
          </w:rPr>
          <w:t>3</w:t>
        </w:r>
      </w:ins>
      <w:del w:id="97" w:author="James Santangelo" w:date="2018-03-13T16:16:00Z">
        <w:r w:rsidDel="005F6C03">
          <w:rPr>
            <w:rFonts w:ascii="Times New Roman" w:hAnsi="Times New Roman" w:cs="Times New Roman"/>
            <w:b/>
          </w:rPr>
          <w:delText>0</w:delText>
        </w:r>
      </w:del>
      <w:r w:rsidR="00E15D5E">
        <w:rPr>
          <w:rFonts w:ascii="Times New Roman" w:hAnsi="Times New Roman" w:cs="Times New Roman"/>
          <w:b/>
        </w:rPr>
        <w:t>:</w:t>
      </w:r>
      <w:r w:rsidR="00E15D5E">
        <w:rPr>
          <w:rFonts w:ascii="Times New Roman" w:hAnsi="Times New Roman" w:cs="Times New Roman"/>
        </w:rPr>
        <w:t xml:space="preserve"> Distribution of standardized slopes for simulated (</w:t>
      </w:r>
      <w:r w:rsidR="00E15D5E">
        <w:rPr>
          <w:rFonts w:ascii="Times New Roman" w:hAnsi="Times New Roman" w:cs="Times New Roman"/>
          <w:i/>
        </w:rPr>
        <w:t xml:space="preserve">a </w:t>
      </w:r>
      <w:r w:rsidR="00E15D5E">
        <w:rPr>
          <w:rFonts w:ascii="Times New Roman" w:hAnsi="Times New Roman" w:cs="Times New Roman"/>
        </w:rPr>
        <w:t xml:space="preserve">through </w:t>
      </w:r>
      <w:r w:rsidR="00E15D5E" w:rsidRPr="0048362F">
        <w:rPr>
          <w:rFonts w:ascii="Times New Roman" w:hAnsi="Times New Roman" w:cs="Times New Roman"/>
        </w:rPr>
        <w:t>d</w:t>
      </w:r>
      <w:r w:rsidR="00E15D5E">
        <w:rPr>
          <w:rFonts w:ascii="Times New Roman" w:hAnsi="Times New Roman" w:cs="Times New Roman"/>
        </w:rPr>
        <w:t xml:space="preserve">) </w:t>
      </w:r>
      <w:r w:rsidR="00E15D5E" w:rsidRPr="0048362F">
        <w:rPr>
          <w:rFonts w:ascii="Times New Roman" w:hAnsi="Times New Roman" w:cs="Times New Roman"/>
        </w:rPr>
        <w:t>and</w:t>
      </w:r>
      <w:r w:rsidR="00E15D5E">
        <w:rPr>
          <w:rFonts w:ascii="Times New Roman" w:hAnsi="Times New Roman" w:cs="Times New Roman"/>
        </w:rPr>
        <w:t xml:space="preserve"> observed (</w:t>
      </w:r>
      <w:r w:rsidR="00E15D5E" w:rsidRPr="0048362F">
        <w:rPr>
          <w:rFonts w:ascii="Times New Roman" w:hAnsi="Times New Roman" w:cs="Times New Roman"/>
        </w:rPr>
        <w:t>e</w:t>
      </w:r>
      <w:r w:rsidR="00E15D5E">
        <w:rPr>
          <w:rFonts w:ascii="Times New Roman" w:hAnsi="Times New Roman" w:cs="Times New Roman"/>
        </w:rPr>
        <w:t xml:space="preserve">) </w:t>
      </w:r>
      <w:r w:rsidR="00E15D5E" w:rsidRPr="0048362F">
        <w:rPr>
          <w:rFonts w:ascii="Times New Roman" w:hAnsi="Times New Roman" w:cs="Times New Roman"/>
        </w:rPr>
        <w:t>cyanogenesis</w:t>
      </w:r>
      <w:r w:rsidR="00E15D5E">
        <w:rPr>
          <w:rFonts w:ascii="Times New Roman" w:hAnsi="Times New Roman" w:cs="Times New Roman"/>
        </w:rPr>
        <w:t xml:space="preserve"> clines. Simulated slopes were generated using drift scenario 1 (i.e. gradient in carrying capacity) under varying les of gene flow and strengths of drift. (</w:t>
      </w:r>
      <w:r w:rsidR="00E15D5E">
        <w:rPr>
          <w:rFonts w:ascii="Times New Roman" w:hAnsi="Times New Roman" w:cs="Times New Roman"/>
          <w:i/>
        </w:rPr>
        <w:t>a</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no gene flow. (</w:t>
      </w:r>
      <w:r w:rsidR="00E15D5E">
        <w:rPr>
          <w:rFonts w:ascii="Times New Roman" w:hAnsi="Times New Roman" w:cs="Times New Roman"/>
          <w:i/>
        </w:rPr>
        <w:t>b</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no gene flow. (</w:t>
      </w:r>
      <w:r w:rsidR="00E15D5E">
        <w:rPr>
          <w:rFonts w:ascii="Times New Roman" w:hAnsi="Times New Roman" w:cs="Times New Roman"/>
          <w:i/>
        </w:rPr>
        <w:t>c</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d</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e</w:t>
      </w:r>
      <w:r w:rsidR="00E15D5E">
        <w:rPr>
          <w:rFonts w:ascii="Times New Roman" w:hAnsi="Times New Roman" w:cs="Times New Roman"/>
        </w:rPr>
        <w:t xml:space="preserve">) Distribution of slopes from urban-rural cyanogenesis clines observed across cities (n = 26) by Thompson et al. (2016) and Johnson et al. (2018). Blue bars represent clines that are significant at </w:t>
      </w:r>
      <w:r w:rsidR="00E15D5E">
        <w:rPr>
          <w:rFonts w:ascii="Times New Roman" w:hAnsi="Times New Roman" w:cs="Times New Roman"/>
          <w:i/>
        </w:rPr>
        <w:t xml:space="preserve">P </w:t>
      </w:r>
      <w:r w:rsidR="00E15D5E">
        <w:rPr>
          <w:rFonts w:ascii="Times New Roman" w:hAnsi="Times New Roman" w:cs="Times New Roman"/>
        </w:rPr>
        <w:t xml:space="preserve">&lt; 0.05. Black dashed bar over histograms represents a slope of zero whereas the red dashed bar represents the mean slope. </w:t>
      </w:r>
    </w:p>
    <w:p w14:paraId="1A2D617D" w14:textId="2EC4A004" w:rsidR="00E15D5E" w:rsidRDefault="00E15D5E" w:rsidP="00E15D5E">
      <w:pPr>
        <w:spacing w:line="276" w:lineRule="auto"/>
        <w:rPr>
          <w:rFonts w:ascii="Times New Roman" w:hAnsi="Times New Roman" w:cs="Times New Roman"/>
        </w:rPr>
      </w:pPr>
    </w:p>
    <w:p w14:paraId="483B91F1" w14:textId="77777777" w:rsidR="00E15D5E" w:rsidRPr="00E15D5E" w:rsidRDefault="00E15D5E" w:rsidP="00E15D5E">
      <w:pPr>
        <w:spacing w:line="276" w:lineRule="auto"/>
        <w:rPr>
          <w:rFonts w:ascii="Times New Roman" w:hAnsi="Times New Roman" w:cs="Times New Roman"/>
        </w:rPr>
        <w:sectPr w:rsidR="00E15D5E" w:rsidRPr="00E15D5E" w:rsidSect="00E7251A">
          <w:pgSz w:w="12240" w:h="15840"/>
          <w:pgMar w:top="1440" w:right="1440" w:bottom="1440" w:left="1440" w:header="709" w:footer="709" w:gutter="0"/>
          <w:lnNumType w:countBy="1"/>
          <w:cols w:space="708"/>
          <w:docGrid w:linePitch="360"/>
        </w:sectPr>
      </w:pPr>
    </w:p>
    <w:p w14:paraId="6DD8E64E" w14:textId="165D31FB" w:rsidR="00E15D5E" w:rsidRDefault="00E15D5E">
      <w:pPr>
        <w:rPr>
          <w:rFonts w:ascii="Times New Roman" w:hAnsi="Times New Roman" w:cs="Times New Roman"/>
          <w:b/>
        </w:rPr>
      </w:pPr>
      <w:r>
        <w:rPr>
          <w:rFonts w:ascii="Times New Roman" w:hAnsi="Times New Roman" w:cs="Times New Roman"/>
          <w:b/>
        </w:rPr>
        <w:lastRenderedPageBreak/>
        <w:t>Supplementary tables</w:t>
      </w:r>
    </w:p>
    <w:p w14:paraId="10532F58" w14:textId="23C330CF" w:rsidR="00E15D5E" w:rsidRDefault="00E15D5E">
      <w:pPr>
        <w:rPr>
          <w:rFonts w:ascii="Times New Roman" w:hAnsi="Times New Roman" w:cs="Times New Roman"/>
          <w:b/>
        </w:rPr>
      </w:pPr>
    </w:p>
    <w:p w14:paraId="38913F16" w14:textId="1CC12B3D" w:rsidR="00E15D5E" w:rsidRPr="00353D38" w:rsidRDefault="00A170BE" w:rsidP="00E15D5E">
      <w:pPr>
        <w:rPr>
          <w:rFonts w:ascii="Times New Roman" w:hAnsi="Times New Roman" w:cs="Times New Roman"/>
        </w:rPr>
      </w:pPr>
      <w:r>
        <w:rPr>
          <w:rFonts w:ascii="Times New Roman" w:hAnsi="Times New Roman" w:cs="Times New Roman"/>
          <w:b/>
        </w:rPr>
        <w:t>Table</w:t>
      </w:r>
      <w:r w:rsidR="00E15D5E" w:rsidRPr="00353D38">
        <w:rPr>
          <w:rFonts w:ascii="Times New Roman" w:hAnsi="Times New Roman" w:cs="Times New Roman"/>
          <w:b/>
        </w:rPr>
        <w:t xml:space="preserve"> </w:t>
      </w:r>
      <w:r>
        <w:rPr>
          <w:rFonts w:ascii="Times New Roman" w:hAnsi="Times New Roman" w:cs="Times New Roman"/>
          <w:b/>
        </w:rPr>
        <w:t>S</w:t>
      </w:r>
      <w:r w:rsidR="00E15D5E" w:rsidRPr="00353D38">
        <w:rPr>
          <w:rFonts w:ascii="Times New Roman" w:hAnsi="Times New Roman" w:cs="Times New Roman"/>
          <w:b/>
        </w:rPr>
        <w:t>1:</w:t>
      </w:r>
      <w:r w:rsidR="00E15D5E" w:rsidRPr="00353D38">
        <w:rPr>
          <w:rFonts w:ascii="Times New Roman" w:hAnsi="Times New Roman" w:cs="Times New Roman"/>
        </w:rPr>
        <w:t xml:space="preserve"> Parameters used in </w:t>
      </w:r>
      <w:r w:rsidR="00E15D5E">
        <w:rPr>
          <w:rFonts w:ascii="Times New Roman" w:hAnsi="Times New Roman" w:cs="Times New Roman"/>
        </w:rPr>
        <w:t>simulations to manipulate the strength 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E15D5E" w:rsidRPr="00353D38" w14:paraId="2ED28B26" w14:textId="77777777" w:rsidTr="00D8780B">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72DF2E1" w14:textId="77777777" w:rsidR="00E15D5E" w:rsidRPr="00353D38" w:rsidRDefault="00E15D5E"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78CB6AF1" w14:textId="77777777" w:rsidR="00E15D5E" w:rsidRPr="00353D38" w:rsidRDefault="00E15D5E"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E15D5E" w:rsidRPr="00353D38" w14:paraId="7A31FA9B" w14:textId="77777777" w:rsidTr="00D8780B">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310459"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80B87B"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E15D5E" w:rsidRPr="00353D38" w14:paraId="742C079D"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807CA"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FFB769"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E15D5E" w:rsidRPr="00353D38" w14:paraId="3BC2270C"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2D1562"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9A3A79"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E15D5E" w:rsidRPr="00353D38" w14:paraId="625874EA"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0D133"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466332"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Proportion of alleles sampled when founding new populations. Lower proportions result in stronger effects of drift. </w:t>
            </w:r>
            <w:r>
              <w:rPr>
                <w:rFonts w:ascii="Times New Roman" w:eastAsia="Times New Roman" w:hAnsi="Times New Roman" w:cs="Times New Roman"/>
                <w:color w:val="000000"/>
              </w:rPr>
              <w:t>This is equivalent to manipulating the number of individuals sampled to form new populations.</w:t>
            </w:r>
          </w:p>
        </w:tc>
      </w:tr>
      <w:tr w:rsidR="00E15D5E" w:rsidRPr="00353D38" w14:paraId="5C8F7F1C" w14:textId="77777777" w:rsidTr="00D8780B">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8A29AB"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6D7E35"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Pr>
                <w:rFonts w:ascii="Times New Roman" w:eastAsia="Times New Roman" w:hAnsi="Times New Roman" w:cs="Times New Roman"/>
                <w:color w:val="000000"/>
              </w:rPr>
              <w:t>always</w:t>
            </w:r>
            <w:r w:rsidRPr="00353D38">
              <w:rPr>
                <w:rFonts w:ascii="Times New Roman" w:eastAsia="Times New Roman" w:hAnsi="Times New Roman" w:cs="Times New Roman"/>
                <w:color w:val="000000"/>
              </w:rPr>
              <w:t xml:space="preserve"> found new populations. </w:t>
            </w:r>
          </w:p>
        </w:tc>
      </w:tr>
      <w:tr w:rsidR="00E15D5E" w:rsidRPr="00353D38" w14:paraId="6D92A067"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C366F"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90EAF5"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acyanogenic genotypes. Actual strength of selection depends on a population's position in the landscape matrix. </w:t>
            </w:r>
          </w:p>
        </w:tc>
      </w:tr>
      <w:tr w:rsidR="00E15D5E" w:rsidRPr="00353D38" w14:paraId="79C26E63"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2082BC"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3442EC0"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E15D5E" w:rsidRPr="00353D38" w14:paraId="6CFA7289"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11C8B9"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E2551"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E15D5E" w:rsidRPr="00353D38" w14:paraId="6B433E5B"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08D100"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Intrinsic rate of population increase</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46E81B"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6DEA9B3D" w14:textId="77777777" w:rsidR="00E15D5E" w:rsidRDefault="00E15D5E">
      <w:pPr>
        <w:rPr>
          <w:rFonts w:ascii="Times New Roman" w:hAnsi="Times New Roman" w:cs="Times New Roman"/>
        </w:rPr>
        <w:sectPr w:rsidR="00E15D5E" w:rsidSect="00E15D5E">
          <w:pgSz w:w="15840" w:h="12240" w:orient="landscape"/>
          <w:pgMar w:top="1440" w:right="1440" w:bottom="1440" w:left="1440" w:header="709" w:footer="709" w:gutter="0"/>
          <w:lnNumType w:countBy="1"/>
          <w:cols w:space="708"/>
          <w:docGrid w:linePitch="360"/>
        </w:sectPr>
      </w:pPr>
    </w:p>
    <w:p w14:paraId="2C4861B7" w14:textId="6EB5723E" w:rsidR="00DD22AA" w:rsidRPr="00353D38" w:rsidRDefault="00E132FF" w:rsidP="00DD22AA">
      <w:pPr>
        <w:rPr>
          <w:rFonts w:ascii="Times New Roman" w:hAnsi="Times New Roman" w:cs="Times New Roman"/>
        </w:rPr>
      </w:pPr>
      <w:r>
        <w:rPr>
          <w:rFonts w:ascii="Times New Roman" w:hAnsi="Times New Roman" w:cs="Times New Roman"/>
          <w:b/>
        </w:rPr>
        <w:lastRenderedPageBreak/>
        <w:t>Table S2</w:t>
      </w:r>
      <w:r w:rsidR="00DD22AA" w:rsidRPr="00353D38">
        <w:rPr>
          <w:rFonts w:ascii="Times New Roman" w:hAnsi="Times New Roman" w:cs="Times New Roman"/>
          <w:b/>
        </w:rPr>
        <w:t xml:space="preserve">: </w:t>
      </w:r>
      <w:r w:rsidR="00DD22AA" w:rsidRPr="00353D38">
        <w:rPr>
          <w:rFonts w:ascii="Times New Roman" w:hAnsi="Times New Roman" w:cs="Times New Roman"/>
        </w:rPr>
        <w:t xml:space="preserve">Details for all </w:t>
      </w:r>
      <w:r w:rsidR="00DD22AA">
        <w:rPr>
          <w:rFonts w:ascii="Times New Roman" w:hAnsi="Times New Roman" w:cs="Times New Roman"/>
        </w:rPr>
        <w:t>eight</w:t>
      </w:r>
      <w:r w:rsidR="00DD22AA" w:rsidRPr="00353D38">
        <w:rPr>
          <w:rFonts w:ascii="Times New Roman" w:hAnsi="Times New Roman" w:cs="Times New Roman"/>
        </w:rPr>
        <w:t xml:space="preserve"> cases we simulated exploring the combined effects of drift, </w:t>
      </w:r>
      <w:r w:rsidR="00DD22AA">
        <w:rPr>
          <w:rFonts w:ascii="Times New Roman" w:hAnsi="Times New Roman" w:cs="Times New Roman"/>
        </w:rPr>
        <w:t>gene flow</w:t>
      </w:r>
      <w:r w:rsidR="00DD22AA" w:rsidRPr="00353D38">
        <w:rPr>
          <w:rFonts w:ascii="Times New Roman" w:hAnsi="Times New Roman" w:cs="Times New Roman"/>
        </w:rPr>
        <w:t xml:space="preserve"> and selection on the formation of clines in </w:t>
      </w:r>
      <w:r w:rsidR="00DD22AA">
        <w:rPr>
          <w:rFonts w:ascii="Times New Roman" w:hAnsi="Times New Roman" w:cs="Times New Roman"/>
        </w:rPr>
        <w:t>HCN.</w:t>
      </w:r>
      <w:r w:rsidR="00DD22AA"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398"/>
        <w:gridCol w:w="2398"/>
        <w:gridCol w:w="2397"/>
        <w:gridCol w:w="2397"/>
        <w:gridCol w:w="2397"/>
        <w:gridCol w:w="2403"/>
      </w:tblGrid>
      <w:tr w:rsidR="00DD22AA" w:rsidRPr="00353D38" w14:paraId="7BDFE041" w14:textId="77777777" w:rsidTr="00D8780B">
        <w:trPr>
          <w:trHeight w:val="612"/>
          <w:jc w:val="center"/>
        </w:trPr>
        <w:tc>
          <w:tcPr>
            <w:tcW w:w="833" w:type="pct"/>
            <w:tcBorders>
              <w:top w:val="single" w:sz="4" w:space="0" w:color="auto"/>
              <w:left w:val="single" w:sz="4" w:space="0" w:color="auto"/>
              <w:bottom w:val="double" w:sz="4" w:space="0" w:color="auto"/>
              <w:right w:val="single" w:sz="4" w:space="0" w:color="auto"/>
            </w:tcBorders>
            <w:vAlign w:val="center"/>
          </w:tcPr>
          <w:p w14:paraId="6FD96C9D" w14:textId="77777777" w:rsidR="00DD22AA" w:rsidRPr="00353D38" w:rsidRDefault="00DD22AA" w:rsidP="00D8780B">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Results figure</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328B9A7"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4C66DD76"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214ACEA4"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4DE61ABB"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Pr>
                <w:rFonts w:ascii="Times New Roman" w:eastAsia="Times New Roman" w:hAnsi="Times New Roman" w:cs="Times New Roman"/>
                <w:b/>
                <w:bCs/>
                <w:color w:val="000000"/>
              </w:rPr>
              <w:t>s</w:t>
            </w:r>
          </w:p>
        </w:tc>
        <w:tc>
          <w:tcPr>
            <w:tcW w:w="835"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9C57C5" w14:textId="77777777" w:rsidR="00DD22AA" w:rsidRPr="00353D38" w:rsidRDefault="00DD22AA" w:rsidP="00D8780B">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CE79BE" w:rsidRPr="00353D38" w14:paraId="01DFE8BE" w14:textId="77777777" w:rsidTr="00CE79BE">
        <w:trPr>
          <w:jc w:val="center"/>
        </w:trPr>
        <w:tc>
          <w:tcPr>
            <w:tcW w:w="5000" w:type="pct"/>
            <w:gridSpan w:val="6"/>
            <w:tcBorders>
              <w:top w:val="double" w:sz="4" w:space="0" w:color="auto"/>
              <w:left w:val="single" w:sz="4" w:space="0" w:color="auto"/>
              <w:bottom w:val="single" w:sz="18" w:space="0" w:color="auto"/>
              <w:right w:val="single" w:sz="4" w:space="0" w:color="auto"/>
            </w:tcBorders>
            <w:vAlign w:val="center"/>
          </w:tcPr>
          <w:p w14:paraId="7A2894C3"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DD22AA" w:rsidRPr="00353D38" w14:paraId="14208BCC"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05F063B8" w14:textId="77777777" w:rsidR="00DD22AA" w:rsidRPr="009E401A" w:rsidRDefault="00DD22AA" w:rsidP="00D8780B">
            <w:pPr>
              <w:jc w:val="center"/>
              <w:rPr>
                <w:rFonts w:ascii="Times New Roman" w:eastAsia="Times New Roman" w:hAnsi="Times New Roman" w:cs="Times New Roman"/>
                <w:i/>
                <w:color w:val="000000"/>
              </w:rPr>
            </w:pPr>
            <w:r>
              <w:rPr>
                <w:rFonts w:ascii="Times New Roman" w:eastAsia="Times New Roman" w:hAnsi="Times New Roman" w:cs="Times New Roman"/>
                <w:color w:val="000000"/>
              </w:rPr>
              <w:t>2</w:t>
            </w:r>
            <w:r>
              <w:rPr>
                <w:rFonts w:ascii="Times New Roman" w:eastAsia="Times New Roman" w:hAnsi="Times New Roman" w:cs="Times New Roman"/>
                <w:i/>
                <w:color w:val="000000"/>
              </w:rPr>
              <w:t>a, c</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22E412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385F4D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750F711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C73539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1F5B34B5"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901BDA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2D658F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DD22AA" w:rsidRPr="00353D38" w14:paraId="556A1A6F" w14:textId="77777777" w:rsidTr="00D8780B">
        <w:trPr>
          <w:jc w:val="center"/>
        </w:trPr>
        <w:tc>
          <w:tcPr>
            <w:tcW w:w="833" w:type="pct"/>
            <w:tcBorders>
              <w:top w:val="nil"/>
              <w:left w:val="single" w:sz="4" w:space="0" w:color="auto"/>
              <w:bottom w:val="single" w:sz="4" w:space="0" w:color="auto"/>
              <w:right w:val="single" w:sz="4" w:space="0" w:color="auto"/>
            </w:tcBorders>
            <w:vAlign w:val="center"/>
          </w:tcPr>
          <w:p w14:paraId="3F9FD931" w14:textId="77777777" w:rsidR="00DD22AA"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r w:rsidRPr="009E401A">
              <w:rPr>
                <w:rFonts w:ascii="Times New Roman" w:eastAsia="Times New Roman" w:hAnsi="Times New Roman" w:cs="Times New Roman"/>
                <w:i/>
                <w:color w:val="000000"/>
              </w:rPr>
              <w:t>b</w:t>
            </w:r>
            <w:r>
              <w:rPr>
                <w:rFonts w:ascii="Times New Roman" w:eastAsia="Times New Roman" w:hAnsi="Times New Roman" w:cs="Times New Roman"/>
                <w:i/>
                <w:color w:val="000000"/>
              </w:rPr>
              <w:t>, d</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725BFC99" w14:textId="77777777"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4DF6649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007D6A4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666381A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1270FB2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135F90D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nil"/>
              <w:left w:val="single" w:sz="4" w:space="0" w:color="auto"/>
              <w:bottom w:val="single" w:sz="4" w:space="0" w:color="auto"/>
              <w:right w:val="single" w:sz="4" w:space="0" w:color="auto"/>
            </w:tcBorders>
            <w:shd w:val="clear" w:color="auto" w:fill="auto"/>
            <w:vAlign w:val="center"/>
            <w:hideMark/>
          </w:tcPr>
          <w:p w14:paraId="544425C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r>
              <w:rPr>
                <w:rFonts w:ascii="Times New Roman" w:eastAsia="Times New Roman" w:hAnsi="Times New Roman" w:cs="Times New Roman"/>
                <w:color w:val="000000"/>
              </w:rPr>
              <w:t>; 1.0</w:t>
            </w:r>
          </w:p>
        </w:tc>
      </w:tr>
      <w:tr w:rsidR="00DD22AA" w:rsidRPr="00353D38" w14:paraId="0547FD2B"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6284F7AD" w14:textId="5F0A36C1"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t>
            </w:r>
            <w:ins w:id="98" w:author="James Santangelo" w:date="2018-03-16T08:57:00Z">
              <w:r w:rsidR="00E66798">
                <w:rPr>
                  <w:rFonts w:ascii="Times New Roman" w:eastAsia="Times New Roman" w:hAnsi="Times New Roman" w:cs="Times New Roman"/>
                  <w:color w:val="000000"/>
                </w:rPr>
                <w:t>6</w:t>
              </w:r>
            </w:ins>
            <w:del w:id="99" w:author="James Santangelo" w:date="2018-03-14T12:19:00Z">
              <w:r w:rsidDel="00AF7288">
                <w:rPr>
                  <w:rFonts w:ascii="Times New Roman" w:eastAsia="Times New Roman" w:hAnsi="Times New Roman" w:cs="Times New Roman"/>
                  <w:color w:val="000000"/>
                </w:rPr>
                <w:delText>4</w:delText>
              </w:r>
            </w:del>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221EA28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 variation</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C4D15F8"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04507C2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EB87C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269A7B0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F6DBDF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001D761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2F936A40"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35C7FF90" w14:textId="77777777" w:rsidR="00DD22AA" w:rsidRPr="009E401A" w:rsidRDefault="00DD22AA" w:rsidP="00D8780B">
            <w:pPr>
              <w:jc w:val="center"/>
              <w:rPr>
                <w:rFonts w:ascii="Times New Roman" w:eastAsia="Times New Roman" w:hAnsi="Times New Roman" w:cs="Times New Roman"/>
                <w:i/>
                <w:color w:val="000000"/>
              </w:rPr>
            </w:pPr>
            <w:r>
              <w:rPr>
                <w:rFonts w:ascii="Times New Roman" w:eastAsia="Times New Roman" w:hAnsi="Times New Roman" w:cs="Times New Roman"/>
                <w:color w:val="000000"/>
              </w:rPr>
              <w:t>3</w:t>
            </w:r>
            <w:r>
              <w:rPr>
                <w:rFonts w:ascii="Times New Roman" w:eastAsia="Times New Roman" w:hAnsi="Times New Roman" w:cs="Times New Roman"/>
                <w:i/>
                <w:color w:val="000000"/>
              </w:rPr>
              <w:t>c, d</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54A40E3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34C231F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1902BB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8ED50B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633F6B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3197A7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537AF84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E79BE" w:rsidRPr="00353D38" w14:paraId="07E2525E" w14:textId="77777777" w:rsidTr="00CE79BE">
        <w:trPr>
          <w:jc w:val="center"/>
        </w:trPr>
        <w:tc>
          <w:tcPr>
            <w:tcW w:w="5000" w:type="pct"/>
            <w:gridSpan w:val="6"/>
            <w:tcBorders>
              <w:top w:val="single" w:sz="4" w:space="0" w:color="auto"/>
              <w:left w:val="single" w:sz="4" w:space="0" w:color="auto"/>
              <w:bottom w:val="single" w:sz="18" w:space="0" w:color="auto"/>
              <w:right w:val="single" w:sz="4" w:space="0" w:color="auto"/>
            </w:tcBorders>
            <w:vAlign w:val="center"/>
          </w:tcPr>
          <w:p w14:paraId="0ACA2461"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DD22AA" w:rsidRPr="00353D38" w14:paraId="3C8CF891"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107E8B4F" w14:textId="2FB3329D" w:rsidR="00DD22AA" w:rsidRPr="009E401A"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t>
            </w:r>
            <w:ins w:id="100" w:author="James Santangelo" w:date="2018-03-16T08:58:00Z">
              <w:r w:rsidR="00E66798">
                <w:rPr>
                  <w:rFonts w:ascii="Times New Roman" w:eastAsia="Times New Roman" w:hAnsi="Times New Roman" w:cs="Times New Roman"/>
                  <w:color w:val="000000"/>
                </w:rPr>
                <w:t>3</w:t>
              </w:r>
            </w:ins>
            <w:del w:id="101" w:author="James Santangelo" w:date="2018-03-14T12:19:00Z">
              <w:r w:rsidDel="00AF7288">
                <w:rPr>
                  <w:rFonts w:ascii="Times New Roman" w:eastAsia="Times New Roman" w:hAnsi="Times New Roman" w:cs="Times New Roman"/>
                  <w:color w:val="000000"/>
                </w:rPr>
                <w:delText>1</w:delText>
              </w:r>
            </w:del>
            <w:r>
              <w:rPr>
                <w:rFonts w:ascii="Times New Roman" w:eastAsia="Times New Roman" w:hAnsi="Times New Roman" w:cs="Times New Roman"/>
                <w:i/>
                <w:color w:val="000000"/>
              </w:rPr>
              <w:t>a, b</w:t>
            </w:r>
            <w:r>
              <w:rPr>
                <w:rFonts w:ascii="Times New Roman" w:eastAsia="Times New Roman" w:hAnsi="Times New Roman" w:cs="Times New Roman"/>
                <w:color w:val="000000"/>
              </w:rPr>
              <w:t xml:space="preserve"> and S</w:t>
            </w:r>
            <w:ins w:id="102" w:author="James Santangelo" w:date="2018-03-16T08:58:00Z">
              <w:r w:rsidR="00E66798">
                <w:rPr>
                  <w:rFonts w:ascii="Times New Roman" w:eastAsia="Times New Roman" w:hAnsi="Times New Roman" w:cs="Times New Roman"/>
                  <w:color w:val="000000"/>
                </w:rPr>
                <w:t>4</w:t>
              </w:r>
            </w:ins>
            <w:del w:id="103" w:author="James Santangelo" w:date="2018-03-14T12:19:00Z">
              <w:r w:rsidDel="00AF7288">
                <w:rPr>
                  <w:rFonts w:ascii="Times New Roman" w:eastAsia="Times New Roman" w:hAnsi="Times New Roman" w:cs="Times New Roman"/>
                  <w:color w:val="000000"/>
                </w:rPr>
                <w:delText>2</w:delText>
              </w:r>
            </w:del>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1B32126" w14:textId="77777777"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0BABA3"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4AC45738"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952D25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295D1D8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4221B9"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814AF1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6A57AF06"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0728A0E8" w14:textId="4DDE3222"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t>
            </w:r>
            <w:ins w:id="104" w:author="James Santangelo" w:date="2018-03-16T08:58:00Z">
              <w:r w:rsidR="00E66798">
                <w:rPr>
                  <w:rFonts w:ascii="Times New Roman" w:eastAsia="Times New Roman" w:hAnsi="Times New Roman" w:cs="Times New Roman"/>
                  <w:color w:val="000000"/>
                </w:rPr>
                <w:t>7</w:t>
              </w:r>
            </w:ins>
            <w:del w:id="105" w:author="James Santangelo" w:date="2018-03-14T12:19:00Z">
              <w:r w:rsidDel="00AF7288">
                <w:rPr>
                  <w:rFonts w:ascii="Times New Roman" w:eastAsia="Times New Roman" w:hAnsi="Times New Roman" w:cs="Times New Roman"/>
                  <w:color w:val="000000"/>
                </w:rPr>
                <w:delText>5</w:delText>
              </w:r>
            </w:del>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B189A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FB577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22572AC0"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0FDC4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4C822FB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6D417E"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76599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1CBFED9D"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40E269B9" w14:textId="310A7842"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t>
            </w:r>
            <w:ins w:id="106" w:author="James Santangelo" w:date="2018-03-16T08:58:00Z">
              <w:r w:rsidR="00E66798">
                <w:rPr>
                  <w:rFonts w:ascii="Times New Roman" w:eastAsia="Times New Roman" w:hAnsi="Times New Roman" w:cs="Times New Roman"/>
                  <w:color w:val="000000"/>
                </w:rPr>
                <w:t>5</w:t>
              </w:r>
            </w:ins>
            <w:del w:id="107" w:author="James Santangelo" w:date="2018-03-14T12:19:00Z">
              <w:r w:rsidDel="00AF7288">
                <w:rPr>
                  <w:rFonts w:ascii="Times New Roman" w:eastAsia="Times New Roman" w:hAnsi="Times New Roman" w:cs="Times New Roman"/>
                  <w:color w:val="000000"/>
                </w:rPr>
                <w:delText>3</w:delText>
              </w:r>
            </w:del>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8FEB14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E4C1A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E6B02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5C0001A9"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4C8D3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D2EC4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E79BE" w:rsidRPr="00353D38" w14:paraId="557E72CF" w14:textId="77777777" w:rsidTr="00CE79BE">
        <w:trPr>
          <w:jc w:val="center"/>
        </w:trPr>
        <w:tc>
          <w:tcPr>
            <w:tcW w:w="5000" w:type="pct"/>
            <w:gridSpan w:val="6"/>
            <w:tcBorders>
              <w:top w:val="single" w:sz="4" w:space="0" w:color="auto"/>
              <w:left w:val="single" w:sz="4" w:space="0" w:color="auto"/>
              <w:bottom w:val="single" w:sz="18" w:space="0" w:color="auto"/>
              <w:right w:val="single" w:sz="4" w:space="0" w:color="auto"/>
            </w:tcBorders>
            <w:vAlign w:val="center"/>
          </w:tcPr>
          <w:p w14:paraId="7010F470"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DD22AA" w:rsidRPr="00353D38" w14:paraId="01486982"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6F074E6E" w14:textId="77777777" w:rsidR="00DD22AA" w:rsidRPr="009E401A" w:rsidRDefault="00DD22AA" w:rsidP="00D8780B">
            <w:pPr>
              <w:jc w:val="center"/>
              <w:rPr>
                <w:rFonts w:ascii="Times New Roman" w:eastAsia="Times New Roman" w:hAnsi="Times New Roman" w:cs="Times New Roman"/>
                <w:i/>
                <w:color w:val="000000"/>
              </w:rPr>
            </w:pPr>
            <w:r>
              <w:rPr>
                <w:rFonts w:ascii="Times New Roman" w:eastAsia="Times New Roman" w:hAnsi="Times New Roman" w:cs="Times New Roman"/>
                <w:color w:val="000000"/>
              </w:rPr>
              <w:t>3</w:t>
            </w:r>
            <w:r>
              <w:rPr>
                <w:rFonts w:ascii="Times New Roman" w:eastAsia="Times New Roman" w:hAnsi="Times New Roman" w:cs="Times New Roman"/>
                <w:i/>
                <w:color w:val="000000"/>
              </w:rPr>
              <w:t>a, b</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658CCF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Selection, </w:t>
            </w:r>
            <w:r>
              <w:rPr>
                <w:rFonts w:ascii="Times New Roman" w:eastAsia="Times New Roman" w:hAnsi="Times New Roman" w:cs="Times New Roman"/>
                <w:color w:val="000000"/>
              </w:rPr>
              <w:t>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7BD100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None. All populations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B1BC723"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03B35C3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2E55CE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42B041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52044577" w14:textId="77777777" w:rsidR="00DD22AA" w:rsidRPr="00353D38" w:rsidRDefault="00DD22AA" w:rsidP="00DD22AA">
      <w:pPr>
        <w:rPr>
          <w:rFonts w:ascii="Times New Roman" w:hAnsi="Times New Roman" w:cs="Times New Roman"/>
        </w:rPr>
      </w:pPr>
      <w:r w:rsidRPr="00353D38">
        <w:rPr>
          <w:rFonts w:ascii="Times New Roman" w:hAnsi="Times New Roman" w:cs="Times New Roman"/>
        </w:rPr>
        <w:t>† Modified drift scenarios. Refer</w:t>
      </w:r>
      <w:r>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08E9CAA4" w14:textId="77777777" w:rsidR="00DD22AA" w:rsidRDefault="00DD22AA" w:rsidP="00DD22AA">
      <w:pPr>
        <w:rPr>
          <w:rFonts w:ascii="Times New Roman" w:hAnsi="Times New Roman" w:cs="Times New Roman"/>
        </w:rPr>
        <w:sectPr w:rsidR="00DD22AA" w:rsidSect="00D8780B">
          <w:pgSz w:w="15840" w:h="12240" w:orient="landscape"/>
          <w:pgMar w:top="720" w:right="720" w:bottom="720" w:left="720" w:header="708" w:footer="708" w:gutter="0"/>
          <w:cols w:space="708"/>
          <w:docGrid w:linePitch="360"/>
        </w:sectPr>
      </w:pPr>
      <w:r w:rsidRPr="00353D38">
        <w:rPr>
          <w:rFonts w:ascii="Times New Roman" w:hAnsi="Times New Roman" w:cs="Times New Roman"/>
        </w:rPr>
        <w:t xml:space="preserve">‡ </w:t>
      </w:r>
      <w:r>
        <w:rPr>
          <w:rFonts w:ascii="Times New Roman" w:hAnsi="Times New Roman" w:cs="Times New Roman"/>
        </w:rPr>
        <w:t>Allele frequencies crossed factorially.</w:t>
      </w:r>
    </w:p>
    <w:p w14:paraId="695E0461" w14:textId="43DA5773" w:rsidR="00E15D5E" w:rsidRPr="00E15D5E" w:rsidRDefault="00E15D5E">
      <w:pPr>
        <w:rPr>
          <w:rFonts w:ascii="Times New Roman" w:hAnsi="Times New Roman" w:cs="Times New Roman"/>
          <w:b/>
        </w:rPr>
      </w:pPr>
      <w:r>
        <w:rPr>
          <w:rFonts w:ascii="Times New Roman" w:hAnsi="Times New Roman" w:cs="Times New Roman"/>
          <w:b/>
        </w:rPr>
        <w:lastRenderedPageBreak/>
        <w:t>Supplementary text</w:t>
      </w:r>
    </w:p>
    <w:p w14:paraId="388C45B6" w14:textId="739BD288" w:rsidR="00D31F16" w:rsidRDefault="00D31F16" w:rsidP="000D2FC3">
      <w:pPr>
        <w:spacing w:line="480" w:lineRule="auto"/>
        <w:rPr>
          <w:rFonts w:ascii="Times New Roman" w:hAnsi="Times New Roman" w:cs="Times New Roman"/>
          <w:i/>
        </w:rPr>
      </w:pPr>
    </w:p>
    <w:p w14:paraId="5900C909" w14:textId="779DB919" w:rsidR="006A0464" w:rsidRPr="000D2FC3" w:rsidRDefault="00D31F16" w:rsidP="000D2FC3">
      <w:pPr>
        <w:spacing w:line="480" w:lineRule="auto"/>
        <w:outlineLvl w:val="0"/>
        <w:rPr>
          <w:rFonts w:ascii="Times New Roman" w:hAnsi="Times New Roman" w:cs="Times New Roman"/>
          <w:u w:val="single"/>
        </w:rPr>
      </w:pPr>
      <w:r w:rsidRPr="00D31F16">
        <w:rPr>
          <w:rFonts w:ascii="Times New Roman" w:hAnsi="Times New Roman" w:cs="Times New Roman"/>
          <w:u w:val="single"/>
        </w:rPr>
        <w:t xml:space="preserve">Supplementary text S1 — </w:t>
      </w:r>
      <w:r>
        <w:rPr>
          <w:rFonts w:ascii="Times New Roman" w:hAnsi="Times New Roman" w:cs="Times New Roman"/>
          <w:u w:val="single"/>
        </w:rPr>
        <w:t>Methods for d</w:t>
      </w:r>
      <w:r w:rsidRPr="00D31F16">
        <w:rPr>
          <w:rFonts w:ascii="Times New Roman" w:hAnsi="Times New Roman" w:cs="Times New Roman"/>
          <w:u w:val="single"/>
        </w:rPr>
        <w:t>rift scenario 2: Colonization and founder events</w:t>
      </w:r>
    </w:p>
    <w:p w14:paraId="368AB10C" w14:textId="7BDB266B" w:rsidR="006A0464" w:rsidRPr="006A0464" w:rsidRDefault="006A0464" w:rsidP="000D2FC3">
      <w:pPr>
        <w:spacing w:line="480" w:lineRule="auto"/>
        <w:rPr>
          <w:rFonts w:ascii="Times New Roman" w:hAnsi="Times New Roman" w:cs="Times New Roman"/>
        </w:rPr>
      </w:pPr>
      <w:r>
        <w:rPr>
          <w:rFonts w:ascii="Times New Roman" w:hAnsi="Times New Roman" w:cs="Times New Roman"/>
          <w:i/>
        </w:rPr>
        <w:t xml:space="preserve">Text S1a — Question 1: </w:t>
      </w:r>
      <w:r w:rsidRPr="00AD564B">
        <w:rPr>
          <w:rFonts w:ascii="Times New Roman" w:hAnsi="Times New Roman" w:cs="Times New Roman"/>
          <w:i/>
        </w:rPr>
        <w:t>Does genetic drift influence the formation of spatial clines in HCN?</w:t>
      </w:r>
    </w:p>
    <w:p w14:paraId="165874F7" w14:textId="357A7081" w:rsidR="000245FF" w:rsidRDefault="00637327" w:rsidP="000D2FC3">
      <w:pPr>
        <w:spacing w:line="480" w:lineRule="auto"/>
        <w:rPr>
          <w:ins w:id="108" w:author="James Santangelo" w:date="2018-03-13T08:54:00Z"/>
          <w:rFonts w:ascii="Times New Roman" w:hAnsi="Times New Roman" w:cs="Times New Roman"/>
        </w:rPr>
      </w:pPr>
      <w:r>
        <w:rPr>
          <w:rFonts w:ascii="Times New Roman" w:hAnsi="Times New Roman" w:cs="Times New Roman"/>
        </w:rPr>
        <w:t>The second scenario represents a case where the urban core is gradually colonized from surrounding rural regions. T</w:t>
      </w:r>
      <w:r w:rsidR="00D31F16" w:rsidRPr="00353D38">
        <w:rPr>
          <w:rFonts w:ascii="Times New Roman" w:hAnsi="Times New Roman" w:cs="Times New Roman"/>
        </w:rPr>
        <w:t>he simulations beg</w:t>
      </w:r>
      <w:r w:rsidR="00D31F16">
        <w:rPr>
          <w:rFonts w:ascii="Times New Roman" w:hAnsi="Times New Roman" w:cs="Times New Roman"/>
        </w:rPr>
        <w:t>a</w:t>
      </w:r>
      <w:r w:rsidR="00D31F16" w:rsidRPr="00353D38">
        <w:rPr>
          <w:rFonts w:ascii="Times New Roman" w:hAnsi="Times New Roman" w:cs="Times New Roman"/>
        </w:rPr>
        <w:t xml:space="preserve">n with a single rural population at carrying capacity and adjacent patches </w:t>
      </w:r>
      <w:r w:rsidR="00D31F16">
        <w:rPr>
          <w:rFonts w:ascii="Times New Roman" w:hAnsi="Times New Roman" w:cs="Times New Roman"/>
        </w:rPr>
        <w:t>were</w:t>
      </w:r>
      <w:r w:rsidR="00D31F16" w:rsidRPr="00353D38">
        <w:rPr>
          <w:rFonts w:ascii="Times New Roman" w:hAnsi="Times New Roman" w:cs="Times New Roman"/>
        </w:rPr>
        <w:t xml:space="preserve"> colonized toward the urban end until all patches contain</w:t>
      </w:r>
      <w:r w:rsidR="00D31F16">
        <w:rPr>
          <w:rFonts w:ascii="Times New Roman" w:hAnsi="Times New Roman" w:cs="Times New Roman"/>
        </w:rPr>
        <w:t>ed</w:t>
      </w:r>
      <w:r w:rsidR="00D31F16" w:rsidRPr="00353D38">
        <w:rPr>
          <w:rFonts w:ascii="Times New Roman" w:hAnsi="Times New Roman" w:cs="Times New Roman"/>
        </w:rPr>
        <w:t xml:space="preserve"> populations (</w:t>
      </w:r>
      <w:r w:rsidR="00D31F16">
        <w:rPr>
          <w:rFonts w:ascii="Times New Roman" w:hAnsi="Times New Roman" w:cs="Times New Roman"/>
        </w:rPr>
        <w:t>figure S</w:t>
      </w:r>
      <w:ins w:id="109" w:author="James Santangelo" w:date="2018-03-14T16:00:00Z">
        <w:r w:rsidR="00D2399B">
          <w:rPr>
            <w:rFonts w:ascii="Times New Roman" w:hAnsi="Times New Roman" w:cs="Times New Roman"/>
          </w:rPr>
          <w:t>8</w:t>
        </w:r>
      </w:ins>
      <w:del w:id="110" w:author="James Santangelo" w:date="2018-03-14T12:20:00Z">
        <w:r w:rsidR="00FB27EC" w:rsidDel="00AF7288">
          <w:rPr>
            <w:rFonts w:ascii="Times New Roman" w:hAnsi="Times New Roman" w:cs="Times New Roman"/>
          </w:rPr>
          <w:delText>7</w:delText>
        </w:r>
      </w:del>
      <w:r w:rsidR="00D31F16" w:rsidRPr="00EE0034">
        <w:rPr>
          <w:rFonts w:ascii="Times New Roman" w:hAnsi="Times New Roman" w:cs="Times New Roman"/>
          <w:i/>
        </w:rPr>
        <w:t>b</w:t>
      </w:r>
      <w:r w:rsidR="00D31F16" w:rsidRPr="00353D38">
        <w:rPr>
          <w:rFonts w:ascii="Times New Roman" w:hAnsi="Times New Roman" w:cs="Times New Roman"/>
        </w:rPr>
        <w:t xml:space="preserve"> and </w:t>
      </w:r>
      <w:r w:rsidR="00D31F16">
        <w:rPr>
          <w:rFonts w:ascii="Times New Roman" w:hAnsi="Times New Roman" w:cs="Times New Roman"/>
        </w:rPr>
        <w:t>S</w:t>
      </w:r>
      <w:ins w:id="111" w:author="James Santangelo" w:date="2018-03-14T16:00:00Z">
        <w:r w:rsidR="00D2399B">
          <w:rPr>
            <w:rFonts w:ascii="Times New Roman" w:hAnsi="Times New Roman" w:cs="Times New Roman"/>
          </w:rPr>
          <w:t>8</w:t>
        </w:r>
      </w:ins>
      <w:del w:id="112" w:author="James Santangelo" w:date="2018-03-14T12:20:00Z">
        <w:r w:rsidR="00FB27EC" w:rsidDel="00AF7288">
          <w:rPr>
            <w:rFonts w:ascii="Times New Roman" w:hAnsi="Times New Roman" w:cs="Times New Roman"/>
          </w:rPr>
          <w:delText>7</w:delText>
        </w:r>
      </w:del>
      <w:r w:rsidR="00D31F16" w:rsidRPr="00EE0034">
        <w:rPr>
          <w:rFonts w:ascii="Times New Roman" w:hAnsi="Times New Roman" w:cs="Times New Roman"/>
          <w:i/>
        </w:rPr>
        <w:t>c</w:t>
      </w:r>
      <w:r w:rsidR="00D31F16" w:rsidRPr="00353D38">
        <w:rPr>
          <w:rFonts w:ascii="Times New Roman" w:hAnsi="Times New Roman" w:cs="Times New Roman"/>
        </w:rPr>
        <w:t xml:space="preserve">). </w:t>
      </w:r>
      <w:ins w:id="113" w:author="James Santangelo" w:date="2018-03-13T08:45:00Z">
        <w:r w:rsidR="000245FF">
          <w:rPr>
            <w:rFonts w:ascii="Times New Roman" w:hAnsi="Times New Roman" w:cs="Times New Roman"/>
          </w:rPr>
          <w:t>Given white clover</w:t>
        </w:r>
      </w:ins>
      <w:ins w:id="114" w:author="James Santangelo" w:date="2018-03-13T08:46:00Z">
        <w:r w:rsidR="000245FF">
          <w:rPr>
            <w:rFonts w:ascii="Times New Roman" w:hAnsi="Times New Roman" w:cs="Times New Roman"/>
          </w:rPr>
          <w:t>’s history of being seeded into agricultural pastures as forage and fertilizer</w:t>
        </w:r>
      </w:ins>
      <w:ins w:id="115" w:author="James Santangelo" w:date="2018-03-13T08:47:00Z">
        <w:r w:rsidR="000245FF">
          <w:rPr>
            <w:rFonts w:ascii="Times New Roman" w:hAnsi="Times New Roman" w:cs="Times New Roman"/>
          </w:rPr>
          <w:t xml:space="preserve"> </w:t>
        </w:r>
        <w:r w:rsidR="000245FF">
          <w:rPr>
            <w:rFonts w:ascii="Times New Roman" w:hAnsi="Times New Roman" w:cs="Times New Roman"/>
          </w:rPr>
          <w:fldChar w:fldCharType="begin" w:fldLock="1"/>
        </w:r>
      </w:ins>
      <w:r w:rsidR="000245FF">
        <w:rPr>
          <w:rFonts w:ascii="Times New Roman" w:hAnsi="Times New Roman" w:cs="Times New Roman"/>
        </w:rPr>
        <w:instrText>ADDIN CSL_CITATION { "citationItems" : [ { "id" : "ITEM-1", "itemData" : { "DOI" : "10.1080/01426390306531",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"ITEM-1", "issue" : "1", "issued" : { "date-parts" : [ [ "2003" ] ] }, "page" : "41-49", "title" : "A plant that changed the world: the rise and fall of clover 1000-2000", "type" : "article-journal", "volume" : "28" }, "uris" : [ "http://www.mendeley.com/documents/?uuid=801a7357-0896-48bb-a8f4-139c5d25c668" ] } ], "mendeley" : { "formattedCitation" : "[1]", "plainTextFormattedCitation" : "[1]", "previouslyFormattedCitation" : "[1]" }, "properties" : {  }, "schema" : "https://github.com/citation-style-language/schema/raw/master/csl-citation.json" }</w:instrText>
      </w:r>
      <w:r w:rsidR="000245FF">
        <w:rPr>
          <w:rFonts w:ascii="Times New Roman" w:hAnsi="Times New Roman" w:cs="Times New Roman"/>
        </w:rPr>
        <w:fldChar w:fldCharType="separate"/>
      </w:r>
      <w:r w:rsidR="000245FF" w:rsidRPr="000245FF">
        <w:rPr>
          <w:rFonts w:ascii="Times New Roman" w:hAnsi="Times New Roman" w:cs="Times New Roman"/>
          <w:noProof/>
        </w:rPr>
        <w:t>[1]</w:t>
      </w:r>
      <w:ins w:id="116" w:author="James Santangelo" w:date="2018-03-13T08:47:00Z">
        <w:r w:rsidR="000245FF">
          <w:rPr>
            <w:rFonts w:ascii="Times New Roman" w:hAnsi="Times New Roman" w:cs="Times New Roman"/>
          </w:rPr>
          <w:fldChar w:fldCharType="end"/>
        </w:r>
        <w:r w:rsidR="000245FF">
          <w:rPr>
            <w:rFonts w:ascii="Times New Roman" w:hAnsi="Times New Roman" w:cs="Times New Roman"/>
          </w:rPr>
          <w:t>, this represents a biologically realistic colonization scenario.</w:t>
        </w:r>
      </w:ins>
      <w:ins w:id="117" w:author="James Santangelo" w:date="2018-03-13T08:49:00Z">
        <w:r w:rsidR="000245FF">
          <w:rPr>
            <w:rFonts w:ascii="Times New Roman" w:hAnsi="Times New Roman" w:cs="Times New Roman"/>
          </w:rPr>
          <w:t xml:space="preserve"> Nonetheless, we emphasize that in the absence of selection</w:t>
        </w:r>
      </w:ins>
      <w:ins w:id="118" w:author="James Santangelo" w:date="2018-03-13T08:51:00Z">
        <w:r w:rsidR="000245FF">
          <w:rPr>
            <w:rFonts w:ascii="Times New Roman" w:hAnsi="Times New Roman" w:cs="Times New Roman"/>
          </w:rPr>
          <w:t>,</w:t>
        </w:r>
      </w:ins>
      <w:ins w:id="119" w:author="James Santangelo" w:date="2018-03-13T08:49:00Z">
        <w:r w:rsidR="000245FF">
          <w:rPr>
            <w:rFonts w:ascii="Times New Roman" w:hAnsi="Times New Roman" w:cs="Times New Roman"/>
          </w:rPr>
          <w:t xml:space="preserve"> the direction of colonization is unimportant and </w:t>
        </w:r>
      </w:ins>
      <w:ins w:id="120" w:author="James Santangelo" w:date="2018-03-13T08:51:00Z">
        <w:r w:rsidR="000245FF">
          <w:rPr>
            <w:rFonts w:ascii="Times New Roman" w:hAnsi="Times New Roman" w:cs="Times New Roman"/>
          </w:rPr>
          <w:t xml:space="preserve">was chosen to represent the direction of clines observed across urbanization gradients </w:t>
        </w:r>
      </w:ins>
      <w:ins w:id="121" w:author="James Santangelo" w:date="2018-03-13T08:56:00Z">
        <w:r w:rsidR="000245FF">
          <w:rPr>
            <w:rFonts w:ascii="Times New Roman" w:hAnsi="Times New Roman" w:cs="Times New Roman"/>
          </w:rPr>
          <w:fldChar w:fldCharType="begin" w:fldLock="1"/>
        </w:r>
      </w:ins>
      <w:r w:rsidR="000245FF">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 "plainTextFormattedCitation" : "[2]", "previouslyFormattedCitation" : "[2]" }, "properties" : {  }, "schema" : "https://github.com/citation-style-language/schema/raw/master/csl-citation.json" }</w:instrText>
      </w:r>
      <w:r w:rsidR="000245FF">
        <w:rPr>
          <w:rFonts w:ascii="Times New Roman" w:hAnsi="Times New Roman" w:cs="Times New Roman"/>
        </w:rPr>
        <w:fldChar w:fldCharType="separate"/>
      </w:r>
      <w:r w:rsidR="000245FF" w:rsidRPr="000245FF">
        <w:rPr>
          <w:rFonts w:ascii="Times New Roman" w:hAnsi="Times New Roman" w:cs="Times New Roman"/>
          <w:noProof/>
        </w:rPr>
        <w:t>[2]</w:t>
      </w:r>
      <w:ins w:id="122" w:author="James Santangelo" w:date="2018-03-13T08:56:00Z">
        <w:r w:rsidR="000245FF">
          <w:rPr>
            <w:rFonts w:ascii="Times New Roman" w:hAnsi="Times New Roman" w:cs="Times New Roman"/>
          </w:rPr>
          <w:fldChar w:fldCharType="end"/>
        </w:r>
      </w:ins>
      <w:ins w:id="123" w:author="James Santangelo" w:date="2018-03-13T08:59:00Z">
        <w:r w:rsidR="000245FF">
          <w:rPr>
            <w:rFonts w:ascii="Times New Roman" w:hAnsi="Times New Roman" w:cs="Times New Roman"/>
          </w:rPr>
          <w:t>, and</w:t>
        </w:r>
      </w:ins>
      <w:ins w:id="124" w:author="James Santangelo" w:date="2018-03-13T08:57:00Z">
        <w:r w:rsidR="000245FF">
          <w:rPr>
            <w:rFonts w:ascii="Times New Roman" w:hAnsi="Times New Roman" w:cs="Times New Roman"/>
          </w:rPr>
          <w:t xml:space="preserve"> </w:t>
        </w:r>
      </w:ins>
      <w:ins w:id="125" w:author="James Santangelo" w:date="2018-03-13T08:49:00Z">
        <w:r w:rsidR="000245FF">
          <w:rPr>
            <w:rFonts w:ascii="Times New Roman" w:hAnsi="Times New Roman" w:cs="Times New Roman"/>
          </w:rPr>
          <w:t xml:space="preserve">serves only to </w:t>
        </w:r>
      </w:ins>
      <w:ins w:id="126" w:author="James Santangelo" w:date="2018-03-13T08:52:00Z">
        <w:r w:rsidR="000245FF">
          <w:rPr>
            <w:rFonts w:ascii="Times New Roman" w:hAnsi="Times New Roman" w:cs="Times New Roman"/>
          </w:rPr>
          <w:t>ex</w:t>
        </w:r>
      </w:ins>
      <w:ins w:id="127" w:author="James Santangelo" w:date="2018-03-13T08:53:00Z">
        <w:r w:rsidR="000245FF">
          <w:rPr>
            <w:rFonts w:ascii="Times New Roman" w:hAnsi="Times New Roman" w:cs="Times New Roman"/>
          </w:rPr>
          <w:t>pl</w:t>
        </w:r>
      </w:ins>
      <w:ins w:id="128" w:author="James Santangelo" w:date="2018-03-13T08:52:00Z">
        <w:r w:rsidR="000245FF">
          <w:rPr>
            <w:rFonts w:ascii="Times New Roman" w:hAnsi="Times New Roman" w:cs="Times New Roman"/>
          </w:rPr>
          <w:t>ore whether</w:t>
        </w:r>
      </w:ins>
      <w:ins w:id="129" w:author="James Santangelo" w:date="2018-03-13T08:49:00Z">
        <w:r w:rsidR="000245FF">
          <w:rPr>
            <w:rFonts w:ascii="Times New Roman" w:hAnsi="Times New Roman" w:cs="Times New Roman"/>
          </w:rPr>
          <w:t xml:space="preserve"> colonization through repeated founder events </w:t>
        </w:r>
      </w:ins>
      <w:ins w:id="130" w:author="James Santangelo" w:date="2018-03-13T08:53:00Z">
        <w:r w:rsidR="000245FF">
          <w:rPr>
            <w:rFonts w:ascii="Times New Roman" w:hAnsi="Times New Roman" w:cs="Times New Roman"/>
          </w:rPr>
          <w:t xml:space="preserve">influences the formation of phenotypic clines in HCN. In later simulations (text S1b below), we reverse this colonization scenario to examine the formation of clines when drift and selection are </w:t>
        </w:r>
      </w:ins>
      <w:ins w:id="131" w:author="James Santangelo" w:date="2018-03-13T08:54:00Z">
        <w:r w:rsidR="000245FF">
          <w:rPr>
            <w:rFonts w:ascii="Times New Roman" w:hAnsi="Times New Roman" w:cs="Times New Roman"/>
          </w:rPr>
          <w:t>in opposition.</w:t>
        </w:r>
      </w:ins>
      <w:ins w:id="132" w:author="James Santangelo" w:date="2018-03-13T08:46:00Z">
        <w:r w:rsidR="000245FF">
          <w:rPr>
            <w:rFonts w:ascii="Times New Roman" w:hAnsi="Times New Roman" w:cs="Times New Roman"/>
          </w:rPr>
          <w:t xml:space="preserve"> </w:t>
        </w:r>
      </w:ins>
    </w:p>
    <w:p w14:paraId="08852966" w14:textId="71E9185C" w:rsidR="00D31F16" w:rsidRDefault="00D31F16">
      <w:pPr>
        <w:spacing w:line="480" w:lineRule="auto"/>
        <w:ind w:firstLine="720"/>
        <w:rPr>
          <w:rFonts w:ascii="Times New Roman" w:hAnsi="Times New Roman" w:cs="Times New Roman"/>
        </w:rPr>
        <w:pPrChange w:id="133" w:author="James Santangelo" w:date="2018-03-13T08:54:00Z">
          <w:pPr>
            <w:spacing w:line="480" w:lineRule="auto"/>
          </w:pPr>
        </w:pPrChange>
      </w:pPr>
      <w:r w:rsidRPr="00353D38">
        <w:rPr>
          <w:rFonts w:ascii="Times New Roman" w:hAnsi="Times New Roman" w:cs="Times New Roman"/>
        </w:rPr>
        <w:t xml:space="preserve">There </w:t>
      </w:r>
      <w:r>
        <w:rPr>
          <w:rFonts w:ascii="Times New Roman" w:hAnsi="Times New Roman" w:cs="Times New Roman"/>
        </w:rPr>
        <w:t>was</w:t>
      </w:r>
      <w:r w:rsidRPr="00353D38">
        <w:rPr>
          <w:rFonts w:ascii="Times New Roman" w:hAnsi="Times New Roman" w:cs="Times New Roman"/>
        </w:rPr>
        <w:t xml:space="preserve"> no gradient in carrying capacity in this scenario; rather, the strength of drift </w:t>
      </w:r>
      <w:r>
        <w:rPr>
          <w:rFonts w:ascii="Times New Roman" w:hAnsi="Times New Roman" w:cs="Times New Roman"/>
        </w:rPr>
        <w:t>was</w:t>
      </w:r>
      <w:r w:rsidRPr="00353D38">
        <w:rPr>
          <w:rFonts w:ascii="Times New Roman" w:hAnsi="Times New Roman" w:cs="Times New Roman"/>
        </w:rPr>
        <w:t xml:space="preserve"> manipulated by varying the strength of founder events, determined as the proportion of alleles sampled from the parent population (i.e. smaller propo</w:t>
      </w:r>
      <w:r>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Pr>
          <w:rFonts w:ascii="Times New Roman" w:hAnsi="Times New Roman" w:cs="Times New Roman"/>
        </w:rPr>
        <w:t xml:space="preserve">For each founding proportion, </w:t>
      </w:r>
      <w:r w:rsidRPr="00353D38">
        <w:rPr>
          <w:rFonts w:ascii="Times New Roman" w:hAnsi="Times New Roman" w:cs="Times New Roman"/>
        </w:rPr>
        <w:t xml:space="preserve">we simulated 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w:t>
      </w:r>
    </w:p>
    <w:p w14:paraId="7791DF81" w14:textId="11DF52CB" w:rsidR="00D31F16" w:rsidRDefault="00D31F16" w:rsidP="00D31F16">
      <w:pPr>
        <w:spacing w:line="480" w:lineRule="auto"/>
        <w:ind w:firstLine="720"/>
        <w:rPr>
          <w:rFonts w:ascii="Times New Roman" w:hAnsi="Times New Roman" w:cs="Times New Roman"/>
        </w:rPr>
      </w:pPr>
      <w:r w:rsidRPr="00353D38">
        <w:rPr>
          <w:rFonts w:ascii="Times New Roman" w:hAnsi="Times New Roman" w:cs="Times New Roman"/>
        </w:rPr>
        <w:lastRenderedPageBreak/>
        <w:t>In our simulations, the probability that a population colonizes an adjacent patch depends on its size</w:t>
      </w:r>
      <w:r>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Pr>
          <w:rFonts w:ascii="Times New Roman" w:hAnsi="Times New Roman" w:cs="Times New Roman"/>
        </w:rPr>
        <w:t>took</w:t>
      </w:r>
      <w:r w:rsidRPr="00353D38">
        <w:rPr>
          <w:rFonts w:ascii="Times New Roman" w:hAnsi="Times New Roman" w:cs="Times New Roman"/>
        </w:rPr>
        <w:t xml:space="preserve"> 27 generations to reach a carrying capacity of 1000 (growth rate [r] = 1.5). </w:t>
      </w:r>
      <w:ins w:id="134" w:author="James Santangelo" w:date="2018-03-14T12:47:00Z">
        <w:r w:rsidR="00D8780B">
          <w:rPr>
            <w:rFonts w:ascii="Times New Roman" w:hAnsi="Times New Roman" w:cs="Times New Roman"/>
          </w:rPr>
          <w:t xml:space="preserve">The mean number of generations required for the landscape to become filled with populations ranged from 40 </w:t>
        </w:r>
      </w:ins>
      <w:ins w:id="135" w:author="James Santangelo" w:date="2018-03-14T12:48:00Z">
        <w:r w:rsidR="00D8780B">
          <w:rPr>
            <w:rFonts w:ascii="Times New Roman" w:hAnsi="Times New Roman" w:cs="Times New Roman"/>
          </w:rPr>
          <w:t xml:space="preserve">with no founder events (proportion = 1.0) </w:t>
        </w:r>
      </w:ins>
      <w:ins w:id="136" w:author="James Santangelo" w:date="2018-03-14T12:47:00Z">
        <w:r w:rsidR="00D8780B">
          <w:rPr>
            <w:rFonts w:ascii="Times New Roman" w:hAnsi="Times New Roman" w:cs="Times New Roman"/>
          </w:rPr>
          <w:t>to ~410</w:t>
        </w:r>
      </w:ins>
      <w:ins w:id="137" w:author="James Santangelo" w:date="2018-03-14T12:48:00Z">
        <w:r w:rsidR="00D8780B">
          <w:rPr>
            <w:rFonts w:ascii="Times New Roman" w:hAnsi="Times New Roman" w:cs="Times New Roman"/>
          </w:rPr>
          <w:t xml:space="preserve"> with strong founder events (</w:t>
        </w:r>
      </w:ins>
      <w:ins w:id="138" w:author="James Santangelo" w:date="2018-03-14T12:49:00Z">
        <w:r w:rsidR="00D8780B">
          <w:rPr>
            <w:rFonts w:ascii="Times New Roman" w:hAnsi="Times New Roman" w:cs="Times New Roman"/>
          </w:rPr>
          <w:t xml:space="preserve">proportion = 0.01, </w:t>
        </w:r>
      </w:ins>
      <w:ins w:id="139" w:author="James Santangelo" w:date="2018-03-14T12:48:00Z">
        <w:r w:rsidR="00D8780B">
          <w:rPr>
            <w:rFonts w:ascii="Times New Roman" w:hAnsi="Times New Roman" w:cs="Times New Roman"/>
          </w:rPr>
          <w:t>figure S</w:t>
        </w:r>
      </w:ins>
      <w:ins w:id="140" w:author="James Santangelo" w:date="2018-03-14T16:00:00Z">
        <w:r w:rsidR="00D2399B">
          <w:rPr>
            <w:rFonts w:ascii="Times New Roman" w:hAnsi="Times New Roman" w:cs="Times New Roman"/>
          </w:rPr>
          <w:t>2</w:t>
        </w:r>
      </w:ins>
      <w:ins w:id="141" w:author="James Santangelo" w:date="2018-03-14T12:48:00Z">
        <w:r w:rsidR="00D8780B">
          <w:rPr>
            <w:rFonts w:ascii="Times New Roman" w:hAnsi="Times New Roman" w:cs="Times New Roman"/>
            <w:i/>
          </w:rPr>
          <w:t>a</w:t>
        </w:r>
        <w:r w:rsidR="00D8780B">
          <w:rPr>
            <w:rFonts w:ascii="Times New Roman" w:hAnsi="Times New Roman" w:cs="Times New Roman"/>
          </w:rPr>
          <w:t>)</w:t>
        </w:r>
      </w:ins>
      <w:ins w:id="142" w:author="James Santangelo" w:date="2018-03-14T12:49:00Z">
        <w:r w:rsidR="00D8780B">
          <w:rPr>
            <w:rFonts w:ascii="Times New Roman" w:hAnsi="Times New Roman" w:cs="Times New Roman"/>
          </w:rPr>
          <w:t xml:space="preserve">. Similarly, </w:t>
        </w:r>
      </w:ins>
      <w:ins w:id="143" w:author="James Santangelo" w:date="2018-03-14T12:50:00Z">
        <w:r w:rsidR="00544376">
          <w:rPr>
            <w:rFonts w:ascii="Times New Roman" w:hAnsi="Times New Roman" w:cs="Times New Roman"/>
          </w:rPr>
          <w:t>following colonization, the mean number of generations required for the urban-most population to reach carrying capacity (</w:t>
        </w:r>
        <w:r w:rsidR="00544376">
          <w:rPr>
            <w:rFonts w:ascii="Times New Roman" w:hAnsi="Times New Roman" w:cs="Times New Roman"/>
            <w:i/>
          </w:rPr>
          <w:t xml:space="preserve">K = </w:t>
        </w:r>
        <w:r w:rsidR="00544376">
          <w:rPr>
            <w:rFonts w:ascii="Times New Roman" w:hAnsi="Times New Roman" w:cs="Times New Roman"/>
          </w:rPr>
          <w:t>1000) ranged from 0 with no founder events to ~30 with strong founder events (figure S</w:t>
        </w:r>
      </w:ins>
      <w:ins w:id="144" w:author="James Santangelo" w:date="2018-03-14T16:00:00Z">
        <w:r w:rsidR="00D2399B">
          <w:rPr>
            <w:rFonts w:ascii="Times New Roman" w:hAnsi="Times New Roman" w:cs="Times New Roman"/>
          </w:rPr>
          <w:t>2</w:t>
        </w:r>
      </w:ins>
      <w:ins w:id="145" w:author="James Santangelo" w:date="2018-03-14T12:51:00Z">
        <w:r w:rsidR="00544376">
          <w:rPr>
            <w:rFonts w:ascii="Times New Roman" w:hAnsi="Times New Roman" w:cs="Times New Roman"/>
            <w:i/>
          </w:rPr>
          <w:t>b</w:t>
        </w:r>
        <w:r w:rsidR="00544376">
          <w:rPr>
            <w:rFonts w:ascii="Times New Roman" w:hAnsi="Times New Roman" w:cs="Times New Roman"/>
          </w:rPr>
          <w:t>).</w:t>
        </w:r>
      </w:ins>
      <w:ins w:id="146" w:author="James Santangelo" w:date="2018-03-14T12:50:00Z">
        <w:r w:rsidR="00544376">
          <w:rPr>
            <w:rFonts w:ascii="Times New Roman" w:hAnsi="Times New Roman" w:cs="Times New Roman"/>
          </w:rPr>
          <w:t xml:space="preserve"> </w:t>
        </w:r>
      </w:ins>
      <w:r w:rsidRPr="00353D38">
        <w:rPr>
          <w:rFonts w:ascii="Times New Roman" w:hAnsi="Times New Roman" w:cs="Times New Roman"/>
        </w:rPr>
        <w:t xml:space="preserve">Simulations were run for 500 </w:t>
      </w:r>
      <w:r>
        <w:rPr>
          <w:rFonts w:ascii="Times New Roman" w:hAnsi="Times New Roman" w:cs="Times New Roman"/>
        </w:rPr>
        <w:t xml:space="preserve">non-overlapping </w:t>
      </w:r>
      <w:r w:rsidRPr="00353D38">
        <w:rPr>
          <w:rFonts w:ascii="Times New Roman" w:hAnsi="Times New Roman" w:cs="Times New Roman"/>
        </w:rPr>
        <w:t xml:space="preserve">generations </w:t>
      </w:r>
      <w:r>
        <w:rPr>
          <w:rFonts w:ascii="Times New Roman" w:hAnsi="Times New Roman" w:cs="Times New Roman"/>
        </w:rPr>
        <w:t>beyond</w:t>
      </w:r>
      <w:r w:rsidRPr="00353D38">
        <w:rPr>
          <w:rFonts w:ascii="Times New Roman" w:hAnsi="Times New Roman" w:cs="Times New Roman"/>
        </w:rPr>
        <w:t xml:space="preserve"> when all patches on the landscape contained populations.</w:t>
      </w:r>
      <w:r w:rsidR="00781DBF">
        <w:rPr>
          <w:rFonts w:ascii="Times New Roman" w:hAnsi="Times New Roman" w:cs="Times New Roman"/>
        </w:rPr>
        <w:t xml:space="preserve"> These simulations thus explored the effects of drift—manipulated through serial founder events—at generating clines in HCN under varying levels of gene flow in the absence of selection.</w:t>
      </w:r>
    </w:p>
    <w:p w14:paraId="06804E69" w14:textId="77777777" w:rsidR="00781DBF" w:rsidRDefault="00781DBF" w:rsidP="000D2FC3">
      <w:pPr>
        <w:spacing w:line="480" w:lineRule="auto"/>
        <w:rPr>
          <w:rFonts w:ascii="Times New Roman" w:hAnsi="Times New Roman" w:cs="Times New Roman"/>
          <w:i/>
        </w:rPr>
      </w:pPr>
    </w:p>
    <w:p w14:paraId="3A21E4F3" w14:textId="2F30ADEE" w:rsidR="00D31F16" w:rsidRPr="000D2FC3" w:rsidRDefault="006A0464" w:rsidP="000D2FC3">
      <w:pPr>
        <w:spacing w:line="480" w:lineRule="auto"/>
        <w:rPr>
          <w:rFonts w:ascii="Times New Roman" w:hAnsi="Times New Roman" w:cs="Times New Roman"/>
          <w:i/>
        </w:rPr>
      </w:pPr>
      <w:r>
        <w:rPr>
          <w:rFonts w:ascii="Times New Roman" w:hAnsi="Times New Roman" w:cs="Times New Roman"/>
          <w:i/>
        </w:rPr>
        <w:t xml:space="preserve">Text S1b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2DAB79A" w14:textId="0BB2318C" w:rsidR="00D31F16" w:rsidRPr="006A0464" w:rsidRDefault="006A0464" w:rsidP="000D2FC3">
      <w:pPr>
        <w:spacing w:line="480" w:lineRule="auto"/>
        <w:rPr>
          <w:rFonts w:ascii="Times New Roman" w:hAnsi="Times New Roman" w:cs="Times New Roman"/>
          <w:u w:val="single"/>
        </w:rPr>
      </w:pPr>
      <w:r>
        <w:rPr>
          <w:rFonts w:ascii="Times New Roman" w:hAnsi="Times New Roman" w:cs="Times New Roman"/>
        </w:rPr>
        <w:t>We sought to understand the combined effects of drift, gene flow and selection on the formation of clines in HCN, and specifically the extent to which selection can counter the formation of clines under drift. In this scenario, we manipulated drift in the same way described above (text S1</w:t>
      </w:r>
      <w:r w:rsidRPr="006A0464">
        <w:rPr>
          <w:rFonts w:ascii="Times New Roman" w:hAnsi="Times New Roman" w:cs="Times New Roman"/>
          <w:i/>
        </w:rPr>
        <w:t>a</w:t>
      </w:r>
      <w:r>
        <w:rPr>
          <w:rFonts w:ascii="Times New Roman" w:hAnsi="Times New Roman" w:cs="Times New Roman"/>
        </w:rPr>
        <w:t>) but with colonization occurring from urban (</w:t>
      </w:r>
      <w:r>
        <w:rPr>
          <w:rFonts w:ascii="Times New Roman" w:hAnsi="Times New Roman" w:cs="Times New Roman"/>
          <w:i/>
        </w:rPr>
        <w:t>N</w:t>
      </w:r>
      <w:r>
        <w:rPr>
          <w:rFonts w:ascii="Times New Roman" w:hAnsi="Times New Roman" w:cs="Times New Roman"/>
        </w:rPr>
        <w:t xml:space="preserve"> = 1000) to rural (</w:t>
      </w:r>
      <w:r>
        <w:rPr>
          <w:rFonts w:ascii="Times New Roman" w:hAnsi="Times New Roman" w:cs="Times New Roman"/>
          <w:i/>
        </w:rPr>
        <w:t xml:space="preserve">N </w:t>
      </w:r>
      <w:r>
        <w:rPr>
          <w:rFonts w:ascii="Times New Roman" w:hAnsi="Times New Roman" w:cs="Times New Roman"/>
        </w:rPr>
        <w:t xml:space="preserve">= 10) populations (rather </w:t>
      </w:r>
      <w:r>
        <w:rPr>
          <w:rFonts w:ascii="Times New Roman" w:hAnsi="Times New Roman" w:cs="Times New Roman"/>
        </w:rPr>
        <w:lastRenderedPageBreak/>
        <w:t>than rural to urban as above). W</w:t>
      </w:r>
      <w:r w:rsidRPr="00245592">
        <w:rPr>
          <w:rFonts w:ascii="Times New Roman" w:hAnsi="Times New Roman" w:cs="Times New Roman"/>
        </w:rPr>
        <w:t xml:space="preserve">e </w:t>
      </w:r>
      <w:r>
        <w:rPr>
          <w:rFonts w:ascii="Times New Roman" w:hAnsi="Times New Roman" w:cs="Times New Roman"/>
        </w:rPr>
        <w:t>simulated</w:t>
      </w:r>
      <w:r w:rsidRPr="00245592">
        <w:rPr>
          <w:rFonts w:ascii="Times New Roman" w:hAnsi="Times New Roman" w:cs="Times New Roman"/>
        </w:rPr>
        <w:t xml:space="preserve"> three founding proportions from among the 10 </w:t>
      </w:r>
      <w:r>
        <w:rPr>
          <w:rFonts w:ascii="Times New Roman" w:hAnsi="Times New Roman" w:cs="Times New Roman"/>
        </w:rPr>
        <w:t xml:space="preserve">described </w:t>
      </w:r>
      <w:r w:rsidRPr="00245592">
        <w:rPr>
          <w:rFonts w:ascii="Times New Roman" w:hAnsi="Times New Roman" w:cs="Times New Roman"/>
        </w:rPr>
        <w:t>above: 0.01, 0.2, and 1.0, representing strong, intermediate, and no effects of drift through founder effects, respectively. These were chosen as they sufficiently capture the variation in the effects of founding events on the formation of clines.</w:t>
      </w:r>
      <w:r>
        <w:rPr>
          <w:rFonts w:ascii="Times New Roman" w:hAnsi="Times New Roman" w:cs="Times New Roman"/>
        </w:rPr>
        <w:t xml:space="preserve"> Selection favoured HCN+ genotypes in rural populations and HCN– genotypes in urban populations, as described above. As such, the stochastic loss of dominant alleles in smaller rural populations is countered by their higher fitness. We additionally included </w:t>
      </w:r>
      <w:r w:rsidRPr="00353D38">
        <w:rPr>
          <w:rFonts w:ascii="Times New Roman" w:hAnsi="Times New Roman" w:cs="Times New Roman"/>
        </w:rPr>
        <w:t xml:space="preserve">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 xml:space="preserve">. </w:t>
      </w:r>
      <w:r w:rsidRPr="00245592">
        <w:rPr>
          <w:rFonts w:ascii="Times New Roman" w:hAnsi="Times New Roman" w:cs="Times New Roman"/>
        </w:rPr>
        <w:t xml:space="preserve">These </w:t>
      </w:r>
      <w:r>
        <w:rPr>
          <w:rFonts w:ascii="Times New Roman" w:hAnsi="Times New Roman" w:cs="Times New Roman"/>
        </w:rPr>
        <w:t>simulations</w:t>
      </w:r>
      <w:r w:rsidRPr="00245592">
        <w:rPr>
          <w:rFonts w:ascii="Times New Roman" w:hAnsi="Times New Roman" w:cs="Times New Roman"/>
        </w:rPr>
        <w:t xml:space="preserve"> enabled us to identify the strength of selection necessary to counteract the loss of HCN due to drift </w:t>
      </w:r>
      <w:r>
        <w:rPr>
          <w:rFonts w:ascii="Times New Roman" w:hAnsi="Times New Roman" w:cs="Times New Roman"/>
        </w:rPr>
        <w:t xml:space="preserve">through serial founder events </w:t>
      </w:r>
      <w:r w:rsidRPr="00245592">
        <w:rPr>
          <w:rFonts w:ascii="Times New Roman" w:hAnsi="Times New Roman" w:cs="Times New Roman"/>
        </w:rPr>
        <w:t>and examine the formation of HCN clines under opposing forces of drift and selection</w:t>
      </w:r>
      <w:r>
        <w:rPr>
          <w:rFonts w:ascii="Times New Roman" w:hAnsi="Times New Roman" w:cs="Times New Roman"/>
        </w:rPr>
        <w:t>, with varying levels of gene flow</w:t>
      </w:r>
      <w:r w:rsidRPr="00245592">
        <w:rPr>
          <w:rFonts w:ascii="Times New Roman" w:hAnsi="Times New Roman" w:cs="Times New Roman"/>
        </w:rPr>
        <w:t>.</w:t>
      </w:r>
    </w:p>
    <w:p w14:paraId="3371EC8B" w14:textId="3B5D8C1F" w:rsidR="006A0464" w:rsidRDefault="006A0464" w:rsidP="00D31F16">
      <w:pPr>
        <w:spacing w:line="480" w:lineRule="auto"/>
        <w:outlineLvl w:val="0"/>
        <w:rPr>
          <w:rFonts w:ascii="Times New Roman" w:hAnsi="Times New Roman" w:cs="Times New Roman"/>
          <w:u w:val="single"/>
        </w:rPr>
      </w:pPr>
    </w:p>
    <w:p w14:paraId="02F44763" w14:textId="7C9990FB" w:rsidR="00D31F16" w:rsidRDefault="00D31F16" w:rsidP="00D31F16">
      <w:pPr>
        <w:spacing w:line="480" w:lineRule="auto"/>
        <w:outlineLvl w:val="0"/>
        <w:rPr>
          <w:rFonts w:ascii="Times New Roman" w:hAnsi="Times New Roman" w:cs="Times New Roman"/>
          <w:u w:val="single"/>
          <w:lang w:val="en-US"/>
        </w:rPr>
      </w:pPr>
      <w:r>
        <w:rPr>
          <w:rFonts w:ascii="Times New Roman" w:hAnsi="Times New Roman" w:cs="Times New Roman"/>
          <w:u w:val="single"/>
        </w:rPr>
        <w:t>Supplementary text S2 — Results for d</w:t>
      </w:r>
      <w:r w:rsidRPr="00245592">
        <w:rPr>
          <w:rFonts w:ascii="Times New Roman" w:hAnsi="Times New Roman" w:cs="Times New Roman"/>
          <w:u w:val="single"/>
        </w:rPr>
        <w:t xml:space="preserve">rift scenario 2: </w:t>
      </w:r>
      <w:r w:rsidRPr="00245592">
        <w:rPr>
          <w:rFonts w:ascii="Times New Roman" w:hAnsi="Times New Roman" w:cs="Times New Roman"/>
          <w:u w:val="single"/>
          <w:lang w:val="en-US"/>
        </w:rPr>
        <w:t>Colonization and founder events</w:t>
      </w:r>
    </w:p>
    <w:p w14:paraId="7A7F645A" w14:textId="7092F6E5" w:rsidR="00781DBF" w:rsidRPr="006A0464" w:rsidRDefault="00781DBF" w:rsidP="00781DBF">
      <w:pPr>
        <w:spacing w:line="360" w:lineRule="auto"/>
        <w:rPr>
          <w:rFonts w:ascii="Times New Roman" w:hAnsi="Times New Roman" w:cs="Times New Roman"/>
        </w:rPr>
      </w:pPr>
      <w:r>
        <w:rPr>
          <w:rFonts w:ascii="Times New Roman" w:hAnsi="Times New Roman" w:cs="Times New Roman"/>
          <w:i/>
        </w:rPr>
        <w:t xml:space="preserve">Text S2a — Question 1: </w:t>
      </w:r>
      <w:r w:rsidRPr="00AD564B">
        <w:rPr>
          <w:rFonts w:ascii="Times New Roman" w:hAnsi="Times New Roman" w:cs="Times New Roman"/>
          <w:i/>
        </w:rPr>
        <w:t>Does genetic drift influence the formation of spatial clines in HCN?</w:t>
      </w:r>
    </w:p>
    <w:p w14:paraId="706358B5" w14:textId="1C637BC8" w:rsidR="00D31F16" w:rsidRPr="00CB0ADF" w:rsidRDefault="00781DBF" w:rsidP="00D31F16">
      <w:pPr>
        <w:spacing w:line="480" w:lineRule="auto"/>
        <w:rPr>
          <w:rFonts w:ascii="Times New Roman" w:hAnsi="Times New Roman" w:cs="Times New Roman"/>
        </w:rPr>
      </w:pPr>
      <w:r>
        <w:rPr>
          <w:rFonts w:ascii="Times New Roman" w:hAnsi="Times New Roman" w:cs="Times New Roman"/>
        </w:rPr>
        <w:t>In the absence of selection. s</w:t>
      </w:r>
      <w:r w:rsidR="00D31F16" w:rsidRPr="00CB0ADF">
        <w:rPr>
          <w:rFonts w:ascii="Times New Roman" w:hAnsi="Times New Roman" w:cs="Times New Roman"/>
        </w:rPr>
        <w:t xml:space="preserve">erial founder events during the colonization of urban populations overwhelmingly </w:t>
      </w:r>
      <w:r w:rsidR="00D31F16">
        <w:rPr>
          <w:rFonts w:ascii="Times New Roman" w:hAnsi="Times New Roman" w:cs="Times New Roman"/>
        </w:rPr>
        <w:t>caused</w:t>
      </w:r>
      <w:r w:rsidR="00D31F16" w:rsidRPr="00CB0ADF">
        <w:rPr>
          <w:rFonts w:ascii="Times New Roman" w:hAnsi="Times New Roman" w:cs="Times New Roman"/>
        </w:rPr>
        <w:t xml:space="preserve"> the formation of positive clines, although the results are </w:t>
      </w:r>
      <w:r w:rsidR="00D31F16">
        <w:rPr>
          <w:rFonts w:ascii="Times New Roman" w:hAnsi="Times New Roman" w:cs="Times New Roman"/>
        </w:rPr>
        <w:t>more complex than</w:t>
      </w:r>
      <w:r w:rsidR="00D31F16" w:rsidRPr="00CB0ADF">
        <w:rPr>
          <w:rFonts w:ascii="Times New Roman" w:hAnsi="Times New Roman" w:cs="Times New Roman"/>
        </w:rPr>
        <w:t xml:space="preserve"> </w:t>
      </w:r>
      <w:r w:rsidR="00D31F16">
        <w:rPr>
          <w:rFonts w:ascii="Times New Roman" w:hAnsi="Times New Roman" w:cs="Times New Roman"/>
        </w:rPr>
        <w:t>those under a</w:t>
      </w:r>
      <w:r w:rsidR="00D31F16" w:rsidRPr="00CB0ADF">
        <w:rPr>
          <w:rFonts w:ascii="Times New Roman" w:hAnsi="Times New Roman" w:cs="Times New Roman"/>
        </w:rPr>
        <w:t xml:space="preserve"> spatial gradient in carrying capacity</w:t>
      </w:r>
      <w:r w:rsidR="00FB27EC">
        <w:rPr>
          <w:rFonts w:ascii="Times New Roman" w:hAnsi="Times New Roman" w:cs="Times New Roman"/>
        </w:rPr>
        <w:t xml:space="preserve"> (see results for “Question 1” in main text, figure 2)</w:t>
      </w:r>
      <w:r w:rsidR="00D31F16" w:rsidRPr="00CB0ADF">
        <w:rPr>
          <w:rFonts w:ascii="Times New Roman" w:hAnsi="Times New Roman" w:cs="Times New Roman"/>
        </w:rPr>
        <w:t xml:space="preserve">. </w:t>
      </w:r>
      <w:r w:rsidR="00D31F16">
        <w:rPr>
          <w:rFonts w:ascii="Times New Roman" w:hAnsi="Times New Roman" w:cs="Times New Roman"/>
        </w:rPr>
        <w:t>With no or low gene flow</w:t>
      </w:r>
      <w:r w:rsidR="00D31F16" w:rsidRPr="00CB0ADF">
        <w:rPr>
          <w:rFonts w:ascii="Times New Roman" w:hAnsi="Times New Roman" w:cs="Times New Roman"/>
        </w:rPr>
        <w:t>, the strength of clines</w:t>
      </w:r>
      <w:r w:rsidR="00D31F16">
        <w:rPr>
          <w:rFonts w:ascii="Times New Roman" w:hAnsi="Times New Roman" w:cs="Times New Roman"/>
        </w:rPr>
        <w:t xml:space="preserve"> reached a maximum of β ≈ 0.006 with </w:t>
      </w:r>
      <w:r w:rsidR="00D31F16" w:rsidRPr="00CB0ADF">
        <w:rPr>
          <w:rFonts w:ascii="Times New Roman" w:hAnsi="Times New Roman" w:cs="Times New Roman"/>
        </w:rPr>
        <w:t xml:space="preserve">an intermediate </w:t>
      </w:r>
      <w:r w:rsidR="00D31F16">
        <w:rPr>
          <w:rFonts w:ascii="Times New Roman" w:hAnsi="Times New Roman" w:cs="Times New Roman"/>
        </w:rPr>
        <w:t>founder size</w:t>
      </w:r>
      <w:r w:rsidR="00D31F16" w:rsidRPr="00CB0ADF">
        <w:rPr>
          <w:rFonts w:ascii="Times New Roman" w:hAnsi="Times New Roman" w:cs="Times New Roman"/>
        </w:rPr>
        <w:t xml:space="preserve"> during colonization (</w:t>
      </w:r>
      <w:r w:rsidR="00D31F16">
        <w:rPr>
          <w:rFonts w:ascii="Times New Roman" w:hAnsi="Times New Roman" w:cs="Times New Roman"/>
        </w:rPr>
        <w:t xml:space="preserve">founder </w:t>
      </w:r>
      <w:r w:rsidR="00D31F16" w:rsidRPr="00CB0ADF">
        <w:rPr>
          <w:rFonts w:ascii="Times New Roman" w:hAnsi="Times New Roman" w:cs="Times New Roman"/>
        </w:rPr>
        <w:t xml:space="preserve">proportion = 0.2, </w:t>
      </w:r>
      <w:r w:rsidR="00D31F16">
        <w:rPr>
          <w:rFonts w:ascii="Times New Roman" w:hAnsi="Times New Roman" w:cs="Times New Roman"/>
        </w:rPr>
        <w:t xml:space="preserve">figure </w:t>
      </w:r>
      <w:r w:rsidR="00FB27EC">
        <w:rPr>
          <w:rFonts w:ascii="Times New Roman" w:hAnsi="Times New Roman" w:cs="Times New Roman"/>
        </w:rPr>
        <w:t>S</w:t>
      </w:r>
      <w:ins w:id="147" w:author="James Santangelo" w:date="2018-03-14T16:01:00Z">
        <w:r w:rsidR="00D2399B">
          <w:rPr>
            <w:rFonts w:ascii="Times New Roman" w:hAnsi="Times New Roman" w:cs="Times New Roman"/>
          </w:rPr>
          <w:t>3</w:t>
        </w:r>
      </w:ins>
      <w:del w:id="148" w:author="James Santangelo" w:date="2018-03-14T12:07:00Z">
        <w:r w:rsidR="00FB27EC" w:rsidDel="00DF3BBC">
          <w:rPr>
            <w:rFonts w:ascii="Times New Roman" w:hAnsi="Times New Roman" w:cs="Times New Roman"/>
          </w:rPr>
          <w:delText>1</w:delText>
        </w:r>
      </w:del>
      <w:r w:rsidR="00D31F16" w:rsidRPr="00EE0034">
        <w:rPr>
          <w:rFonts w:ascii="Times New Roman" w:hAnsi="Times New Roman" w:cs="Times New Roman"/>
          <w:i/>
        </w:rPr>
        <w:t>a</w:t>
      </w:r>
      <w:r w:rsidR="00D31F16" w:rsidRPr="00CB0ADF">
        <w:rPr>
          <w:rFonts w:ascii="Times New Roman" w:hAnsi="Times New Roman" w:cs="Times New Roman"/>
        </w:rPr>
        <w:t>), and decline</w:t>
      </w:r>
      <w:r w:rsidR="00D31F16">
        <w:rPr>
          <w:rFonts w:ascii="Times New Roman" w:hAnsi="Times New Roman" w:cs="Times New Roman"/>
        </w:rPr>
        <w:t>d</w:t>
      </w:r>
      <w:r w:rsidR="00D31F16" w:rsidRPr="00CB0ADF">
        <w:rPr>
          <w:rFonts w:ascii="Times New Roman" w:hAnsi="Times New Roman" w:cs="Times New Roman"/>
        </w:rPr>
        <w:t xml:space="preserve"> as the </w:t>
      </w:r>
      <w:r w:rsidR="00D31F16">
        <w:rPr>
          <w:rFonts w:ascii="Times New Roman" w:hAnsi="Times New Roman" w:cs="Times New Roman"/>
        </w:rPr>
        <w:t xml:space="preserve">founder size either </w:t>
      </w:r>
      <w:r w:rsidR="00D31F16" w:rsidRPr="00CB0ADF">
        <w:rPr>
          <w:rFonts w:ascii="Times New Roman" w:hAnsi="Times New Roman" w:cs="Times New Roman"/>
        </w:rPr>
        <w:t xml:space="preserve">increased or decreased from this point. However, high </w:t>
      </w:r>
      <w:r w:rsidR="00D31F16">
        <w:rPr>
          <w:rFonts w:ascii="Times New Roman" w:hAnsi="Times New Roman" w:cs="Times New Roman"/>
        </w:rPr>
        <w:t>gene flow</w:t>
      </w:r>
      <w:r w:rsidR="00D31F16" w:rsidRPr="00CB0ADF">
        <w:rPr>
          <w:rFonts w:ascii="Times New Roman" w:hAnsi="Times New Roman" w:cs="Times New Roman"/>
        </w:rPr>
        <w:t xml:space="preserve"> eliminated this effect, instead leading to a gradual decrease in mean cline strength </w:t>
      </w:r>
      <w:r w:rsidR="00D31F16">
        <w:rPr>
          <w:rFonts w:ascii="Times New Roman" w:hAnsi="Times New Roman" w:cs="Times New Roman"/>
        </w:rPr>
        <w:t xml:space="preserve">from β ≈ 0.0016 when drift was strong (0.01 ≤ founder proportion ≤ 0.035) to β ≈ 0.0002 when drift was weak (founder proportion = 1.0, </w:t>
      </w:r>
      <w:r w:rsidR="00FB27EC">
        <w:rPr>
          <w:rFonts w:ascii="Times New Roman" w:hAnsi="Times New Roman" w:cs="Times New Roman"/>
        </w:rPr>
        <w:t>figure S</w:t>
      </w:r>
      <w:ins w:id="149" w:author="James Santangelo" w:date="2018-03-14T16:01:00Z">
        <w:r w:rsidR="00D2399B">
          <w:rPr>
            <w:rFonts w:ascii="Times New Roman" w:hAnsi="Times New Roman" w:cs="Times New Roman"/>
          </w:rPr>
          <w:t>3</w:t>
        </w:r>
      </w:ins>
      <w:del w:id="150" w:author="James Santangelo" w:date="2018-03-14T12:07:00Z">
        <w:r w:rsidR="00FB27EC" w:rsidDel="003E09CC">
          <w:rPr>
            <w:rFonts w:ascii="Times New Roman" w:hAnsi="Times New Roman" w:cs="Times New Roman"/>
          </w:rPr>
          <w:delText>1</w:delText>
        </w:r>
      </w:del>
      <w:r w:rsidR="00D31F16" w:rsidRPr="00EE0034">
        <w:rPr>
          <w:rFonts w:ascii="Times New Roman" w:hAnsi="Times New Roman" w:cs="Times New Roman"/>
          <w:i/>
        </w:rPr>
        <w:t>a</w:t>
      </w:r>
      <w:r w:rsidR="00D31F16">
        <w:rPr>
          <w:rFonts w:ascii="Times New Roman" w:hAnsi="Times New Roman" w:cs="Times New Roman"/>
        </w:rPr>
        <w:t>)</w:t>
      </w:r>
      <w:r w:rsidR="00D31F16" w:rsidRPr="00CB0ADF">
        <w:rPr>
          <w:rFonts w:ascii="Times New Roman" w:hAnsi="Times New Roman" w:cs="Times New Roman"/>
        </w:rPr>
        <w:t xml:space="preserve">. Similarly, the proportion of significantly positive clines peaked </w:t>
      </w:r>
      <w:r w:rsidR="00D31F16">
        <w:rPr>
          <w:rFonts w:ascii="Times New Roman" w:hAnsi="Times New Roman" w:cs="Times New Roman"/>
        </w:rPr>
        <w:t xml:space="preserve">at ~75% </w:t>
      </w:r>
      <w:r w:rsidR="00D31F16" w:rsidRPr="00CB0ADF">
        <w:rPr>
          <w:rFonts w:ascii="Times New Roman" w:hAnsi="Times New Roman" w:cs="Times New Roman"/>
        </w:rPr>
        <w:t xml:space="preserve">when </w:t>
      </w:r>
      <w:r w:rsidR="00D31F16">
        <w:rPr>
          <w:rFonts w:ascii="Times New Roman" w:hAnsi="Times New Roman" w:cs="Times New Roman"/>
        </w:rPr>
        <w:t>drift was strong (founder proportion = 0.1),</w:t>
      </w:r>
      <w:r w:rsidR="00D31F16" w:rsidRPr="00CB0ADF">
        <w:rPr>
          <w:rFonts w:ascii="Times New Roman" w:hAnsi="Times New Roman" w:cs="Times New Roman"/>
        </w:rPr>
        <w:t xml:space="preserve"> and decreased as the </w:t>
      </w:r>
      <w:r w:rsidR="00D31F16" w:rsidRPr="00CB0ADF">
        <w:rPr>
          <w:rFonts w:ascii="Times New Roman" w:hAnsi="Times New Roman" w:cs="Times New Roman"/>
        </w:rPr>
        <w:lastRenderedPageBreak/>
        <w:t>strength of drift increased or decreased from this point (</w:t>
      </w:r>
      <w:r w:rsidR="00D31F16">
        <w:rPr>
          <w:rFonts w:ascii="Times New Roman" w:hAnsi="Times New Roman" w:cs="Times New Roman"/>
        </w:rPr>
        <w:t xml:space="preserve">figure </w:t>
      </w:r>
      <w:r w:rsidR="00FB27EC">
        <w:rPr>
          <w:rFonts w:ascii="Times New Roman" w:hAnsi="Times New Roman" w:cs="Times New Roman"/>
        </w:rPr>
        <w:t>S</w:t>
      </w:r>
      <w:ins w:id="151" w:author="James Santangelo" w:date="2018-03-14T16:01:00Z">
        <w:r w:rsidR="00D2399B">
          <w:rPr>
            <w:rFonts w:ascii="Times New Roman" w:hAnsi="Times New Roman" w:cs="Times New Roman"/>
          </w:rPr>
          <w:t>3</w:t>
        </w:r>
      </w:ins>
      <w:del w:id="152" w:author="James Santangelo" w:date="2018-03-14T12:07:00Z">
        <w:r w:rsidR="00FB27EC" w:rsidDel="003E09CC">
          <w:rPr>
            <w:rFonts w:ascii="Times New Roman" w:hAnsi="Times New Roman" w:cs="Times New Roman"/>
          </w:rPr>
          <w:delText>1</w:delText>
        </w:r>
      </w:del>
      <w:r w:rsidR="00D31F16" w:rsidRPr="00EE0034">
        <w:rPr>
          <w:rFonts w:ascii="Times New Roman" w:hAnsi="Times New Roman" w:cs="Times New Roman"/>
          <w:i/>
        </w:rPr>
        <w:t>b</w:t>
      </w:r>
      <w:r w:rsidR="00D31F16" w:rsidRPr="00CB0ADF">
        <w:rPr>
          <w:rFonts w:ascii="Times New Roman" w:hAnsi="Times New Roman" w:cs="Times New Roman"/>
        </w:rPr>
        <w:t xml:space="preserve">). </w:t>
      </w:r>
      <w:r w:rsidR="00D31F16">
        <w:rPr>
          <w:rFonts w:ascii="Times New Roman" w:hAnsi="Times New Roman" w:cs="Times New Roman"/>
        </w:rPr>
        <w:t>By</w:t>
      </w:r>
      <w:r w:rsidR="00D31F16" w:rsidRPr="00CB0ADF">
        <w:rPr>
          <w:rFonts w:ascii="Times New Roman" w:hAnsi="Times New Roman" w:cs="Times New Roman"/>
        </w:rPr>
        <w:t xml:space="preserve"> contrast, the </w:t>
      </w:r>
      <w:r w:rsidR="00D31F16">
        <w:rPr>
          <w:rFonts w:ascii="Times New Roman" w:hAnsi="Times New Roman" w:cs="Times New Roman"/>
        </w:rPr>
        <w:t>frequency</w:t>
      </w:r>
      <w:r w:rsidR="00D31F16" w:rsidRPr="00CB0ADF">
        <w:rPr>
          <w:rFonts w:ascii="Times New Roman" w:hAnsi="Times New Roman" w:cs="Times New Roman"/>
        </w:rPr>
        <w:t xml:space="preserve"> of </w:t>
      </w:r>
      <w:r w:rsidR="00D31F16">
        <w:rPr>
          <w:rFonts w:ascii="Times New Roman" w:hAnsi="Times New Roman" w:cs="Times New Roman"/>
        </w:rPr>
        <w:t xml:space="preserve">significantly </w:t>
      </w:r>
      <w:r w:rsidR="00D31F16" w:rsidRPr="00CB0ADF">
        <w:rPr>
          <w:rFonts w:ascii="Times New Roman" w:hAnsi="Times New Roman" w:cs="Times New Roman"/>
        </w:rPr>
        <w:t xml:space="preserve">negative clines increased gradually </w:t>
      </w:r>
      <w:r w:rsidR="00D31F16">
        <w:rPr>
          <w:rFonts w:ascii="Times New Roman" w:hAnsi="Times New Roman" w:cs="Times New Roman"/>
        </w:rPr>
        <w:t>from ~17% to ~25% as the strength of drift decreased</w:t>
      </w:r>
      <w:r w:rsidR="00FB27EC">
        <w:rPr>
          <w:rFonts w:ascii="Times New Roman" w:hAnsi="Times New Roman" w:cs="Times New Roman"/>
        </w:rPr>
        <w:t xml:space="preserve"> </w:t>
      </w:r>
      <w:r w:rsidR="00FB27EC" w:rsidRPr="00CB0ADF">
        <w:rPr>
          <w:rFonts w:ascii="Times New Roman" w:hAnsi="Times New Roman" w:cs="Times New Roman"/>
        </w:rPr>
        <w:t>(</w:t>
      </w:r>
      <w:r w:rsidR="00FB27EC">
        <w:rPr>
          <w:rFonts w:ascii="Times New Roman" w:hAnsi="Times New Roman" w:cs="Times New Roman"/>
        </w:rPr>
        <w:t>figure S</w:t>
      </w:r>
      <w:ins w:id="153" w:author="James Santangelo" w:date="2018-03-14T16:01:00Z">
        <w:r w:rsidR="00D2399B">
          <w:rPr>
            <w:rFonts w:ascii="Times New Roman" w:hAnsi="Times New Roman" w:cs="Times New Roman"/>
          </w:rPr>
          <w:t>3</w:t>
        </w:r>
      </w:ins>
      <w:del w:id="154" w:author="James Santangelo" w:date="2018-03-14T12:07:00Z">
        <w:r w:rsidR="00FB27EC" w:rsidDel="003E09CC">
          <w:rPr>
            <w:rFonts w:ascii="Times New Roman" w:hAnsi="Times New Roman" w:cs="Times New Roman"/>
          </w:rPr>
          <w:delText>1</w:delText>
        </w:r>
      </w:del>
      <w:r w:rsidR="00FB27EC" w:rsidRPr="00EE0034">
        <w:rPr>
          <w:rFonts w:ascii="Times New Roman" w:hAnsi="Times New Roman" w:cs="Times New Roman"/>
          <w:i/>
        </w:rPr>
        <w:t>b</w:t>
      </w:r>
      <w:r w:rsidR="00FB27EC" w:rsidRPr="00CB0ADF">
        <w:rPr>
          <w:rFonts w:ascii="Times New Roman" w:hAnsi="Times New Roman" w:cs="Times New Roman"/>
        </w:rPr>
        <w:t>)</w:t>
      </w:r>
      <w:r w:rsidR="00D31F16" w:rsidRPr="00CB0ADF">
        <w:rPr>
          <w:rFonts w:ascii="Times New Roman" w:hAnsi="Times New Roman" w:cs="Times New Roman"/>
        </w:rPr>
        <w:t xml:space="preserve">. </w:t>
      </w:r>
    </w:p>
    <w:p w14:paraId="2E4F1D5B" w14:textId="5F031043" w:rsidR="00D31F16" w:rsidRDefault="00D31F16" w:rsidP="00D31F16">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 xml:space="preserve">rapidly during colonization </w:t>
      </w:r>
      <w:r>
        <w:rPr>
          <w:rFonts w:ascii="Times New Roman" w:hAnsi="Times New Roman" w:cs="Times New Roman"/>
        </w:rPr>
        <w:t xml:space="preserve">that reductions in HCN were non-linear </w:t>
      </w:r>
      <w:r w:rsidRPr="00CB0ADF">
        <w:rPr>
          <w:rFonts w:ascii="Times New Roman" w:hAnsi="Times New Roman" w:cs="Times New Roman"/>
        </w:rPr>
        <w:t>(</w:t>
      </w:r>
      <w:r>
        <w:rPr>
          <w:rFonts w:ascii="Times New Roman" w:hAnsi="Times New Roman" w:cs="Times New Roman"/>
        </w:rPr>
        <w:t xml:space="preserve">figure </w:t>
      </w:r>
      <w:r w:rsidR="00FB27EC">
        <w:rPr>
          <w:rFonts w:ascii="Times New Roman" w:hAnsi="Times New Roman" w:cs="Times New Roman"/>
        </w:rPr>
        <w:t>S</w:t>
      </w:r>
      <w:ins w:id="155" w:author="James Santangelo" w:date="2018-03-14T16:01:00Z">
        <w:r w:rsidR="00D2399B">
          <w:rPr>
            <w:rFonts w:ascii="Times New Roman" w:hAnsi="Times New Roman" w:cs="Times New Roman"/>
          </w:rPr>
          <w:t>4</w:t>
        </w:r>
      </w:ins>
      <w:del w:id="156" w:author="James Santangelo" w:date="2018-03-14T12:07:00Z">
        <w:r w:rsidR="00FB27EC" w:rsidDel="003E09CC">
          <w:rPr>
            <w:rFonts w:ascii="Times New Roman" w:hAnsi="Times New Roman" w:cs="Times New Roman"/>
          </w:rPr>
          <w:delText>2</w:delText>
        </w:r>
      </w:del>
      <w:r w:rsidRPr="00EE0034">
        <w:rPr>
          <w:rFonts w:ascii="Times New Roman" w:hAnsi="Times New Roman" w:cs="Times New Roman"/>
          <w:i/>
        </w:rPr>
        <w:t>a</w:t>
      </w:r>
      <w:r w:rsidRPr="00CB0ADF">
        <w:rPr>
          <w:rFonts w:ascii="Times New Roman" w:hAnsi="Times New Roman" w:cs="Times New Roman"/>
        </w:rPr>
        <w:t>)</w:t>
      </w:r>
      <w:r>
        <w:rPr>
          <w:rFonts w:ascii="Times New Roman" w:hAnsi="Times New Roman" w:cs="Times New Roman"/>
        </w:rPr>
        <w:t xml:space="preserve">,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Pr>
          <w:rFonts w:ascii="Times New Roman" w:hAnsi="Times New Roman" w:cs="Times New Roman"/>
        </w:rPr>
        <w:t xml:space="preserve">dotted line in figure </w:t>
      </w:r>
      <w:r w:rsidR="00FB27EC">
        <w:rPr>
          <w:rFonts w:ascii="Times New Roman" w:hAnsi="Times New Roman" w:cs="Times New Roman"/>
        </w:rPr>
        <w:t>S</w:t>
      </w:r>
      <w:ins w:id="157" w:author="James Santangelo" w:date="2018-03-14T16:01:00Z">
        <w:r w:rsidR="00D2399B">
          <w:rPr>
            <w:rFonts w:ascii="Times New Roman" w:hAnsi="Times New Roman" w:cs="Times New Roman"/>
          </w:rPr>
          <w:t>4</w:t>
        </w:r>
      </w:ins>
      <w:del w:id="158" w:author="James Santangelo" w:date="2018-03-14T12:07:00Z">
        <w:r w:rsidR="00FB27EC" w:rsidDel="003E09CC">
          <w:rPr>
            <w:rFonts w:ascii="Times New Roman" w:hAnsi="Times New Roman" w:cs="Times New Roman"/>
          </w:rPr>
          <w:delText>2</w:delText>
        </w:r>
      </w:del>
      <w:r w:rsidRPr="00EE0034">
        <w:rPr>
          <w:rFonts w:ascii="Times New Roman" w:hAnsi="Times New Roman" w:cs="Times New Roman"/>
          <w:i/>
        </w:rPr>
        <w:t>b</w:t>
      </w:r>
      <w:r>
        <w:rPr>
          <w:rFonts w:ascii="Times New Roman" w:hAnsi="Times New Roman" w:cs="Times New Roman"/>
        </w:rPr>
        <w:t>). By</w:t>
      </w:r>
      <w:r w:rsidRPr="00CB0ADF">
        <w:rPr>
          <w:rFonts w:ascii="Times New Roman" w:hAnsi="Times New Roman" w:cs="Times New Roman"/>
        </w:rPr>
        <w:t xml:space="preserve"> contrast, when founder effects </w:t>
      </w:r>
      <w:r>
        <w:rPr>
          <w:rFonts w:ascii="Times New Roman" w:hAnsi="Times New Roman" w:cs="Times New Roman"/>
        </w:rPr>
        <w:t>were</w:t>
      </w:r>
      <w:r w:rsidRPr="00CB0ADF">
        <w:rPr>
          <w:rFonts w:ascii="Times New Roman" w:hAnsi="Times New Roman" w:cs="Times New Roman"/>
        </w:rPr>
        <w:t xml:space="preserve"> absent (e.g. proportion of founding alleles = 1.0), HCN </w:t>
      </w:r>
      <w:r>
        <w:rPr>
          <w:rFonts w:ascii="Times New Roman" w:hAnsi="Times New Roman" w:cs="Times New Roman"/>
        </w:rPr>
        <w:t>was</w:t>
      </w:r>
      <w:r w:rsidRPr="00CB0ADF">
        <w:rPr>
          <w:rFonts w:ascii="Times New Roman" w:hAnsi="Times New Roman" w:cs="Times New Roman"/>
        </w:rPr>
        <w:t xml:space="preserve"> never lost from the matrix (</w:t>
      </w:r>
      <w:r>
        <w:rPr>
          <w:rFonts w:ascii="Times New Roman" w:hAnsi="Times New Roman" w:cs="Times New Roman"/>
        </w:rPr>
        <w:t xml:space="preserve">figure </w:t>
      </w:r>
      <w:r w:rsidR="00FB27EC">
        <w:rPr>
          <w:rFonts w:ascii="Times New Roman" w:hAnsi="Times New Roman" w:cs="Times New Roman"/>
        </w:rPr>
        <w:t>S</w:t>
      </w:r>
      <w:ins w:id="159" w:author="James Santangelo" w:date="2018-03-14T16:01:00Z">
        <w:r w:rsidR="00D2399B">
          <w:rPr>
            <w:rFonts w:ascii="Times New Roman" w:hAnsi="Times New Roman" w:cs="Times New Roman"/>
          </w:rPr>
          <w:t>4</w:t>
        </w:r>
      </w:ins>
      <w:del w:id="160" w:author="James Santangelo" w:date="2018-03-14T12:07:00Z">
        <w:r w:rsidR="00FB27EC" w:rsidDel="003E09CC">
          <w:rPr>
            <w:rFonts w:ascii="Times New Roman" w:hAnsi="Times New Roman" w:cs="Times New Roman"/>
          </w:rPr>
          <w:delText>2</w:delText>
        </w:r>
      </w:del>
      <w:r w:rsidRPr="00EE0034">
        <w:rPr>
          <w:rFonts w:ascii="Times New Roman" w:hAnsi="Times New Roman" w:cs="Times New Roman"/>
          <w:i/>
        </w:rPr>
        <w:t>a</w:t>
      </w:r>
      <w:r w:rsidRPr="00CB0ADF">
        <w:rPr>
          <w:rFonts w:ascii="Times New Roman" w:hAnsi="Times New Roman" w:cs="Times New Roman"/>
        </w:rPr>
        <w:t xml:space="preserve">) and clines </w:t>
      </w:r>
      <w:r>
        <w:rPr>
          <w:rFonts w:ascii="Times New Roman" w:hAnsi="Times New Roman" w:cs="Times New Roman"/>
        </w:rPr>
        <w:t>were</w:t>
      </w:r>
      <w:r w:rsidRPr="00CB0ADF">
        <w:rPr>
          <w:rFonts w:ascii="Times New Roman" w:hAnsi="Times New Roman" w:cs="Times New Roman"/>
        </w:rPr>
        <w:t xml:space="preserve"> very weak as the frequency of HCN shows little change across space (β = 0.0009, </w:t>
      </w:r>
      <w:r>
        <w:rPr>
          <w:rFonts w:ascii="Times New Roman" w:hAnsi="Times New Roman" w:cs="Times New Roman"/>
        </w:rPr>
        <w:t xml:space="preserve">dashed line figure </w:t>
      </w:r>
      <w:r w:rsidR="00FB27EC">
        <w:rPr>
          <w:rFonts w:ascii="Times New Roman" w:hAnsi="Times New Roman" w:cs="Times New Roman"/>
        </w:rPr>
        <w:t>S</w:t>
      </w:r>
      <w:ins w:id="161" w:author="James Santangelo" w:date="2018-03-14T16:01:00Z">
        <w:r w:rsidR="00D2399B">
          <w:rPr>
            <w:rFonts w:ascii="Times New Roman" w:hAnsi="Times New Roman" w:cs="Times New Roman"/>
          </w:rPr>
          <w:t>4</w:t>
        </w:r>
      </w:ins>
      <w:del w:id="162" w:author="James Santangelo" w:date="2018-03-14T12:07:00Z">
        <w:r w:rsidR="00FB27EC" w:rsidDel="003E09CC">
          <w:rPr>
            <w:rFonts w:ascii="Times New Roman" w:hAnsi="Times New Roman" w:cs="Times New Roman"/>
          </w:rPr>
          <w:delText>2</w:delText>
        </w:r>
      </w:del>
      <w:r>
        <w:rPr>
          <w:rFonts w:ascii="Times New Roman" w:hAnsi="Times New Roman" w:cs="Times New Roman"/>
          <w:i/>
        </w:rPr>
        <w:t>b</w:t>
      </w:r>
      <w:r w:rsidRPr="00CB0ADF">
        <w:rPr>
          <w:rFonts w:ascii="Times New Roman" w:hAnsi="Times New Roman" w:cs="Times New Roman"/>
        </w:rPr>
        <w:t xml:space="preserve">). However, when founder effects </w:t>
      </w:r>
      <w:r>
        <w:rPr>
          <w:rFonts w:ascii="Times New Roman" w:hAnsi="Times New Roman" w:cs="Times New Roman"/>
        </w:rPr>
        <w:t>were</w:t>
      </w:r>
      <w:r w:rsidRPr="00CB0ADF">
        <w:rPr>
          <w:rFonts w:ascii="Times New Roman" w:hAnsi="Times New Roman" w:cs="Times New Roman"/>
        </w:rPr>
        <w:t xml:space="preserve"> of intermediate strength (e.g. proportion of founding alleles = 0.2), HCN </w:t>
      </w:r>
      <w:r>
        <w:rPr>
          <w:rFonts w:ascii="Times New Roman" w:hAnsi="Times New Roman" w:cs="Times New Roman"/>
        </w:rPr>
        <w:t>was</w:t>
      </w:r>
      <w:r w:rsidRPr="00CB0ADF">
        <w:rPr>
          <w:rFonts w:ascii="Times New Roman" w:hAnsi="Times New Roman" w:cs="Times New Roman"/>
        </w:rPr>
        <w:t xml:space="preserve"> maintained for longer </w:t>
      </w:r>
      <w:r>
        <w:rPr>
          <w:rFonts w:ascii="Times New Roman" w:hAnsi="Times New Roman" w:cs="Times New Roman"/>
        </w:rPr>
        <w:t xml:space="preserve">periods of time </w:t>
      </w:r>
      <w:r w:rsidRPr="00CB0ADF">
        <w:rPr>
          <w:rFonts w:ascii="Times New Roman" w:hAnsi="Times New Roman" w:cs="Times New Roman"/>
        </w:rPr>
        <w:t>during colonization (</w:t>
      </w:r>
      <w:r>
        <w:rPr>
          <w:rFonts w:ascii="Times New Roman" w:hAnsi="Times New Roman" w:cs="Times New Roman"/>
        </w:rPr>
        <w:t xml:space="preserve">figure </w:t>
      </w:r>
      <w:r w:rsidR="00FB27EC">
        <w:rPr>
          <w:rFonts w:ascii="Times New Roman" w:hAnsi="Times New Roman" w:cs="Times New Roman"/>
        </w:rPr>
        <w:t>S</w:t>
      </w:r>
      <w:ins w:id="163" w:author="James Santangelo" w:date="2018-03-14T16:01:00Z">
        <w:r w:rsidR="00D2399B">
          <w:rPr>
            <w:rFonts w:ascii="Times New Roman" w:hAnsi="Times New Roman" w:cs="Times New Roman"/>
          </w:rPr>
          <w:t>4</w:t>
        </w:r>
      </w:ins>
      <w:del w:id="164" w:author="James Santangelo" w:date="2018-03-14T12:07:00Z">
        <w:r w:rsidR="00FB27EC" w:rsidDel="003E09CC">
          <w:rPr>
            <w:rFonts w:ascii="Times New Roman" w:hAnsi="Times New Roman" w:cs="Times New Roman"/>
          </w:rPr>
          <w:delText>2</w:delText>
        </w:r>
      </w:del>
      <w:r w:rsidRPr="00EE0034">
        <w:rPr>
          <w:rFonts w:ascii="Times New Roman" w:hAnsi="Times New Roman" w:cs="Times New Roman"/>
          <w:i/>
        </w:rPr>
        <w:t>a</w:t>
      </w:r>
      <w:r w:rsidRPr="00CB0ADF">
        <w:rPr>
          <w:rFonts w:ascii="Times New Roman" w:hAnsi="Times New Roman" w:cs="Times New Roman"/>
        </w:rPr>
        <w:t>) and its frequency changes substantially acr</w:t>
      </w:r>
      <w:r>
        <w:rPr>
          <w:rFonts w:ascii="Times New Roman" w:hAnsi="Times New Roman" w:cs="Times New Roman"/>
        </w:rPr>
        <w:t xml:space="preserve">oss space, resulting in strongly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Pr>
          <w:rFonts w:ascii="Times New Roman" w:hAnsi="Times New Roman" w:cs="Times New Roman"/>
        </w:rPr>
        <w:t xml:space="preserve">solid line in figure </w:t>
      </w:r>
      <w:r w:rsidR="00FB27EC">
        <w:rPr>
          <w:rFonts w:ascii="Times New Roman" w:hAnsi="Times New Roman" w:cs="Times New Roman"/>
        </w:rPr>
        <w:t>S</w:t>
      </w:r>
      <w:ins w:id="165" w:author="James Santangelo" w:date="2018-03-14T16:01:00Z">
        <w:r w:rsidR="00D2399B">
          <w:rPr>
            <w:rFonts w:ascii="Times New Roman" w:hAnsi="Times New Roman" w:cs="Times New Roman"/>
          </w:rPr>
          <w:t>4</w:t>
        </w:r>
      </w:ins>
      <w:del w:id="166" w:author="James Santangelo" w:date="2018-03-14T12:07:00Z">
        <w:r w:rsidR="00FB27EC" w:rsidDel="003E09CC">
          <w:rPr>
            <w:rFonts w:ascii="Times New Roman" w:hAnsi="Times New Roman" w:cs="Times New Roman"/>
          </w:rPr>
          <w:delText>2</w:delText>
        </w:r>
      </w:del>
      <w:r>
        <w:rPr>
          <w:rFonts w:ascii="Times New Roman" w:hAnsi="Times New Roman" w:cs="Times New Roman"/>
          <w:i/>
        </w:rPr>
        <w:t>b</w:t>
      </w:r>
      <w:r w:rsidRPr="00CB0ADF">
        <w:rPr>
          <w:rFonts w:ascii="Times New Roman" w:hAnsi="Times New Roman" w:cs="Times New Roman"/>
        </w:rPr>
        <w:t xml:space="preserve">). </w:t>
      </w:r>
    </w:p>
    <w:p w14:paraId="6B922BD6" w14:textId="77777777" w:rsidR="00FB27EC" w:rsidRDefault="00FB27EC" w:rsidP="000D2FC3">
      <w:pPr>
        <w:spacing w:line="480" w:lineRule="auto"/>
        <w:rPr>
          <w:rFonts w:ascii="Times New Roman" w:hAnsi="Times New Roman" w:cs="Times New Roman"/>
          <w:i/>
        </w:rPr>
      </w:pPr>
    </w:p>
    <w:p w14:paraId="029AB7CE" w14:textId="2CE86C5E" w:rsidR="000D2FC3" w:rsidRPr="000D2FC3" w:rsidRDefault="000D2FC3" w:rsidP="000D2FC3">
      <w:pPr>
        <w:spacing w:line="480" w:lineRule="auto"/>
        <w:rPr>
          <w:rFonts w:ascii="Times New Roman" w:hAnsi="Times New Roman" w:cs="Times New Roman"/>
          <w:i/>
        </w:rPr>
      </w:pPr>
      <w:r>
        <w:rPr>
          <w:rFonts w:ascii="Times New Roman" w:hAnsi="Times New Roman" w:cs="Times New Roman"/>
          <w:i/>
        </w:rPr>
        <w:t xml:space="preserve">Text S2b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1E5B3B99" w14:textId="6C7E7ABC" w:rsidR="000D2FC3"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Serial founder events from urban to rural populations constrained the ability of selection to generate strongly positive cyanogenesis clines. In the absence of founder events, increasing selection led to consistently stronger clines, independent of the level of gene flow (figure S</w:t>
      </w:r>
      <w:ins w:id="167" w:author="James Santangelo" w:date="2018-03-14T16:02:00Z">
        <w:r w:rsidR="00D2399B">
          <w:rPr>
            <w:rFonts w:ascii="Times New Roman" w:hAnsi="Times New Roman" w:cs="Times New Roman"/>
          </w:rPr>
          <w:t>5</w:t>
        </w:r>
      </w:ins>
      <w:del w:id="168" w:author="James Santangelo" w:date="2018-03-14T12:07:00Z">
        <w:r w:rsidDel="003E09CC">
          <w:rPr>
            <w:rFonts w:ascii="Times New Roman" w:hAnsi="Times New Roman" w:cs="Times New Roman"/>
          </w:rPr>
          <w:delText>3</w:delText>
        </w:r>
      </w:del>
      <w:r>
        <w:rPr>
          <w:rFonts w:ascii="Times New Roman" w:hAnsi="Times New Roman" w:cs="Times New Roman"/>
          <w:i/>
        </w:rPr>
        <w:t>a</w:t>
      </w:r>
      <w:r>
        <w:rPr>
          <w:rFonts w:ascii="Times New Roman" w:hAnsi="Times New Roman" w:cs="Times New Roman"/>
        </w:rPr>
        <w:t xml:space="preserve">). When gene flow was low or absent, intermediate founder events (founding proportion = 0.2) resulted in the mean strength of clines being negative for all </w:t>
      </w:r>
      <w:r>
        <w:rPr>
          <w:rFonts w:ascii="Times New Roman" w:hAnsi="Times New Roman" w:cs="Times New Roman"/>
          <w:i/>
        </w:rPr>
        <w:t xml:space="preserve">s </w:t>
      </w:r>
      <w:r>
        <w:rPr>
          <w:rFonts w:ascii="Times New Roman" w:hAnsi="Times New Roman" w:cs="Times New Roman"/>
        </w:rPr>
        <w:t>&lt; 0.025 (figure S</w:t>
      </w:r>
      <w:ins w:id="169" w:author="James Santangelo" w:date="2018-03-14T16:02:00Z">
        <w:r w:rsidR="00D2399B">
          <w:rPr>
            <w:rFonts w:ascii="Times New Roman" w:hAnsi="Times New Roman" w:cs="Times New Roman"/>
          </w:rPr>
          <w:t>5</w:t>
        </w:r>
      </w:ins>
      <w:del w:id="170" w:author="James Santangelo" w:date="2018-03-14T12:08:00Z">
        <w:r w:rsidDel="003E09CC">
          <w:rPr>
            <w:rFonts w:ascii="Times New Roman" w:hAnsi="Times New Roman" w:cs="Times New Roman"/>
          </w:rPr>
          <w:delText>3</w:delText>
        </w:r>
      </w:del>
      <w:r>
        <w:rPr>
          <w:rFonts w:ascii="Times New Roman" w:hAnsi="Times New Roman" w:cs="Times New Roman"/>
          <w:i/>
        </w:rPr>
        <w:t>b</w:t>
      </w:r>
      <w:r>
        <w:rPr>
          <w:rFonts w:ascii="Times New Roman" w:hAnsi="Times New Roman" w:cs="Times New Roman"/>
        </w:rPr>
        <w:t xml:space="preserve">) whereas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0.005 for both low and no migration). High </w:t>
      </w:r>
      <w:r>
        <w:rPr>
          <w:rFonts w:ascii="Times New Roman" w:hAnsi="Times New Roman" w:cs="Times New Roman"/>
        </w:rPr>
        <w:lastRenderedPageBreak/>
        <w:t xml:space="preserve">gene flow reduced the extent at which negative clines were formed by selection (figure </w:t>
      </w:r>
      <w:ins w:id="171" w:author="James Santangelo" w:date="2018-03-14T12:20:00Z">
        <w:r w:rsidR="00AF7288">
          <w:rPr>
            <w:rFonts w:ascii="Times New Roman" w:hAnsi="Times New Roman" w:cs="Times New Roman"/>
          </w:rPr>
          <w:t>S</w:t>
        </w:r>
      </w:ins>
      <w:ins w:id="172" w:author="James Santangelo" w:date="2018-03-14T16:02:00Z">
        <w:r w:rsidR="00D2399B">
          <w:rPr>
            <w:rFonts w:ascii="Times New Roman" w:hAnsi="Times New Roman" w:cs="Times New Roman"/>
          </w:rPr>
          <w:t>5</w:t>
        </w:r>
      </w:ins>
      <w:del w:id="173" w:author="James Santangelo" w:date="2018-03-14T12:08:00Z">
        <w:r w:rsidDel="003E09CC">
          <w:rPr>
            <w:rFonts w:ascii="Times New Roman" w:hAnsi="Times New Roman" w:cs="Times New Roman"/>
          </w:rPr>
          <w:delText>3</w:delText>
        </w:r>
      </w:del>
      <w:r>
        <w:rPr>
          <w:rFonts w:ascii="Times New Roman" w:hAnsi="Times New Roman" w:cs="Times New Roman"/>
          <w:i/>
        </w:rPr>
        <w:t>b</w:t>
      </w:r>
      <w:r>
        <w:rPr>
          <w:rFonts w:ascii="Times New Roman" w:hAnsi="Times New Roman" w:cs="Times New Roman"/>
        </w:rPr>
        <w:t>) and weaker selection (</w:t>
      </w:r>
      <w:r>
        <w:rPr>
          <w:rFonts w:ascii="Times New Roman" w:hAnsi="Times New Roman" w:cs="Times New Roman"/>
          <w:i/>
        </w:rPr>
        <w:t xml:space="preserve">s &gt; </w:t>
      </w:r>
      <w:r>
        <w:rPr>
          <w:rFonts w:ascii="Times New Roman" w:hAnsi="Times New Roman" w:cs="Times New Roman"/>
        </w:rPr>
        <w:t>0.005) was required before positive clines evolved in the presence of high gene flow. When founder effects were strong, selection had to be greater than 0.0025, 0.01, and 0.005 to generate positive clines when gene flow was absent (</w:t>
      </w:r>
      <w:r>
        <w:rPr>
          <w:rFonts w:ascii="Times New Roman" w:hAnsi="Times New Roman" w:cs="Times New Roman"/>
          <w:i/>
        </w:rPr>
        <w:t xml:space="preserve">m = </w:t>
      </w:r>
      <w:r>
        <w:rPr>
          <w:rFonts w:ascii="Times New Roman" w:hAnsi="Times New Roman" w:cs="Times New Roman"/>
        </w:rPr>
        <w:t>0), low (</w:t>
      </w:r>
      <w:r>
        <w:rPr>
          <w:rFonts w:ascii="Times New Roman" w:hAnsi="Times New Roman" w:cs="Times New Roman"/>
          <w:i/>
        </w:rPr>
        <w:t xml:space="preserve">m = </w:t>
      </w:r>
      <w:r>
        <w:rPr>
          <w:rFonts w:ascii="Times New Roman" w:hAnsi="Times New Roman" w:cs="Times New Roman"/>
        </w:rPr>
        <w:t>0.01) and high (</w:t>
      </w:r>
      <w:r>
        <w:rPr>
          <w:rFonts w:ascii="Times New Roman" w:hAnsi="Times New Roman" w:cs="Times New Roman"/>
          <w:i/>
        </w:rPr>
        <w:t xml:space="preserve">m = </w:t>
      </w:r>
      <w:r>
        <w:rPr>
          <w:rFonts w:ascii="Times New Roman" w:hAnsi="Times New Roman" w:cs="Times New Roman"/>
        </w:rPr>
        <w:t>0.05), respectively (figure S</w:t>
      </w:r>
      <w:ins w:id="174" w:author="James Santangelo" w:date="2018-03-14T16:02:00Z">
        <w:r w:rsidR="00D2399B">
          <w:rPr>
            <w:rFonts w:ascii="Times New Roman" w:hAnsi="Times New Roman" w:cs="Times New Roman"/>
          </w:rPr>
          <w:t>5</w:t>
        </w:r>
      </w:ins>
      <w:del w:id="175" w:author="James Santangelo" w:date="2018-03-14T12:08:00Z">
        <w:r w:rsidDel="003E09CC">
          <w:rPr>
            <w:rFonts w:ascii="Times New Roman" w:hAnsi="Times New Roman" w:cs="Times New Roman"/>
          </w:rPr>
          <w:delText>3</w:delText>
        </w:r>
      </w:del>
      <w:r>
        <w:rPr>
          <w:rFonts w:ascii="Times New Roman" w:hAnsi="Times New Roman" w:cs="Times New Roman"/>
          <w:i/>
        </w:rPr>
        <w:t>c</w:t>
      </w:r>
      <w:r>
        <w:rPr>
          <w:rFonts w:ascii="Times New Roman" w:hAnsi="Times New Roman" w:cs="Times New Roman"/>
        </w:rPr>
        <w:t xml:space="preserve">).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0.002 for no and low gene flow). These results are consistent with intermediate founder effects generating the strongest clines in HCN and further demonstrate that strong selection is required to overcome the formation of clines in the presence of an opposing drift gradient. </w:t>
      </w:r>
    </w:p>
    <w:p w14:paraId="2D0A13BB" w14:textId="5C5C4093" w:rsidR="000D2FC3" w:rsidRPr="00323491"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Serial founder events also influenced the extent to which selection generated positive and negative cyanogenesis clines. In the absence of founder events, and when selection is less than 0.005, both positive and negative clines occur with approximately 30% frequency (figure S</w:t>
      </w:r>
      <w:ins w:id="176" w:author="James Santangelo" w:date="2018-03-14T16:02:00Z">
        <w:r w:rsidR="00D2399B">
          <w:rPr>
            <w:rFonts w:ascii="Times New Roman" w:hAnsi="Times New Roman" w:cs="Times New Roman"/>
          </w:rPr>
          <w:t>5</w:t>
        </w:r>
      </w:ins>
      <w:del w:id="177" w:author="James Santangelo" w:date="2018-03-14T12:10:00Z">
        <w:r w:rsidDel="003E09CC">
          <w:rPr>
            <w:rFonts w:ascii="Times New Roman" w:hAnsi="Times New Roman" w:cs="Times New Roman"/>
          </w:rPr>
          <w:delText>3</w:delText>
        </w:r>
      </w:del>
      <w:r>
        <w:rPr>
          <w:rFonts w:ascii="Times New Roman" w:hAnsi="Times New Roman" w:cs="Times New Roman"/>
          <w:i/>
        </w:rPr>
        <w:t>d</w:t>
      </w:r>
      <w:r>
        <w:rPr>
          <w:rFonts w:ascii="Times New Roman" w:hAnsi="Times New Roman" w:cs="Times New Roman"/>
        </w:rPr>
        <w:t xml:space="preserve">). However, when </w:t>
      </w:r>
      <w:r>
        <w:rPr>
          <w:rFonts w:ascii="Times New Roman" w:hAnsi="Times New Roman" w:cs="Times New Roman"/>
          <w:i/>
        </w:rPr>
        <w:t xml:space="preserve">s </w:t>
      </w:r>
      <w:r>
        <w:rPr>
          <w:rFonts w:ascii="Times New Roman" w:hAnsi="Times New Roman" w:cs="Times New Roman"/>
        </w:rPr>
        <w:t>&gt; 0.005, the frequency of positive clines rapidly increases to 100%, whereas negative clines declines to 0% (figure S</w:t>
      </w:r>
      <w:ins w:id="178" w:author="James Santangelo" w:date="2018-03-14T16:02:00Z">
        <w:r w:rsidR="00D2399B">
          <w:rPr>
            <w:rFonts w:ascii="Times New Roman" w:hAnsi="Times New Roman" w:cs="Times New Roman"/>
          </w:rPr>
          <w:t>5</w:t>
        </w:r>
      </w:ins>
      <w:del w:id="179" w:author="James Santangelo" w:date="2018-03-14T12:10:00Z">
        <w:r w:rsidDel="003E09CC">
          <w:rPr>
            <w:rFonts w:ascii="Times New Roman" w:hAnsi="Times New Roman" w:cs="Times New Roman"/>
          </w:rPr>
          <w:delText>3</w:delText>
        </w:r>
      </w:del>
      <w:r>
        <w:rPr>
          <w:rFonts w:ascii="Times New Roman" w:hAnsi="Times New Roman" w:cs="Times New Roman"/>
          <w:i/>
        </w:rPr>
        <w:t>d</w:t>
      </w:r>
      <w:r>
        <w:rPr>
          <w:rFonts w:ascii="Times New Roman" w:hAnsi="Times New Roman" w:cs="Times New Roman"/>
        </w:rPr>
        <w:t xml:space="preserve">). In the presence of intermediate founder events, negative clines are consistently more frequent for all </w:t>
      </w:r>
      <w:r>
        <w:rPr>
          <w:rFonts w:ascii="Times New Roman" w:hAnsi="Times New Roman" w:cs="Times New Roman"/>
          <w:i/>
        </w:rPr>
        <w:t xml:space="preserve">s &lt; </w:t>
      </w:r>
      <w:r>
        <w:rPr>
          <w:rFonts w:ascii="Times New Roman" w:hAnsi="Times New Roman" w:cs="Times New Roman"/>
        </w:rPr>
        <w:t xml:space="preserve">0.1, consistent with founder events of intermediate strength preferentially generating clines in HCN. However, when </w:t>
      </w:r>
      <w:r>
        <w:rPr>
          <w:rFonts w:ascii="Times New Roman" w:hAnsi="Times New Roman" w:cs="Times New Roman"/>
          <w:i/>
        </w:rPr>
        <w:t>s</w:t>
      </w:r>
      <w:r>
        <w:rPr>
          <w:rFonts w:ascii="Times New Roman" w:hAnsi="Times New Roman" w:cs="Times New Roman"/>
        </w:rPr>
        <w:t xml:space="preserve"> ≥ 0.1, both positive and negative clines occur at less than 10% frequency (figure S</w:t>
      </w:r>
      <w:ins w:id="180" w:author="James Santangelo" w:date="2018-03-14T16:02:00Z">
        <w:r w:rsidR="00D2399B">
          <w:rPr>
            <w:rFonts w:ascii="Times New Roman" w:hAnsi="Times New Roman" w:cs="Times New Roman"/>
          </w:rPr>
          <w:t>5</w:t>
        </w:r>
      </w:ins>
      <w:del w:id="181" w:author="James Santangelo" w:date="2018-03-14T12:10:00Z">
        <w:r w:rsidDel="003E09CC">
          <w:rPr>
            <w:rFonts w:ascii="Times New Roman" w:hAnsi="Times New Roman" w:cs="Times New Roman"/>
          </w:rPr>
          <w:delText>3</w:delText>
        </w:r>
      </w:del>
      <w:r>
        <w:rPr>
          <w:rFonts w:ascii="Times New Roman" w:hAnsi="Times New Roman" w:cs="Times New Roman"/>
          <w:i/>
        </w:rPr>
        <w:t>e</w:t>
      </w:r>
      <w:r>
        <w:rPr>
          <w:rFonts w:ascii="Times New Roman" w:hAnsi="Times New Roman" w:cs="Times New Roman"/>
        </w:rPr>
        <w:t>). Finally, strong founder events result in little change in the frequency of positive clines, which fluctuate around 20% for all but the strongest selection coefficient (</w:t>
      </w:r>
      <w:r>
        <w:rPr>
          <w:rFonts w:ascii="Times New Roman" w:hAnsi="Times New Roman" w:cs="Times New Roman"/>
          <w:i/>
        </w:rPr>
        <w:t xml:space="preserve">s = </w:t>
      </w:r>
      <w:r>
        <w:rPr>
          <w:rFonts w:ascii="Times New Roman" w:hAnsi="Times New Roman" w:cs="Times New Roman"/>
        </w:rPr>
        <w:t>0.2, figure S</w:t>
      </w:r>
      <w:ins w:id="182" w:author="James Santangelo" w:date="2018-03-14T16:02:00Z">
        <w:r w:rsidR="00D2399B">
          <w:rPr>
            <w:rFonts w:ascii="Times New Roman" w:hAnsi="Times New Roman" w:cs="Times New Roman"/>
          </w:rPr>
          <w:t>5</w:t>
        </w:r>
      </w:ins>
      <w:del w:id="183" w:author="James Santangelo" w:date="2018-03-14T12:10:00Z">
        <w:r w:rsidDel="003E09CC">
          <w:rPr>
            <w:rFonts w:ascii="Times New Roman" w:hAnsi="Times New Roman" w:cs="Times New Roman"/>
          </w:rPr>
          <w:delText>3</w:delText>
        </w:r>
      </w:del>
      <w:r>
        <w:rPr>
          <w:rFonts w:ascii="Times New Roman" w:hAnsi="Times New Roman" w:cs="Times New Roman"/>
          <w:i/>
        </w:rPr>
        <w:t>f</w:t>
      </w:r>
      <w:r>
        <w:rPr>
          <w:rFonts w:ascii="Times New Roman" w:hAnsi="Times New Roman" w:cs="Times New Roman"/>
        </w:rPr>
        <w:t xml:space="preserve">). By contrast, the frequency of negative clines rapidly decreases from 45% in the absence of selection to 0% when </w:t>
      </w:r>
      <w:r>
        <w:rPr>
          <w:rFonts w:ascii="Times New Roman" w:hAnsi="Times New Roman" w:cs="Times New Roman"/>
          <w:i/>
        </w:rPr>
        <w:t xml:space="preserve">s </w:t>
      </w:r>
      <w:r>
        <w:rPr>
          <w:rFonts w:ascii="Times New Roman" w:hAnsi="Times New Roman" w:cs="Times New Roman"/>
        </w:rPr>
        <w:t xml:space="preserve">≥ 0.0025, becoming less frequent than negative clines when </w:t>
      </w:r>
      <w:r>
        <w:rPr>
          <w:rFonts w:ascii="Times New Roman" w:hAnsi="Times New Roman" w:cs="Times New Roman"/>
          <w:i/>
        </w:rPr>
        <w:t xml:space="preserve">s </w:t>
      </w:r>
      <w:r>
        <w:rPr>
          <w:rFonts w:ascii="Times New Roman" w:hAnsi="Times New Roman" w:cs="Times New Roman"/>
        </w:rPr>
        <w:t>≥ 0.005 (figure S</w:t>
      </w:r>
      <w:ins w:id="184" w:author="James Santangelo" w:date="2018-03-14T16:02:00Z">
        <w:r w:rsidR="00D2399B">
          <w:rPr>
            <w:rFonts w:ascii="Times New Roman" w:hAnsi="Times New Roman" w:cs="Times New Roman"/>
          </w:rPr>
          <w:t>5</w:t>
        </w:r>
      </w:ins>
      <w:del w:id="185" w:author="James Santangelo" w:date="2018-03-14T12:10:00Z">
        <w:r w:rsidDel="003E09CC">
          <w:rPr>
            <w:rFonts w:ascii="Times New Roman" w:hAnsi="Times New Roman" w:cs="Times New Roman"/>
          </w:rPr>
          <w:delText>3</w:delText>
        </w:r>
      </w:del>
      <w:r>
        <w:rPr>
          <w:rFonts w:ascii="Times New Roman" w:hAnsi="Times New Roman" w:cs="Times New Roman"/>
          <w:i/>
        </w:rPr>
        <w:t>f</w:t>
      </w:r>
      <w:r>
        <w:rPr>
          <w:rFonts w:ascii="Times New Roman" w:hAnsi="Times New Roman" w:cs="Times New Roman"/>
        </w:rPr>
        <w:t xml:space="preserve">). These results further demonstrate that strong selection is required to overcome the formation of clines in HCN in the presence of opposing gradients in genetic drift.  </w:t>
      </w:r>
    </w:p>
    <w:p w14:paraId="6D8B6C63" w14:textId="1DF3C947" w:rsidR="000D2FC3" w:rsidRDefault="000D2FC3" w:rsidP="000D2FC3">
      <w:pPr>
        <w:spacing w:line="480" w:lineRule="auto"/>
        <w:rPr>
          <w:rFonts w:ascii="Times New Roman" w:hAnsi="Times New Roman" w:cs="Times New Roman"/>
          <w:u w:val="single"/>
        </w:rPr>
      </w:pPr>
    </w:p>
    <w:p w14:paraId="32F8E96A" w14:textId="4E018904" w:rsidR="0032468F" w:rsidRPr="000D2FC3" w:rsidRDefault="00E15D5E" w:rsidP="000D2FC3">
      <w:pPr>
        <w:spacing w:line="480" w:lineRule="auto"/>
        <w:rPr>
          <w:rFonts w:ascii="Times New Roman" w:hAnsi="Times New Roman" w:cs="Times New Roman"/>
          <w:u w:val="single"/>
        </w:rPr>
      </w:pPr>
      <w:r>
        <w:rPr>
          <w:rFonts w:ascii="Times New Roman" w:hAnsi="Times New Roman" w:cs="Times New Roman"/>
          <w:u w:val="single"/>
        </w:rPr>
        <w:lastRenderedPageBreak/>
        <w:t>Supplementary t</w:t>
      </w:r>
      <w:r w:rsidR="000D2FC3">
        <w:rPr>
          <w:rFonts w:ascii="Times New Roman" w:hAnsi="Times New Roman" w:cs="Times New Roman"/>
          <w:u w:val="single"/>
        </w:rPr>
        <w:t>ext S3</w:t>
      </w:r>
      <w:r w:rsidRPr="00E15D5E">
        <w:rPr>
          <w:rFonts w:ascii="Times New Roman" w:hAnsi="Times New Roman" w:cs="Times New Roman"/>
          <w:u w:val="single"/>
        </w:rPr>
        <w:t xml:space="preserve">: </w:t>
      </w:r>
      <w:r w:rsidR="00D519C0" w:rsidRPr="00E15D5E">
        <w:rPr>
          <w:rFonts w:ascii="Times New Roman" w:hAnsi="Times New Roman" w:cs="Times New Roman"/>
          <w:u w:val="single"/>
        </w:rPr>
        <w:t>Effects of initial allele frequency variation on cyanogenesis cline formation</w:t>
      </w:r>
    </w:p>
    <w:p w14:paraId="4822B8E2" w14:textId="2EAE5577" w:rsidR="00D519C0" w:rsidRPr="00F87D7B" w:rsidRDefault="000D2FC3" w:rsidP="000D2FC3">
      <w:pPr>
        <w:spacing w:line="480" w:lineRule="auto"/>
        <w:outlineLvl w:val="0"/>
        <w:rPr>
          <w:rFonts w:ascii="Times New Roman" w:hAnsi="Times New Roman" w:cs="Times New Roman"/>
          <w:i/>
        </w:rPr>
      </w:pPr>
      <w:r>
        <w:rPr>
          <w:rFonts w:ascii="Times New Roman" w:hAnsi="Times New Roman" w:cs="Times New Roman"/>
          <w:i/>
        </w:rPr>
        <w:t>Text S3</w:t>
      </w:r>
      <w:r w:rsidR="0032468F" w:rsidRPr="0032468F">
        <w:rPr>
          <w:rFonts w:ascii="Times New Roman" w:hAnsi="Times New Roman" w:cs="Times New Roman"/>
          <w:i/>
        </w:rPr>
        <w:t xml:space="preserve">a — </w:t>
      </w:r>
      <w:r w:rsidR="00D519C0" w:rsidRPr="00F87D7B">
        <w:rPr>
          <w:rFonts w:ascii="Times New Roman" w:hAnsi="Times New Roman" w:cs="Times New Roman"/>
          <w:i/>
        </w:rPr>
        <w:t>Drift scenario 1:</w:t>
      </w:r>
      <w:r w:rsidR="00D519C0" w:rsidRPr="00F87D7B">
        <w:rPr>
          <w:rFonts w:ascii="Times New Roman" w:hAnsi="Times New Roman" w:cs="Times New Roman"/>
        </w:rPr>
        <w:t xml:space="preserve"> </w:t>
      </w:r>
      <w:r w:rsidR="00D519C0" w:rsidRPr="00F87D7B">
        <w:rPr>
          <w:rFonts w:ascii="Times New Roman" w:hAnsi="Times New Roman" w:cs="Times New Roman"/>
          <w:i/>
        </w:rPr>
        <w:t>Gradient in carrying capacity across the matrix</w:t>
      </w:r>
    </w:p>
    <w:p w14:paraId="771B8DFD" w14:textId="1D2B810C" w:rsidR="00D519C0" w:rsidRPr="00F87D7B" w:rsidRDefault="00FA654D" w:rsidP="000D2FC3">
      <w:pPr>
        <w:spacing w:line="480" w:lineRule="auto"/>
        <w:outlineLvl w:val="0"/>
        <w:rPr>
          <w:rFonts w:ascii="Times New Roman" w:hAnsi="Times New Roman" w:cs="Times New Roman"/>
        </w:rPr>
      </w:pPr>
      <w:r w:rsidRPr="00F87D7B">
        <w:rPr>
          <w:rFonts w:ascii="Times New Roman" w:hAnsi="Times New Roman" w:cs="Times New Roman"/>
        </w:rPr>
        <w:t xml:space="preserve">The </w:t>
      </w:r>
      <w:r w:rsidR="003A39A9" w:rsidRPr="00F87D7B">
        <w:rPr>
          <w:rFonts w:ascii="Times New Roman" w:hAnsi="Times New Roman" w:cs="Times New Roman"/>
        </w:rPr>
        <w:t>initial frequency of both dominant alleles influence</w:t>
      </w:r>
      <w:r w:rsidR="00DD307F" w:rsidRPr="00F87D7B">
        <w:rPr>
          <w:rFonts w:ascii="Times New Roman" w:hAnsi="Times New Roman" w:cs="Times New Roman"/>
        </w:rPr>
        <w:t xml:space="preserve">d the formation and strength of phenotypic clines in HCN. The strongest clines </w:t>
      </w:r>
      <w:r w:rsidR="00A46B8E">
        <w:rPr>
          <w:rFonts w:ascii="Times New Roman" w:hAnsi="Times New Roman" w:cs="Times New Roman"/>
        </w:rPr>
        <w:t xml:space="preserve">(β = 0.006) </w:t>
      </w:r>
      <w:r w:rsidR="00DD307F" w:rsidRPr="00F87D7B">
        <w:rPr>
          <w:rFonts w:ascii="Times New Roman" w:hAnsi="Times New Roman" w:cs="Times New Roman"/>
        </w:rPr>
        <w:t xml:space="preserve">occurred when the frequency of both dominant alleles (i.e. </w:t>
      </w:r>
      <w:r w:rsidR="00DD307F" w:rsidRPr="00F87D7B">
        <w:rPr>
          <w:rFonts w:ascii="Times New Roman" w:hAnsi="Times New Roman" w:cs="Times New Roman"/>
          <w:i/>
        </w:rPr>
        <w:t xml:space="preserve">CYP79D15 </w:t>
      </w:r>
      <w:r w:rsidR="00C057E7">
        <w:rPr>
          <w:rFonts w:ascii="Times New Roman" w:hAnsi="Times New Roman" w:cs="Times New Roman"/>
        </w:rPr>
        <w:t xml:space="preserve">and </w:t>
      </w:r>
      <w:r w:rsidR="00C057E7" w:rsidRPr="00E7251A">
        <w:rPr>
          <w:rFonts w:ascii="Times New Roman" w:hAnsi="Times New Roman" w:cs="Times New Roman"/>
          <w:i/>
        </w:rPr>
        <w:t>Li</w:t>
      </w:r>
      <w:r w:rsidR="00AE7DEE">
        <w:rPr>
          <w:rFonts w:ascii="Times New Roman" w:hAnsi="Times New Roman" w:cs="Times New Roman"/>
        </w:rPr>
        <w:t>) was 0.5 (figure S</w:t>
      </w:r>
      <w:ins w:id="186" w:author="James Santangelo" w:date="2018-03-14T16:02:00Z">
        <w:r w:rsidR="00D2399B">
          <w:rPr>
            <w:rFonts w:ascii="Times New Roman" w:hAnsi="Times New Roman" w:cs="Times New Roman"/>
          </w:rPr>
          <w:t>6</w:t>
        </w:r>
      </w:ins>
      <w:del w:id="187" w:author="James Santangelo" w:date="2018-03-14T12:20:00Z">
        <w:r w:rsidR="00AE7DEE" w:rsidDel="00AF7288">
          <w:rPr>
            <w:rFonts w:ascii="Times New Roman" w:hAnsi="Times New Roman" w:cs="Times New Roman"/>
          </w:rPr>
          <w:delText>4</w:delText>
        </w:r>
      </w:del>
      <w:r w:rsidR="00AE7DEE">
        <w:rPr>
          <w:rFonts w:ascii="Times New Roman" w:hAnsi="Times New Roman" w:cs="Times New Roman"/>
          <w:i/>
        </w:rPr>
        <w:t>a</w:t>
      </w:r>
      <w:r w:rsidR="00DD307F" w:rsidRPr="00F87D7B">
        <w:rPr>
          <w:rFonts w:ascii="Times New Roman" w:hAnsi="Times New Roman" w:cs="Times New Roman"/>
        </w:rPr>
        <w:t>). The weakest clines occurred when the frequency of one or both dominant alleles was low (i.e. 0.1</w:t>
      </w:r>
      <w:r w:rsidR="005C27B7">
        <w:rPr>
          <w:rFonts w:ascii="Times New Roman" w:hAnsi="Times New Roman" w:cs="Times New Roman"/>
        </w:rPr>
        <w:t>; 0.0005</w:t>
      </w:r>
      <w:r w:rsidR="00A46B8E">
        <w:rPr>
          <w:rFonts w:ascii="Times New Roman" w:hAnsi="Times New Roman" w:cs="Times New Roman"/>
        </w:rPr>
        <w:t xml:space="preserve"> &lt; β &lt; 0.002</w:t>
      </w:r>
      <w:r w:rsidR="00DD307F" w:rsidRPr="00F87D7B">
        <w:rPr>
          <w:rFonts w:ascii="Times New Roman" w:hAnsi="Times New Roman" w:cs="Times New Roman"/>
        </w:rPr>
        <w:t>) whereas clines of intermediate strength occurred when either or both alleles w</w:t>
      </w:r>
      <w:r w:rsidR="00A46B8E">
        <w:rPr>
          <w:rFonts w:ascii="Times New Roman" w:hAnsi="Times New Roman" w:cs="Times New Roman"/>
        </w:rPr>
        <w:t>ere at high frequency (i.e. 0.9; 0</w:t>
      </w:r>
      <w:r w:rsidR="005C27B7">
        <w:rPr>
          <w:rFonts w:ascii="Times New Roman" w:hAnsi="Times New Roman" w:cs="Times New Roman"/>
        </w:rPr>
        <w:t>.003 &lt; β</w:t>
      </w:r>
      <w:r w:rsidR="005C27B7">
        <w:rPr>
          <w:rFonts w:ascii="Times New Roman" w:hAnsi="Times New Roman" w:cs="Times New Roman"/>
          <w:b/>
        </w:rPr>
        <w:t xml:space="preserve"> &lt; </w:t>
      </w:r>
      <w:r w:rsidR="005C27B7">
        <w:rPr>
          <w:rFonts w:ascii="Times New Roman" w:hAnsi="Times New Roman" w:cs="Times New Roman"/>
        </w:rPr>
        <w:t>0.005;</w:t>
      </w:r>
      <w:r w:rsidR="00AE7DEE">
        <w:rPr>
          <w:rFonts w:ascii="Times New Roman" w:hAnsi="Times New Roman" w:cs="Times New Roman"/>
        </w:rPr>
        <w:t xml:space="preserve"> figure S</w:t>
      </w:r>
      <w:ins w:id="188" w:author="James Santangelo" w:date="2018-03-14T12:20:00Z">
        <w:r w:rsidR="00D2399B">
          <w:rPr>
            <w:rFonts w:ascii="Times New Roman" w:hAnsi="Times New Roman" w:cs="Times New Roman"/>
          </w:rPr>
          <w:t>6</w:t>
        </w:r>
      </w:ins>
      <w:del w:id="189" w:author="James Santangelo" w:date="2018-03-14T12:20:00Z">
        <w:r w:rsidR="00AE7DEE" w:rsidDel="00AF7288">
          <w:rPr>
            <w:rFonts w:ascii="Times New Roman" w:hAnsi="Times New Roman" w:cs="Times New Roman"/>
          </w:rPr>
          <w:delText>4</w:delText>
        </w:r>
      </w:del>
      <w:r w:rsidR="00AE7DEE">
        <w:rPr>
          <w:rFonts w:ascii="Times New Roman" w:hAnsi="Times New Roman" w:cs="Times New Roman"/>
          <w:i/>
        </w:rPr>
        <w:t>a</w:t>
      </w:r>
      <w:r w:rsidR="00DD307F" w:rsidRPr="00F87D7B">
        <w:rPr>
          <w:rFonts w:ascii="Times New Roman" w:hAnsi="Times New Roman" w:cs="Times New Roman"/>
        </w:rPr>
        <w:t xml:space="preserve">). These results hold regardless of </w:t>
      </w:r>
      <w:r w:rsidR="00E7251A">
        <w:rPr>
          <w:rFonts w:ascii="Times New Roman" w:hAnsi="Times New Roman" w:cs="Times New Roman"/>
        </w:rPr>
        <w:t xml:space="preserve">the </w:t>
      </w:r>
      <w:r w:rsidR="00C057E7">
        <w:rPr>
          <w:rFonts w:ascii="Times New Roman" w:hAnsi="Times New Roman" w:cs="Times New Roman"/>
        </w:rPr>
        <w:t>levels of gene flow</w:t>
      </w:r>
      <w:r w:rsidR="00DD307F" w:rsidRPr="00F87D7B">
        <w:rPr>
          <w:rFonts w:ascii="Times New Roman" w:hAnsi="Times New Roman" w:cs="Times New Roman"/>
        </w:rPr>
        <w:t xml:space="preserve">; increasing </w:t>
      </w:r>
      <w:r w:rsidR="00C057E7">
        <w:rPr>
          <w:rFonts w:ascii="Times New Roman" w:hAnsi="Times New Roman" w:cs="Times New Roman"/>
        </w:rPr>
        <w:t>gene flow</w:t>
      </w:r>
      <w:r w:rsidR="00DD307F" w:rsidRPr="00F87D7B">
        <w:rPr>
          <w:rFonts w:ascii="Times New Roman" w:hAnsi="Times New Roman" w:cs="Times New Roman"/>
        </w:rPr>
        <w:t xml:space="preserve"> reduced the strength of clines, regardless of initi</w:t>
      </w:r>
      <w:r w:rsidR="00AE7DEE">
        <w:rPr>
          <w:rFonts w:ascii="Times New Roman" w:hAnsi="Times New Roman" w:cs="Times New Roman"/>
        </w:rPr>
        <w:t>al allele frequencies (figure S</w:t>
      </w:r>
      <w:ins w:id="190" w:author="James Santangelo" w:date="2018-03-14T16:02:00Z">
        <w:r w:rsidR="00D2399B">
          <w:rPr>
            <w:rFonts w:ascii="Times New Roman" w:hAnsi="Times New Roman" w:cs="Times New Roman"/>
          </w:rPr>
          <w:t>6</w:t>
        </w:r>
      </w:ins>
      <w:del w:id="191" w:author="James Santangelo" w:date="2018-03-14T12:20:00Z">
        <w:r w:rsidR="00AE7DEE" w:rsidDel="00AF7288">
          <w:rPr>
            <w:rFonts w:ascii="Times New Roman" w:hAnsi="Times New Roman" w:cs="Times New Roman"/>
          </w:rPr>
          <w:delText>4</w:delText>
        </w:r>
      </w:del>
      <w:r w:rsidR="00AE7DEE">
        <w:rPr>
          <w:rFonts w:ascii="Times New Roman" w:hAnsi="Times New Roman" w:cs="Times New Roman"/>
          <w:i/>
        </w:rPr>
        <w:t>a</w:t>
      </w:r>
      <w:r w:rsidR="00DD307F" w:rsidRPr="00F87D7B">
        <w:rPr>
          <w:rFonts w:ascii="Times New Roman" w:hAnsi="Times New Roman" w:cs="Times New Roman"/>
        </w:rPr>
        <w:t xml:space="preserve">). </w:t>
      </w:r>
    </w:p>
    <w:p w14:paraId="77232595" w14:textId="03567C79" w:rsidR="00201DEB" w:rsidRPr="00F87D7B" w:rsidRDefault="00DD307F" w:rsidP="00FC369D">
      <w:pPr>
        <w:spacing w:line="480" w:lineRule="auto"/>
        <w:outlineLvl w:val="0"/>
        <w:rPr>
          <w:rFonts w:ascii="Times New Roman" w:hAnsi="Times New Roman" w:cs="Times New Roman"/>
        </w:rPr>
      </w:pPr>
      <w:r w:rsidRPr="00F87D7B">
        <w:rPr>
          <w:rFonts w:ascii="Times New Roman" w:hAnsi="Times New Roman" w:cs="Times New Roman"/>
        </w:rPr>
        <w:tab/>
        <w:t xml:space="preserve">The proportion of significantly positive clines was always greater than the proportion of negative clines, independent of initial allele frequencies. The </w:t>
      </w:r>
      <w:r w:rsidR="005C27B7">
        <w:rPr>
          <w:rFonts w:ascii="Times New Roman" w:hAnsi="Times New Roman" w:cs="Times New Roman"/>
        </w:rPr>
        <w:t>frequency</w:t>
      </w:r>
      <w:r w:rsidRPr="00F87D7B">
        <w:rPr>
          <w:rFonts w:ascii="Times New Roman" w:hAnsi="Times New Roman" w:cs="Times New Roman"/>
        </w:rPr>
        <w:t xml:space="preserve"> of significantly positive clines </w:t>
      </w:r>
      <w:r w:rsidR="005C27B7">
        <w:rPr>
          <w:rFonts w:ascii="Times New Roman" w:hAnsi="Times New Roman" w:cs="Times New Roman"/>
        </w:rPr>
        <w:t xml:space="preserve">peaked at 30% </w:t>
      </w:r>
      <w:r w:rsidRPr="00F87D7B">
        <w:rPr>
          <w:rFonts w:ascii="Times New Roman" w:hAnsi="Times New Roman" w:cs="Times New Roman"/>
        </w:rPr>
        <w:t>when the frequency of both dominant alleles was 0.5, followed by cases when one or both alleles were at low frequency (i.e. 0.1</w:t>
      </w:r>
      <w:r w:rsidR="005C27B7">
        <w:rPr>
          <w:rFonts w:ascii="Times New Roman" w:hAnsi="Times New Roman" w:cs="Times New Roman"/>
        </w:rPr>
        <w:t>; 11 &lt; % &lt; 16</w:t>
      </w:r>
      <w:r w:rsidRPr="00F87D7B">
        <w:rPr>
          <w:rFonts w:ascii="Times New Roman" w:hAnsi="Times New Roman" w:cs="Times New Roman"/>
        </w:rPr>
        <w:t>) and finally by cases where one or both alleles w</w:t>
      </w:r>
      <w:r w:rsidR="005C27B7">
        <w:rPr>
          <w:rFonts w:ascii="Times New Roman" w:hAnsi="Times New Roman" w:cs="Times New Roman"/>
        </w:rPr>
        <w:t>ere at high frequency (i.e. 0.9; 16 &lt; % &lt; 22;</w:t>
      </w:r>
      <w:r w:rsidR="00AE7DEE">
        <w:rPr>
          <w:rFonts w:ascii="Times New Roman" w:hAnsi="Times New Roman" w:cs="Times New Roman"/>
        </w:rPr>
        <w:t xml:space="preserve"> figure S</w:t>
      </w:r>
      <w:ins w:id="192" w:author="James Santangelo" w:date="2018-03-14T16:02:00Z">
        <w:r w:rsidR="00D2399B">
          <w:rPr>
            <w:rFonts w:ascii="Times New Roman" w:hAnsi="Times New Roman" w:cs="Times New Roman"/>
          </w:rPr>
          <w:t>6</w:t>
        </w:r>
      </w:ins>
      <w:del w:id="193" w:author="James Santangelo" w:date="2018-03-14T12:21:00Z">
        <w:r w:rsidR="00AE7DEE" w:rsidDel="00AF7288">
          <w:rPr>
            <w:rFonts w:ascii="Times New Roman" w:hAnsi="Times New Roman" w:cs="Times New Roman"/>
          </w:rPr>
          <w:delText>4</w:delText>
        </w:r>
      </w:del>
      <w:r w:rsidR="00AE7DEE">
        <w:rPr>
          <w:rFonts w:ascii="Times New Roman" w:hAnsi="Times New Roman" w:cs="Times New Roman"/>
          <w:i/>
        </w:rPr>
        <w:t>b</w:t>
      </w:r>
      <w:r w:rsidRPr="00F87D7B">
        <w:rPr>
          <w:rFonts w:ascii="Times New Roman" w:hAnsi="Times New Roman" w:cs="Times New Roman"/>
        </w:rPr>
        <w:t xml:space="preserve">). Significantly negative clines were rare </w:t>
      </w:r>
      <w:r w:rsidR="00201DEB" w:rsidRPr="00F87D7B">
        <w:rPr>
          <w:rFonts w:ascii="Times New Roman" w:hAnsi="Times New Roman" w:cs="Times New Roman"/>
        </w:rPr>
        <w:t>and only arose when the frequency of one or both domi</w:t>
      </w:r>
      <w:r w:rsidR="00AE7DEE">
        <w:rPr>
          <w:rFonts w:ascii="Times New Roman" w:hAnsi="Times New Roman" w:cs="Times New Roman"/>
        </w:rPr>
        <w:t>nant alleles was high (figure S</w:t>
      </w:r>
      <w:ins w:id="194" w:author="James Santangelo" w:date="2018-03-14T16:02:00Z">
        <w:r w:rsidR="00D2399B">
          <w:rPr>
            <w:rFonts w:ascii="Times New Roman" w:hAnsi="Times New Roman" w:cs="Times New Roman"/>
          </w:rPr>
          <w:t>6</w:t>
        </w:r>
      </w:ins>
      <w:del w:id="195" w:author="James Santangelo" w:date="2018-03-14T12:21:00Z">
        <w:r w:rsidR="00AE7DEE" w:rsidDel="00AF7288">
          <w:rPr>
            <w:rFonts w:ascii="Times New Roman" w:hAnsi="Times New Roman" w:cs="Times New Roman"/>
          </w:rPr>
          <w:delText>4</w:delText>
        </w:r>
      </w:del>
      <w:r w:rsidR="00AE7DEE">
        <w:rPr>
          <w:rFonts w:ascii="Times New Roman" w:hAnsi="Times New Roman" w:cs="Times New Roman"/>
          <w:i/>
        </w:rPr>
        <w:t>b</w:t>
      </w:r>
      <w:r w:rsidR="00201DEB" w:rsidRPr="00F87D7B">
        <w:rPr>
          <w:rFonts w:ascii="Times New Roman" w:hAnsi="Times New Roman" w:cs="Times New Roman"/>
        </w:rPr>
        <w:t xml:space="preserve">). </w:t>
      </w:r>
    </w:p>
    <w:p w14:paraId="1A65BCF1" w14:textId="77777777" w:rsidR="00201DEB" w:rsidRPr="00F87D7B" w:rsidRDefault="00201DEB" w:rsidP="00D519C0">
      <w:pPr>
        <w:spacing w:line="360" w:lineRule="auto"/>
        <w:outlineLvl w:val="0"/>
        <w:rPr>
          <w:rFonts w:ascii="Times New Roman" w:hAnsi="Times New Roman" w:cs="Times New Roman"/>
        </w:rPr>
      </w:pPr>
    </w:p>
    <w:p w14:paraId="4C0E2E1C" w14:textId="77C03BB2" w:rsidR="00DD307F" w:rsidRDefault="000D2FC3" w:rsidP="00D519C0">
      <w:pPr>
        <w:spacing w:line="360" w:lineRule="auto"/>
        <w:outlineLvl w:val="0"/>
        <w:rPr>
          <w:rFonts w:ascii="Times New Roman" w:hAnsi="Times New Roman" w:cs="Times New Roman"/>
        </w:rPr>
      </w:pPr>
      <w:r>
        <w:rPr>
          <w:rFonts w:ascii="Times New Roman" w:hAnsi="Times New Roman" w:cs="Times New Roman"/>
          <w:i/>
        </w:rPr>
        <w:t xml:space="preserve">Text S3b — </w:t>
      </w:r>
      <w:r w:rsidR="00201DEB" w:rsidRPr="00F87D7B">
        <w:rPr>
          <w:rFonts w:ascii="Times New Roman" w:hAnsi="Times New Roman" w:cs="Times New Roman"/>
          <w:i/>
        </w:rPr>
        <w:t>Drift scenario 2:</w:t>
      </w:r>
      <w:r w:rsidR="00201DEB" w:rsidRPr="00F87D7B">
        <w:rPr>
          <w:rFonts w:ascii="Times New Roman" w:hAnsi="Times New Roman" w:cs="Times New Roman"/>
        </w:rPr>
        <w:t xml:space="preserve"> </w:t>
      </w:r>
      <w:r w:rsidR="00201DEB" w:rsidRPr="00F87D7B">
        <w:rPr>
          <w:rFonts w:ascii="Times New Roman" w:hAnsi="Times New Roman" w:cs="Times New Roman"/>
          <w:i/>
        </w:rPr>
        <w:t>Colonization and founder events</w:t>
      </w:r>
    </w:p>
    <w:p w14:paraId="422ABB04" w14:textId="46824A95" w:rsidR="000961DC" w:rsidRDefault="000961DC" w:rsidP="00B25DAE">
      <w:pPr>
        <w:widowControl w:val="0"/>
        <w:autoSpaceDE w:val="0"/>
        <w:autoSpaceDN w:val="0"/>
        <w:adjustRightInd w:val="0"/>
        <w:spacing w:before="240" w:line="480" w:lineRule="auto"/>
        <w:rPr>
          <w:rFonts w:ascii="Times New Roman" w:hAnsi="Times New Roman" w:cs="Times New Roman"/>
        </w:rPr>
      </w:pPr>
      <w:r>
        <w:rPr>
          <w:rFonts w:ascii="Times New Roman" w:hAnsi="Times New Roman" w:cs="Times New Roman"/>
        </w:rPr>
        <w:t xml:space="preserve">The initial frequency of dominant alleles in the rural-most population influenced the strength and formation of clines through serial founder events. In the absence of founder events, </w:t>
      </w:r>
      <w:r w:rsidR="00D60ADE">
        <w:rPr>
          <w:rFonts w:ascii="Times New Roman" w:hAnsi="Times New Roman" w:cs="Times New Roman"/>
        </w:rPr>
        <w:t>initial allele frequencies had little effect on the strength of clines, which were on average very weak and near zero (0.00002 &lt; β &lt; 0.0006), independent of migration rate (figure S</w:t>
      </w:r>
      <w:ins w:id="196" w:author="James Santangelo" w:date="2018-03-14T16:03:00Z">
        <w:r w:rsidR="00D2399B">
          <w:rPr>
            <w:rFonts w:ascii="Times New Roman" w:hAnsi="Times New Roman" w:cs="Times New Roman"/>
          </w:rPr>
          <w:t>7</w:t>
        </w:r>
      </w:ins>
      <w:del w:id="197" w:author="James Santangelo" w:date="2018-03-14T12:21:00Z">
        <w:r w:rsidR="00AE7DEE" w:rsidDel="00AF7288">
          <w:rPr>
            <w:rFonts w:ascii="Times New Roman" w:hAnsi="Times New Roman" w:cs="Times New Roman"/>
          </w:rPr>
          <w:delText>5</w:delText>
        </w:r>
      </w:del>
      <w:r w:rsidR="00D60ADE">
        <w:rPr>
          <w:rFonts w:ascii="Times New Roman" w:hAnsi="Times New Roman" w:cs="Times New Roman"/>
          <w:i/>
        </w:rPr>
        <w:t xml:space="preserve">a). </w:t>
      </w:r>
      <w:r w:rsidR="00D60ADE">
        <w:rPr>
          <w:rFonts w:ascii="Times New Roman" w:hAnsi="Times New Roman" w:cs="Times New Roman"/>
        </w:rPr>
        <w:t xml:space="preserve">When founder effects </w:t>
      </w:r>
      <w:r w:rsidR="00D60ADE">
        <w:rPr>
          <w:rFonts w:ascii="Times New Roman" w:hAnsi="Times New Roman" w:cs="Times New Roman"/>
        </w:rPr>
        <w:lastRenderedPageBreak/>
        <w:t>were of intermediate strength</w:t>
      </w:r>
      <w:r>
        <w:rPr>
          <w:rFonts w:ascii="Times New Roman" w:hAnsi="Times New Roman" w:cs="Times New Roman"/>
        </w:rPr>
        <w:t xml:space="preserve"> (founding proportion = 0.2)</w:t>
      </w:r>
      <w:r w:rsidR="00D60ADE">
        <w:rPr>
          <w:rFonts w:ascii="Times New Roman" w:hAnsi="Times New Roman" w:cs="Times New Roman"/>
        </w:rPr>
        <w:t>, the strongest clines occurred when the initial frequency of one or both dominant alleles was 0.5</w:t>
      </w:r>
      <w:r w:rsidR="00B25DAE">
        <w:rPr>
          <w:rFonts w:ascii="Times New Roman" w:hAnsi="Times New Roman" w:cs="Times New Roman"/>
        </w:rPr>
        <w:t xml:space="preserve"> (β = 0.005 when </w:t>
      </w:r>
      <w:r w:rsidR="00B25DAE">
        <w:rPr>
          <w:rFonts w:ascii="Times New Roman" w:hAnsi="Times New Roman" w:cs="Times New Roman"/>
          <w:i/>
        </w:rPr>
        <w:t xml:space="preserve">m = </w:t>
      </w:r>
      <w:r w:rsidR="00B25DAE">
        <w:rPr>
          <w:rFonts w:ascii="Times New Roman" w:hAnsi="Times New Roman" w:cs="Times New Roman"/>
        </w:rPr>
        <w:t>0)</w:t>
      </w:r>
      <w:r>
        <w:rPr>
          <w:rFonts w:ascii="Times New Roman" w:hAnsi="Times New Roman" w:cs="Times New Roman"/>
        </w:rPr>
        <w:t xml:space="preserve"> </w:t>
      </w:r>
      <w:r w:rsidR="00D60ADE">
        <w:rPr>
          <w:rFonts w:ascii="Times New Roman" w:hAnsi="Times New Roman" w:cs="Times New Roman"/>
        </w:rPr>
        <w:t xml:space="preserve">whereas the weakest clines occurred </w:t>
      </w:r>
      <w:r w:rsidR="00B25DAE">
        <w:rPr>
          <w:rFonts w:ascii="Times New Roman" w:hAnsi="Times New Roman" w:cs="Times New Roman"/>
        </w:rPr>
        <w:t xml:space="preserve">when one or both dominant alleles was at low frequency (e.g. 0.1, β </w:t>
      </w:r>
      <w:del w:id="198" w:author="James Santangelo" w:date="2018-03-14T12:21:00Z">
        <w:r w:rsidR="00B25DAE" w:rsidDel="00AF7288">
          <w:rPr>
            <w:rFonts w:ascii="Times New Roman" w:hAnsi="Times New Roman" w:cs="Times New Roman"/>
          </w:rPr>
          <w:delText xml:space="preserve"> </w:delText>
        </w:r>
      </w:del>
      <w:r w:rsidR="00B25DAE">
        <w:rPr>
          <w:rFonts w:ascii="Times New Roman" w:hAnsi="Times New Roman" w:cs="Times New Roman"/>
        </w:rPr>
        <w:t xml:space="preserve">= 0.0005 when </w:t>
      </w:r>
      <w:r w:rsidR="00B25DAE">
        <w:rPr>
          <w:rFonts w:ascii="Times New Roman" w:hAnsi="Times New Roman" w:cs="Times New Roman"/>
          <w:i/>
        </w:rPr>
        <w:t xml:space="preserve">m = </w:t>
      </w:r>
      <w:r w:rsidR="00B25DAE">
        <w:rPr>
          <w:rFonts w:ascii="Times New Roman" w:hAnsi="Times New Roman" w:cs="Times New Roman"/>
        </w:rPr>
        <w:t>0, figure S</w:t>
      </w:r>
      <w:ins w:id="199" w:author="James Santangelo" w:date="2018-03-14T16:03:00Z">
        <w:r w:rsidR="00D2399B">
          <w:rPr>
            <w:rFonts w:ascii="Times New Roman" w:hAnsi="Times New Roman" w:cs="Times New Roman"/>
          </w:rPr>
          <w:t>7</w:t>
        </w:r>
      </w:ins>
      <w:del w:id="200" w:author="James Santangelo" w:date="2018-03-14T12:21:00Z">
        <w:r w:rsidR="00AE7DEE" w:rsidDel="00AF7288">
          <w:rPr>
            <w:rFonts w:ascii="Times New Roman" w:hAnsi="Times New Roman" w:cs="Times New Roman"/>
          </w:rPr>
          <w:delText>5</w:delText>
        </w:r>
      </w:del>
      <w:r w:rsidR="00B25DAE">
        <w:rPr>
          <w:rFonts w:ascii="Times New Roman" w:hAnsi="Times New Roman" w:cs="Times New Roman"/>
          <w:i/>
        </w:rPr>
        <w:t>b</w:t>
      </w:r>
      <w:r w:rsidR="00B25DAE">
        <w:rPr>
          <w:rFonts w:ascii="Times New Roman" w:hAnsi="Times New Roman" w:cs="Times New Roman"/>
        </w:rPr>
        <w:t>). This result holds regardless of the level of gene flow (figure S</w:t>
      </w:r>
      <w:ins w:id="201" w:author="James Santangelo" w:date="2018-03-14T16:03:00Z">
        <w:r w:rsidR="00D2399B">
          <w:rPr>
            <w:rFonts w:ascii="Times New Roman" w:hAnsi="Times New Roman" w:cs="Times New Roman"/>
          </w:rPr>
          <w:t>7</w:t>
        </w:r>
      </w:ins>
      <w:del w:id="202" w:author="James Santangelo" w:date="2018-03-14T12:21:00Z">
        <w:r w:rsidR="00AE7DEE" w:rsidDel="00AF7288">
          <w:rPr>
            <w:rFonts w:ascii="Times New Roman" w:hAnsi="Times New Roman" w:cs="Times New Roman"/>
          </w:rPr>
          <w:delText>5</w:delText>
        </w:r>
      </w:del>
      <w:r w:rsidR="00B25DAE">
        <w:rPr>
          <w:rFonts w:ascii="Times New Roman" w:hAnsi="Times New Roman" w:cs="Times New Roman"/>
          <w:i/>
        </w:rPr>
        <w:t>b</w:t>
      </w:r>
      <w:r w:rsidR="00B25DAE">
        <w:rPr>
          <w:rFonts w:ascii="Times New Roman" w:hAnsi="Times New Roman" w:cs="Times New Roman"/>
        </w:rPr>
        <w:t>)</w:t>
      </w:r>
      <w:r>
        <w:rPr>
          <w:rFonts w:ascii="Times New Roman" w:hAnsi="Times New Roman" w:cs="Times New Roman"/>
        </w:rPr>
        <w:t xml:space="preserve">. </w:t>
      </w:r>
      <w:r w:rsidR="00B25DAE">
        <w:rPr>
          <w:rFonts w:ascii="Times New Roman" w:hAnsi="Times New Roman" w:cs="Times New Roman"/>
        </w:rPr>
        <w:t>We found a similar pattern w</w:t>
      </w:r>
      <w:r>
        <w:rPr>
          <w:rFonts w:ascii="Times New Roman" w:hAnsi="Times New Roman" w:cs="Times New Roman"/>
        </w:rPr>
        <w:t>hen founder effects were strong</w:t>
      </w:r>
      <w:r w:rsidR="00B25DAE">
        <w:rPr>
          <w:rFonts w:ascii="Times New Roman" w:hAnsi="Times New Roman" w:cs="Times New Roman"/>
        </w:rPr>
        <w:t xml:space="preserve"> (founding proportion = 0.01)</w:t>
      </w:r>
      <w:r>
        <w:rPr>
          <w:rFonts w:ascii="Times New Roman" w:hAnsi="Times New Roman" w:cs="Times New Roman"/>
        </w:rPr>
        <w:t xml:space="preserve">, </w:t>
      </w:r>
      <w:r w:rsidR="00B25DAE">
        <w:rPr>
          <w:rFonts w:ascii="Times New Roman" w:hAnsi="Times New Roman" w:cs="Times New Roman"/>
        </w:rPr>
        <w:t>although clines were on average weaker: the strongest clines occurred when the frequency of both dominant alleles was at 0.5 and when gene flow was low (</w:t>
      </w:r>
      <w:r w:rsidR="00B25DAE">
        <w:rPr>
          <w:rFonts w:ascii="Times New Roman" w:hAnsi="Times New Roman" w:cs="Times New Roman"/>
          <w:i/>
        </w:rPr>
        <w:t xml:space="preserve">m </w:t>
      </w:r>
      <w:r w:rsidR="00B25DAE">
        <w:rPr>
          <w:rFonts w:ascii="Times New Roman" w:hAnsi="Times New Roman" w:cs="Times New Roman"/>
        </w:rPr>
        <w:t>= 0.01, β = 0.002</w:t>
      </w:r>
      <w:r w:rsidR="009D68E4">
        <w:rPr>
          <w:rFonts w:ascii="Times New Roman" w:hAnsi="Times New Roman" w:cs="Times New Roman"/>
        </w:rPr>
        <w:t>, figure S</w:t>
      </w:r>
      <w:ins w:id="203" w:author="James Santangelo" w:date="2018-03-14T16:03:00Z">
        <w:r w:rsidR="00D2399B">
          <w:rPr>
            <w:rFonts w:ascii="Times New Roman" w:hAnsi="Times New Roman" w:cs="Times New Roman"/>
          </w:rPr>
          <w:t>7</w:t>
        </w:r>
      </w:ins>
      <w:del w:id="204" w:author="James Santangelo" w:date="2018-03-14T12:21:00Z">
        <w:r w:rsidR="00AE7DEE" w:rsidDel="00AF7288">
          <w:rPr>
            <w:rFonts w:ascii="Times New Roman" w:hAnsi="Times New Roman" w:cs="Times New Roman"/>
          </w:rPr>
          <w:delText>5</w:delText>
        </w:r>
      </w:del>
      <w:r w:rsidR="009D68E4">
        <w:rPr>
          <w:rFonts w:ascii="Times New Roman" w:hAnsi="Times New Roman" w:cs="Times New Roman"/>
          <w:i/>
        </w:rPr>
        <w:t>c</w:t>
      </w:r>
      <w:r w:rsidR="00B25DAE">
        <w:rPr>
          <w:rFonts w:ascii="Times New Roman" w:hAnsi="Times New Roman" w:cs="Times New Roman"/>
        </w:rPr>
        <w:t xml:space="preserve">). </w:t>
      </w:r>
      <w:r>
        <w:rPr>
          <w:rFonts w:ascii="Times New Roman" w:hAnsi="Times New Roman" w:cs="Times New Roman"/>
        </w:rPr>
        <w:t xml:space="preserve">These results are consistent </w:t>
      </w:r>
      <w:r w:rsidR="00B25DAE">
        <w:rPr>
          <w:rFonts w:ascii="Times New Roman" w:hAnsi="Times New Roman" w:cs="Times New Roman"/>
        </w:rPr>
        <w:t>with those found under drift scenario 1 and demonstrate that, on average, the strongest clines occur when the initial frequency of both dominant alleles is 0.5.</w:t>
      </w:r>
    </w:p>
    <w:p w14:paraId="7C5551F4" w14:textId="1F78C83C" w:rsidR="000961DC" w:rsidRPr="00C5193B" w:rsidRDefault="000961DC" w:rsidP="000961D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9D68E4">
        <w:rPr>
          <w:rFonts w:ascii="Times New Roman" w:hAnsi="Times New Roman" w:cs="Times New Roman"/>
        </w:rPr>
        <w:t>The initial frequency of dominant alleles also influenced the extent to which serial founder events generated positive and negative clines</w:t>
      </w:r>
      <w:r>
        <w:rPr>
          <w:rFonts w:ascii="Times New Roman" w:hAnsi="Times New Roman" w:cs="Times New Roman"/>
        </w:rPr>
        <w:t xml:space="preserve">. </w:t>
      </w:r>
      <w:r w:rsidR="00D70114">
        <w:rPr>
          <w:rFonts w:ascii="Times New Roman" w:hAnsi="Times New Roman" w:cs="Times New Roman"/>
        </w:rPr>
        <w:t>In the absence of founder effects (founder proportion = 1.0), the frequency of positive clines peaked at 43% when the initial frequency of both dominant alleles was 0.1 and declined gradually to a frequency of 29% when both alleles began at 0.9 (figure S</w:t>
      </w:r>
      <w:ins w:id="205" w:author="James Santangelo" w:date="2018-03-14T16:03:00Z">
        <w:r w:rsidR="00D2399B">
          <w:rPr>
            <w:rFonts w:ascii="Times New Roman" w:hAnsi="Times New Roman" w:cs="Times New Roman"/>
          </w:rPr>
          <w:t>7</w:t>
        </w:r>
      </w:ins>
      <w:del w:id="206" w:author="James Santangelo" w:date="2018-03-14T12:21:00Z">
        <w:r w:rsidR="00AE7DEE" w:rsidDel="00AF7288">
          <w:rPr>
            <w:rFonts w:ascii="Times New Roman" w:hAnsi="Times New Roman" w:cs="Times New Roman"/>
          </w:rPr>
          <w:delText>5</w:delText>
        </w:r>
      </w:del>
      <w:r w:rsidR="00D70114">
        <w:rPr>
          <w:rFonts w:ascii="Times New Roman" w:hAnsi="Times New Roman" w:cs="Times New Roman"/>
          <w:i/>
        </w:rPr>
        <w:t>d</w:t>
      </w:r>
      <w:r w:rsidR="00D70114">
        <w:rPr>
          <w:rFonts w:ascii="Times New Roman" w:hAnsi="Times New Roman" w:cs="Times New Roman"/>
        </w:rPr>
        <w:t xml:space="preserve">). By contrast, when the initial frequency of initial alleles was low (i.e. 0.1), negative clines occurred at 18% frequency, increasing gradually to 29% when both alleles began at 0.9, thereby matching the proportion of positive clines. Under intermediate founder effects (founding proportion = 0.2), </w:t>
      </w:r>
      <w:r w:rsidR="006C1120">
        <w:rPr>
          <w:rFonts w:ascii="Times New Roman" w:hAnsi="Times New Roman" w:cs="Times New Roman"/>
        </w:rPr>
        <w:t xml:space="preserve">positive clines were consistently </w:t>
      </w:r>
      <w:r w:rsidR="00C5193B">
        <w:rPr>
          <w:rFonts w:ascii="Times New Roman" w:hAnsi="Times New Roman" w:cs="Times New Roman"/>
        </w:rPr>
        <w:t>more common than negative clines, with the exception of when both dominant alleles were at high frequency (i.e. 0.9 figure S</w:t>
      </w:r>
      <w:ins w:id="207" w:author="James Santangelo" w:date="2018-03-14T16:03:00Z">
        <w:r w:rsidR="00D2399B">
          <w:rPr>
            <w:rFonts w:ascii="Times New Roman" w:hAnsi="Times New Roman" w:cs="Times New Roman"/>
          </w:rPr>
          <w:t>7</w:t>
        </w:r>
      </w:ins>
      <w:del w:id="208" w:author="James Santangelo" w:date="2018-03-14T12:21:00Z">
        <w:r w:rsidR="00AE7DEE" w:rsidDel="00AF7288">
          <w:rPr>
            <w:rFonts w:ascii="Times New Roman" w:hAnsi="Times New Roman" w:cs="Times New Roman"/>
          </w:rPr>
          <w:delText>5</w:delText>
        </w:r>
      </w:del>
      <w:r w:rsidR="00C5193B">
        <w:rPr>
          <w:rFonts w:ascii="Times New Roman" w:hAnsi="Times New Roman" w:cs="Times New Roman"/>
          <w:i/>
        </w:rPr>
        <w:t>e</w:t>
      </w:r>
      <w:r w:rsidR="00C5193B">
        <w:rPr>
          <w:rFonts w:ascii="Times New Roman" w:hAnsi="Times New Roman" w:cs="Times New Roman"/>
        </w:rPr>
        <w:t>). When founder effects were strong (founding proportion = 0.01), positive clines were again more common than negative clines, but a substantial difference between the two only occurred when one dominant alleles was at high frequency or when both began at a frequency of 0.5 (figure S</w:t>
      </w:r>
      <w:ins w:id="209" w:author="James Santangelo" w:date="2018-03-14T16:03:00Z">
        <w:r w:rsidR="00D2399B">
          <w:rPr>
            <w:rFonts w:ascii="Times New Roman" w:hAnsi="Times New Roman" w:cs="Times New Roman"/>
          </w:rPr>
          <w:t>7</w:t>
        </w:r>
      </w:ins>
      <w:del w:id="210" w:author="James Santangelo" w:date="2018-03-14T12:21:00Z">
        <w:r w:rsidR="00AE7DEE" w:rsidDel="00AF7288">
          <w:rPr>
            <w:rFonts w:ascii="Times New Roman" w:hAnsi="Times New Roman" w:cs="Times New Roman"/>
          </w:rPr>
          <w:delText>5</w:delText>
        </w:r>
      </w:del>
      <w:r w:rsidR="00C5193B">
        <w:rPr>
          <w:rFonts w:ascii="Times New Roman" w:hAnsi="Times New Roman" w:cs="Times New Roman"/>
          <w:i/>
        </w:rPr>
        <w:t>f</w:t>
      </w:r>
      <w:r w:rsidR="00C5193B">
        <w:rPr>
          <w:rFonts w:ascii="Times New Roman" w:hAnsi="Times New Roman" w:cs="Times New Roman"/>
        </w:rPr>
        <w:t xml:space="preserve">). Thus, independent of initial allele frequencies, positive clines tended to evolve more frequently through serial founder events during the colonization of urban environments.   </w:t>
      </w:r>
    </w:p>
    <w:p w14:paraId="23C790E5" w14:textId="77777777" w:rsidR="00E15D5E" w:rsidRDefault="00E15D5E" w:rsidP="00A22468">
      <w:pPr>
        <w:widowControl w:val="0"/>
        <w:autoSpaceDE w:val="0"/>
        <w:autoSpaceDN w:val="0"/>
        <w:adjustRightInd w:val="0"/>
        <w:spacing w:line="480" w:lineRule="auto"/>
        <w:rPr>
          <w:rFonts w:ascii="Times New Roman" w:hAnsi="Times New Roman" w:cs="Times New Roman"/>
          <w:u w:val="single"/>
        </w:rPr>
      </w:pPr>
    </w:p>
    <w:p w14:paraId="544BCDAE" w14:textId="7BA2911E" w:rsidR="00C853D7" w:rsidRPr="00C853D7" w:rsidRDefault="000D2FC3" w:rsidP="00C853D7">
      <w:pPr>
        <w:spacing w:line="360" w:lineRule="auto"/>
        <w:outlineLvl w:val="0"/>
        <w:rPr>
          <w:rFonts w:ascii="Times New Roman" w:hAnsi="Times New Roman" w:cs="Times New Roman"/>
          <w:u w:val="single"/>
        </w:rPr>
      </w:pPr>
      <w:r>
        <w:rPr>
          <w:rFonts w:ascii="Times New Roman" w:hAnsi="Times New Roman" w:cs="Times New Roman"/>
          <w:u w:val="single"/>
        </w:rPr>
        <w:t>Supplementary text S4</w:t>
      </w:r>
      <w:r w:rsidR="00C853D7" w:rsidRPr="00C853D7">
        <w:rPr>
          <w:rFonts w:ascii="Times New Roman" w:hAnsi="Times New Roman" w:cs="Times New Roman"/>
          <w:u w:val="single"/>
        </w:rPr>
        <w:t>: Modelling gene flow</w:t>
      </w:r>
    </w:p>
    <w:p w14:paraId="7B1E7CC0" w14:textId="566472FB" w:rsidR="00C853D7" w:rsidRPr="00353D38" w:rsidRDefault="00C853D7" w:rsidP="00C853D7">
      <w:pPr>
        <w:spacing w:line="480" w:lineRule="auto"/>
        <w:rPr>
          <w:rFonts w:ascii="Times New Roman" w:hAnsi="Times New Roman" w:cs="Times New Roman"/>
        </w:rPr>
      </w:pPr>
      <w:r>
        <w:rPr>
          <w:rFonts w:ascii="Times New Roman" w:hAnsi="Times New Roman" w:cs="Times New Roman"/>
        </w:rPr>
        <w:t>M</w:t>
      </w:r>
      <w:r w:rsidRPr="00353D38">
        <w:rPr>
          <w:rFonts w:ascii="Times New Roman" w:hAnsi="Times New Roman" w:cs="Times New Roman"/>
        </w:rPr>
        <w:t xml:space="preserve">ost simulations varied the amount of </w:t>
      </w:r>
      <w:r>
        <w:rPr>
          <w:rFonts w:ascii="Times New Roman" w:hAnsi="Times New Roman" w:cs="Times New Roman"/>
        </w:rPr>
        <w:t>dispersal</w:t>
      </w:r>
      <w:r w:rsidRPr="00353D38">
        <w:rPr>
          <w:rFonts w:ascii="Times New Roman" w:hAnsi="Times New Roman" w:cs="Times New Roman"/>
        </w:rPr>
        <w:t xml:space="preserve"> between populations across the </w:t>
      </w:r>
      <w:r>
        <w:rPr>
          <w:rFonts w:ascii="Times New Roman" w:hAnsi="Times New Roman" w:cs="Times New Roman"/>
        </w:rPr>
        <w:t>landscape</w:t>
      </w:r>
      <w:r w:rsidRPr="00353D38">
        <w:rPr>
          <w:rFonts w:ascii="Times New Roman" w:hAnsi="Times New Roman" w:cs="Times New Roman"/>
        </w:rPr>
        <w:t xml:space="preserve"> to explore the effects of gene flow on the formation of clines due to drift and selection</w:t>
      </w:r>
      <w:r>
        <w:rPr>
          <w:rFonts w:ascii="Times New Roman" w:hAnsi="Times New Roman" w:cs="Times New Roman"/>
        </w:rPr>
        <w:t xml:space="preserve"> (see t</w:t>
      </w:r>
      <w:r w:rsidRPr="00353D38">
        <w:rPr>
          <w:rFonts w:ascii="Times New Roman" w:hAnsi="Times New Roman" w:cs="Times New Roman"/>
        </w:rPr>
        <w:t xml:space="preserve">able </w:t>
      </w:r>
      <w:ins w:id="211" w:author="James Santangelo" w:date="2018-03-14T12:22:00Z">
        <w:r w:rsidR="00AF7288">
          <w:rPr>
            <w:rFonts w:ascii="Times New Roman" w:hAnsi="Times New Roman" w:cs="Times New Roman"/>
          </w:rPr>
          <w:t>S</w:t>
        </w:r>
      </w:ins>
      <w:r w:rsidRPr="00353D38">
        <w:rPr>
          <w:rFonts w:ascii="Times New Roman" w:hAnsi="Times New Roman" w:cs="Times New Roman"/>
        </w:rPr>
        <w:t xml:space="preserve">2). We modelled </w:t>
      </w:r>
      <w:r>
        <w:rPr>
          <w:rFonts w:ascii="Times New Roman" w:hAnsi="Times New Roman" w:cs="Times New Roman"/>
        </w:rPr>
        <w:t>gene flow</w:t>
      </w:r>
      <w:r w:rsidRPr="00353D38">
        <w:rPr>
          <w:rFonts w:ascii="Times New Roman" w:hAnsi="Times New Roman" w:cs="Times New Roman"/>
        </w:rPr>
        <w:t xml:space="preserve"> according to a modified version of Wright’s island model </w:t>
      </w:r>
      <w:r w:rsidRPr="00353D38">
        <w:rPr>
          <w:rFonts w:ascii="Times New Roman" w:hAnsi="Times New Roman" w:cs="Times New Roman"/>
        </w:rPr>
        <w:fldChar w:fldCharType="begin" w:fldLock="1"/>
      </w:r>
      <w:r w:rsidR="000245FF">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"[3]", "plainTextFormattedCitation" : "[3]", "previouslyFormattedCitation" : "[3]" }, "properties" : {  }, "schema" : "https://github.com/citation-style-language/schema/raw/master/csl-citation.json" }</w:instrText>
      </w:r>
      <w:r w:rsidRPr="00353D38">
        <w:rPr>
          <w:rFonts w:ascii="Times New Roman" w:hAnsi="Times New Roman" w:cs="Times New Roman"/>
        </w:rPr>
        <w:fldChar w:fldCharType="separate"/>
      </w:r>
      <w:r w:rsidR="000245FF" w:rsidRPr="000245FF">
        <w:rPr>
          <w:rFonts w:ascii="Times New Roman" w:hAnsi="Times New Roman" w:cs="Times New Roman"/>
          <w:noProof/>
        </w:rPr>
        <w:t>[3]</w:t>
      </w:r>
      <w:r w:rsidRPr="00353D38">
        <w:rPr>
          <w:rFonts w:ascii="Times New Roman" w:hAnsi="Times New Roman" w:cs="Times New Roman"/>
        </w:rPr>
        <w:fldChar w:fldCharType="end"/>
      </w:r>
      <w:r w:rsidRPr="00353D38">
        <w:rPr>
          <w:rFonts w:ascii="Times New Roman" w:hAnsi="Times New Roman" w:cs="Times New Roman"/>
        </w:rPr>
        <w:t xml:space="preserve">. </w:t>
      </w:r>
      <w:r>
        <w:rPr>
          <w:rFonts w:ascii="Times New Roman" w:hAnsi="Times New Roman" w:cs="Times New Roman"/>
        </w:rPr>
        <w:t xml:space="preserve">We began by defining the level of gene (e.g. </w:t>
      </w:r>
      <w:r>
        <w:rPr>
          <w:rFonts w:ascii="Times New Roman" w:hAnsi="Times New Roman" w:cs="Times New Roman"/>
          <w:i/>
        </w:rPr>
        <w:t xml:space="preserve">m </w:t>
      </w:r>
      <w:r w:rsidRPr="00E651B1">
        <w:rPr>
          <w:rFonts w:ascii="Times New Roman" w:hAnsi="Times New Roman" w:cs="Times New Roman"/>
        </w:rPr>
        <w:t>= 0.</w:t>
      </w:r>
      <w:r w:rsidRPr="002C413A">
        <w:rPr>
          <w:rFonts w:ascii="Times New Roman" w:hAnsi="Times New Roman" w:cs="Times New Roman"/>
        </w:rPr>
        <w:t>05</w:t>
      </w:r>
      <w:r>
        <w:rPr>
          <w:rFonts w:ascii="Times New Roman" w:hAnsi="Times New Roman" w:cs="Times New Roman"/>
        </w:rPr>
        <w:t xml:space="preserve">), which represented the maximum proportion of alleles exchanged between any two populations. However, the realized proportion of alleles exchanged between any two populations depends on the distance between them, such that closer populations exchange more alleles. Every generation, each population could exchange alleles with all others in the landscape and thus the proportion of alleles immigrating into any one population depended on the mean proportion of immigrating alleles, averaged across all existing populations. </w:t>
      </w:r>
      <w:r w:rsidRPr="002C413A">
        <w:rPr>
          <w:rFonts w:ascii="Times New Roman" w:hAnsi="Times New Roman" w:cs="Times New Roman"/>
        </w:rPr>
        <w:t>Specifically</w:t>
      </w:r>
      <w:r w:rsidRPr="00353D38">
        <w:rPr>
          <w:rFonts w:ascii="Times New Roman" w:hAnsi="Times New Roman" w:cs="Times New Roman"/>
        </w:rPr>
        <w:t>, the frequency of the dominant allele (</w:t>
      </w:r>
      <w:r>
        <w:rPr>
          <w:rFonts w:ascii="Times New Roman" w:hAnsi="Times New Roman" w:cs="Times New Roman"/>
        </w:rPr>
        <w:t xml:space="preserve">i.e. </w:t>
      </w:r>
      <w:r w:rsidRPr="00353D38">
        <w:rPr>
          <w:rFonts w:ascii="Times New Roman" w:hAnsi="Times New Roman" w:cs="Times New Roman"/>
          <w:i/>
        </w:rPr>
        <w:t>CYP79D15</w:t>
      </w:r>
      <w:r>
        <w:rPr>
          <w:rFonts w:ascii="Times New Roman" w:hAnsi="Times New Roman" w:cs="Times New Roman"/>
        </w:rPr>
        <w:t xml:space="preserve"> or </w:t>
      </w:r>
      <w:r w:rsidRPr="00A71B8F">
        <w:rPr>
          <w:rFonts w:ascii="Times New Roman" w:hAnsi="Times New Roman" w:cs="Times New Roman"/>
          <w:i/>
        </w:rPr>
        <w:t>Li</w:t>
      </w:r>
      <w:r w:rsidRPr="00353D38">
        <w:rPr>
          <w:rFonts w:ascii="Times New Roman" w:hAnsi="Times New Roman" w:cs="Times New Roman"/>
        </w:rPr>
        <w:t>)</w:t>
      </w:r>
      <w:r w:rsidRPr="00353D38">
        <w:rPr>
          <w:rFonts w:ascii="Times New Roman" w:hAnsi="Times New Roman" w:cs="Times New Roman"/>
          <w:i/>
        </w:rPr>
        <w:t xml:space="preserve"> </w:t>
      </w:r>
      <w:r w:rsidRPr="00353D38">
        <w:rPr>
          <w:rFonts w:ascii="Times New Roman" w:hAnsi="Times New Roman" w:cs="Times New Roman"/>
        </w:rPr>
        <w:t xml:space="preserve">in population </w:t>
      </w:r>
      <m:oMath>
        <m:r>
          <w:rPr>
            <w:rFonts w:ascii="Cambria Math" w:hAnsi="Cambria Math" w:cs="Times New Roman"/>
          </w:rPr>
          <m:t>x</m:t>
        </m:r>
      </m:oMath>
      <w:r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Pr="00353D38">
        <w:rPr>
          <w:rFonts w:ascii="Times New Roman" w:hAnsi="Times New Roman" w:cs="Times New Roman"/>
        </w:rPr>
        <w:t>)</w:t>
      </w:r>
      <m:oMath>
        <m:r>
          <w:rPr>
            <w:rFonts w:ascii="Cambria Math" w:hAnsi="Cambria Math" w:cs="Times New Roman"/>
          </w:rPr>
          <m:t xml:space="preserve"> </m:t>
        </m:r>
      </m:oMath>
      <w:r w:rsidRPr="00353D38">
        <w:rPr>
          <w:rFonts w:ascii="Times New Roman" w:hAnsi="Times New Roman" w:cs="Times New Roman"/>
        </w:rPr>
        <w:t>is given as:</w:t>
      </w:r>
    </w:p>
    <w:p w14:paraId="5BA4CB35" w14:textId="77777777" w:rsidR="00C853D7" w:rsidRPr="00353D38" w:rsidRDefault="00C853D7" w:rsidP="00C853D7">
      <w:pPr>
        <w:spacing w:line="360" w:lineRule="auto"/>
        <w:rPr>
          <w:rFonts w:ascii="Times New Roman" w:hAnsi="Times New Roman" w:cs="Times New Roman"/>
        </w:rPr>
      </w:pPr>
    </w:p>
    <w:p w14:paraId="5C149B06" w14:textId="77777777" w:rsidR="00C853D7" w:rsidRPr="00353D38" w:rsidRDefault="00A573D2" w:rsidP="00C853D7">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1D8C2F2A" w14:textId="77777777" w:rsidR="00C853D7" w:rsidRPr="00353D38" w:rsidRDefault="00C853D7" w:rsidP="00C853D7">
      <w:pPr>
        <w:spacing w:line="360" w:lineRule="auto"/>
        <w:rPr>
          <w:rFonts w:ascii="Times New Roman" w:eastAsiaTheme="minorEastAsia" w:hAnsi="Times New Roman" w:cs="Times New Roman"/>
        </w:rPr>
      </w:pPr>
    </w:p>
    <w:p w14:paraId="25FA2D02"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Pr>
          <w:rFonts w:ascii="Times New Roman" w:eastAsiaTheme="minorEastAsia" w:hAnsi="Times New Roman" w:cs="Times New Roman"/>
        </w:rPr>
        <w:t xml:space="preserve">or </w:t>
      </w:r>
      <w:r w:rsidRPr="00A71B8F">
        <w:rPr>
          <w:rFonts w:ascii="Times New Roman" w:eastAsiaTheme="minorEastAsia" w:hAnsi="Times New Roman" w:cs="Times New Roman"/>
          <w:i/>
        </w:rPr>
        <w:t>Li</w:t>
      </w:r>
      <w:r>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the 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Pr>
          <w:rFonts w:ascii="Times New Roman" w:hAnsi="Times New Roman" w:cs="Times New Roman"/>
        </w:rPr>
        <w:t>gene flow</w:t>
      </w:r>
      <w:r w:rsidRPr="00353D38">
        <w:rPr>
          <w:rFonts w:ascii="Times New Roman" w:hAnsi="Times New Roman" w:cs="Times New Roman"/>
        </w:rPr>
        <w:t xml:space="preserve"> between populations 1 and 40 of the </w:t>
      </w:r>
      <w:r>
        <w:rPr>
          <w:rFonts w:ascii="Times New Roman" w:hAnsi="Times New Roman" w:cs="Times New Roman"/>
        </w:rPr>
        <w:t>landscape</w:t>
      </w:r>
      <w:r w:rsidRPr="00353D38">
        <w:rPr>
          <w:rFonts w:ascii="Times New Roman" w:hAnsi="Times New Roman" w:cs="Times New Roman"/>
        </w:rPr>
        <w:t xml:space="preserve">. </w:t>
      </w:r>
      <w:r>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w:t>
      </w:r>
      <w:r w:rsidRPr="00353D38">
        <w:rPr>
          <w:rFonts w:ascii="Times New Roman" w:hAnsi="Times New Roman" w:cs="Times New Roman"/>
        </w:rPr>
        <w:lastRenderedPageBreak/>
        <w:t xml:space="preserve">size such that larger populations contributed more </w:t>
      </w:r>
      <w:r>
        <w:rPr>
          <w:rFonts w:ascii="Times New Roman" w:hAnsi="Times New Roman" w:cs="Times New Roman"/>
        </w:rPr>
        <w:t>alleles</w:t>
      </w:r>
      <w:r w:rsidRPr="00353D38">
        <w:rPr>
          <w:rFonts w:ascii="Times New Roman" w:hAnsi="Times New Roman" w:cs="Times New Roman"/>
        </w:rPr>
        <w:t xml:space="preserve">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099D7BE6" w14:textId="77777777" w:rsidR="00C853D7" w:rsidRPr="00353D38" w:rsidRDefault="00C853D7" w:rsidP="00C853D7">
      <w:pPr>
        <w:spacing w:line="360" w:lineRule="auto"/>
        <w:rPr>
          <w:rFonts w:ascii="Times New Roman" w:hAnsi="Times New Roman" w:cs="Times New Roman"/>
        </w:rPr>
      </w:pPr>
    </w:p>
    <w:p w14:paraId="79A6D5AE" w14:textId="77777777" w:rsidR="00C853D7" w:rsidRPr="00353D38" w:rsidRDefault="00A573D2"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10607E15" w14:textId="77777777" w:rsidR="00C853D7" w:rsidRPr="00353D38" w:rsidRDefault="00C853D7" w:rsidP="00C853D7">
      <w:pPr>
        <w:spacing w:line="360" w:lineRule="auto"/>
        <w:rPr>
          <w:rFonts w:ascii="Times New Roman" w:eastAsiaTheme="minorEastAsia" w:hAnsi="Times New Roman" w:cs="Times New Roman"/>
        </w:rPr>
      </w:pPr>
    </w:p>
    <w:p w14:paraId="60D1A77F"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represents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661391FE" w14:textId="77777777" w:rsidR="00C853D7" w:rsidRPr="00353D38" w:rsidRDefault="00C853D7" w:rsidP="00C853D7">
      <w:pPr>
        <w:spacing w:line="360" w:lineRule="auto"/>
        <w:rPr>
          <w:rFonts w:ascii="Times New Roman" w:hAnsi="Times New Roman" w:cs="Times New Roman"/>
        </w:rPr>
      </w:pPr>
    </w:p>
    <w:p w14:paraId="17D4BBD5" w14:textId="77777777" w:rsidR="00C853D7" w:rsidRPr="00353D38" w:rsidRDefault="00A573D2"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73685D6" w14:textId="77777777" w:rsidR="00C853D7" w:rsidRPr="00353D38" w:rsidRDefault="00C853D7" w:rsidP="00C853D7">
      <w:pPr>
        <w:spacing w:line="360" w:lineRule="auto"/>
        <w:rPr>
          <w:rFonts w:ascii="Times New Roman" w:eastAsiaTheme="minorEastAsia" w:hAnsi="Times New Roman" w:cs="Times New Roman"/>
        </w:rPr>
      </w:pPr>
    </w:p>
    <w:p w14:paraId="4970DDE2" w14:textId="1A254757" w:rsidR="00C853D7" w:rsidRPr="00AE7DEE" w:rsidRDefault="00C853D7" w:rsidP="00AE7DEE">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7E04BD7C" w14:textId="77777777" w:rsidR="00FB27EC" w:rsidRDefault="00FB27EC" w:rsidP="00A22468">
      <w:pPr>
        <w:widowControl w:val="0"/>
        <w:autoSpaceDE w:val="0"/>
        <w:autoSpaceDN w:val="0"/>
        <w:adjustRightInd w:val="0"/>
        <w:spacing w:line="480" w:lineRule="auto"/>
        <w:rPr>
          <w:rFonts w:ascii="Times New Roman" w:hAnsi="Times New Roman" w:cs="Times New Roman"/>
          <w:u w:val="single"/>
        </w:rPr>
      </w:pPr>
    </w:p>
    <w:p w14:paraId="1BF9FA0D" w14:textId="0F77B26D" w:rsidR="00A22468" w:rsidRPr="00E15D5E" w:rsidRDefault="000D2FC3" w:rsidP="00A22468">
      <w:pPr>
        <w:widowControl w:val="0"/>
        <w:autoSpaceDE w:val="0"/>
        <w:autoSpaceDN w:val="0"/>
        <w:adjustRightInd w:val="0"/>
        <w:spacing w:line="480" w:lineRule="auto"/>
        <w:rPr>
          <w:rFonts w:ascii="Times New Roman" w:hAnsi="Times New Roman" w:cs="Times New Roman"/>
          <w:i/>
          <w:u w:val="single"/>
        </w:rPr>
      </w:pPr>
      <w:r>
        <w:rPr>
          <w:rFonts w:ascii="Times New Roman" w:hAnsi="Times New Roman" w:cs="Times New Roman"/>
          <w:u w:val="single"/>
        </w:rPr>
        <w:t>Supplementary text S5</w:t>
      </w:r>
      <w:r w:rsidR="00E15D5E">
        <w:rPr>
          <w:rFonts w:ascii="Times New Roman" w:hAnsi="Times New Roman" w:cs="Times New Roman"/>
          <w:u w:val="single"/>
        </w:rPr>
        <w:t xml:space="preserve">: </w:t>
      </w:r>
      <w:r w:rsidR="00A22468" w:rsidRPr="00E15D5E">
        <w:rPr>
          <w:rFonts w:ascii="Times New Roman" w:hAnsi="Times New Roman" w:cs="Times New Roman"/>
          <w:u w:val="single"/>
        </w:rPr>
        <w:t xml:space="preserve">Effects of selection on linkage between </w:t>
      </w:r>
      <w:r w:rsidR="00A22468" w:rsidRPr="00E15D5E">
        <w:rPr>
          <w:rFonts w:ascii="Times New Roman" w:hAnsi="Times New Roman" w:cs="Times New Roman"/>
          <w:i/>
          <w:u w:val="single"/>
        </w:rPr>
        <w:t>CYP79D15</w:t>
      </w:r>
      <w:r w:rsidR="00A22468" w:rsidRPr="00E15D5E">
        <w:rPr>
          <w:rFonts w:ascii="Times New Roman" w:hAnsi="Times New Roman" w:cs="Times New Roman"/>
          <w:u w:val="single"/>
        </w:rPr>
        <w:t xml:space="preserve"> and </w:t>
      </w:r>
      <w:r w:rsidR="00A22468" w:rsidRPr="00E15D5E">
        <w:rPr>
          <w:rFonts w:ascii="Times New Roman" w:hAnsi="Times New Roman" w:cs="Times New Roman"/>
          <w:i/>
          <w:u w:val="single"/>
        </w:rPr>
        <w:t>Li</w:t>
      </w:r>
    </w:p>
    <w:p w14:paraId="1C34E210" w14:textId="6B95D7CE" w:rsidR="00E92A76" w:rsidRDefault="008F2A3A"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We performed a small-</w:t>
      </w:r>
      <w:r w:rsidR="00A83960" w:rsidRPr="00F87D7B">
        <w:rPr>
          <w:rFonts w:ascii="Times New Roman" w:hAnsi="Times New Roman" w:cs="Times New Roman"/>
        </w:rPr>
        <w:t xml:space="preserve">scale simulation to examine the build-up of linkage disequilibrium </w:t>
      </w:r>
      <w:r w:rsidR="006F01B7" w:rsidRPr="00F87D7B">
        <w:rPr>
          <w:rFonts w:ascii="Times New Roman" w:hAnsi="Times New Roman" w:cs="Times New Roman"/>
        </w:rPr>
        <w:t xml:space="preserve">(LD) </w:t>
      </w:r>
      <w:r w:rsidR="00A83960" w:rsidRPr="00F87D7B">
        <w:rPr>
          <w:rFonts w:ascii="Times New Roman" w:hAnsi="Times New Roman" w:cs="Times New Roman"/>
        </w:rPr>
        <w:t xml:space="preserve">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 xml:space="preserve">Li </w:t>
      </w:r>
      <w:r w:rsidR="00A83960" w:rsidRPr="00F87D7B">
        <w:rPr>
          <w:rFonts w:ascii="Times New Roman" w:hAnsi="Times New Roman" w:cs="Times New Roman"/>
        </w:rPr>
        <w:t>when selection is acting on HCN. We initialized a single population with the frequency of both dominant alleles set to 0.5. From these allele frequencies, we calculated the frequency of all 16 possible diploid genotypes, assuming Hardy-Weinberg equilibrium. We then subjected these genotypes to selection, which acted against (negative selection coefficients) or in favor</w:t>
      </w:r>
      <w:del w:id="212" w:author="James Santangelo" w:date="2018-03-14T16:04:00Z">
        <w:r w:rsidR="00A83960" w:rsidRPr="00F87D7B" w:rsidDel="00D2399B">
          <w:rPr>
            <w:rFonts w:ascii="Times New Roman" w:hAnsi="Times New Roman" w:cs="Times New Roman"/>
          </w:rPr>
          <w:delText xml:space="preserve"> of</w:delText>
        </w:r>
      </w:del>
      <w:r w:rsidR="00A83960" w:rsidRPr="00F87D7B">
        <w:rPr>
          <w:rFonts w:ascii="Times New Roman" w:hAnsi="Times New Roman" w:cs="Times New Roman"/>
        </w:rPr>
        <w:t xml:space="preserve"> (positive selection coefficients) </w:t>
      </w:r>
      <w:ins w:id="213" w:author="James Santangelo" w:date="2018-03-14T16:04:00Z">
        <w:r w:rsidR="00D2399B">
          <w:rPr>
            <w:rFonts w:ascii="Times New Roman" w:hAnsi="Times New Roman" w:cs="Times New Roman"/>
          </w:rPr>
          <w:t xml:space="preserve">of </w:t>
        </w:r>
      </w:ins>
      <w:r w:rsidR="00A83960" w:rsidRPr="00F87D7B">
        <w:rPr>
          <w:rFonts w:ascii="Times New Roman" w:hAnsi="Times New Roman" w:cs="Times New Roman"/>
        </w:rPr>
        <w:t xml:space="preserve">cyanogenic genotypes. From the selected genotypes, we calculated the frequency of gametes, where heterozygotes were </w:t>
      </w:r>
      <w:r w:rsidR="00A83960" w:rsidRPr="00F87D7B">
        <w:rPr>
          <w:rFonts w:ascii="Times New Roman" w:hAnsi="Times New Roman" w:cs="Times New Roman"/>
        </w:rPr>
        <w:lastRenderedPageBreak/>
        <w:t xml:space="preserve">assumed to produce equal frequencies (i.e. 0.25) of all 4 possible gametes given the absence of physical linkage 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Li</w:t>
      </w:r>
      <w:r w:rsidR="00A83960" w:rsidRPr="00F87D7B">
        <w:rPr>
          <w:rFonts w:ascii="Times New Roman" w:hAnsi="Times New Roman" w:cs="Times New Roman"/>
        </w:rPr>
        <w:t xml:space="preserve"> (i.e. recombination = 0.5). We calculate</w:t>
      </w:r>
      <w:r w:rsidR="006F01B7" w:rsidRPr="00F87D7B">
        <w:rPr>
          <w:rFonts w:ascii="Times New Roman" w:hAnsi="Times New Roman" w:cs="Times New Roman"/>
        </w:rPr>
        <w:t>d</w:t>
      </w:r>
      <w:r w:rsidR="00A83960" w:rsidRPr="00F87D7B">
        <w:rPr>
          <w:rFonts w:ascii="Times New Roman" w:hAnsi="Times New Roman" w:cs="Times New Roman"/>
        </w:rPr>
        <w:t xml:space="preserve"> linkage disequilibrium as: </w:t>
      </w:r>
    </w:p>
    <w:p w14:paraId="2743E8CA" w14:textId="7EA41275" w:rsidR="00E92A76" w:rsidRDefault="00A573D2" w:rsidP="00FC369D">
      <w:pPr>
        <w:widowControl w:val="0"/>
        <w:autoSpaceDE w:val="0"/>
        <w:autoSpaceDN w:val="0"/>
        <w:adjustRightInd w:val="0"/>
        <w:spacing w:line="48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m:rPr>
                      <m:sty m:val="p"/>
                    </m:rPr>
                    <w:rPr>
                      <w:rFonts w:ascii="Cambria Math" w:hAnsi="Cambria Math" w:cs="Times New Roman"/>
                      <w:vertAlign w:val="subscript"/>
                    </w:rPr>
                    <m:t>Li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m:rPr>
                      <m:sty m:val="p"/>
                    </m:rPr>
                    <w:rPr>
                      <w:rFonts w:ascii="Cambria Math" w:hAnsi="Cambria Math" w:cs="Times New Roman"/>
                      <w:vertAlign w:val="subscript"/>
                    </w:rPr>
                    <m:t>Li</m:t>
                  </m:r>
                </m:sub>
              </m:sSub>
            </m:den>
          </m:f>
        </m:oMath>
      </m:oMathPara>
    </w:p>
    <w:p w14:paraId="332882FE" w14:textId="77777777" w:rsidR="00E92A76" w:rsidRDefault="00E92A76" w:rsidP="00FC369D">
      <w:pPr>
        <w:widowControl w:val="0"/>
        <w:autoSpaceDE w:val="0"/>
        <w:autoSpaceDN w:val="0"/>
        <w:adjustRightInd w:val="0"/>
        <w:spacing w:line="480" w:lineRule="auto"/>
        <w:rPr>
          <w:rFonts w:ascii="Times New Roman" w:hAnsi="Times New Roman" w:cs="Times New Roman"/>
        </w:rPr>
      </w:pPr>
    </w:p>
    <w:p w14:paraId="457B7251" w14:textId="2C79D3C3" w:rsidR="00E92A76"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In this equation, </w:t>
      </w:r>
      <w:r w:rsidRPr="00F87D7B">
        <w:rPr>
          <w:rFonts w:ascii="Times New Roman" w:hAnsi="Times New Roman" w:cs="Times New Roman"/>
        </w:rPr>
        <w:t>p</w:t>
      </w:r>
      <w:r w:rsidRPr="00F87D7B">
        <w:rPr>
          <w:rFonts w:ascii="Times New Roman" w:hAnsi="Times New Roman" w:cs="Times New Roman"/>
          <w:i/>
          <w:vertAlign w:val="subscript"/>
        </w:rPr>
        <w:t>CYP79D15</w:t>
      </w:r>
      <w:r w:rsidRPr="00F87D7B">
        <w:rPr>
          <w:rFonts w:ascii="Times New Roman" w:hAnsi="Times New Roman" w:cs="Times New Roman"/>
        </w:rPr>
        <w:t>, q</w:t>
      </w:r>
      <w:r w:rsidRPr="00F87D7B">
        <w:rPr>
          <w:rFonts w:ascii="Times New Roman" w:hAnsi="Times New Roman" w:cs="Times New Roman"/>
          <w:i/>
          <w:vertAlign w:val="subscript"/>
        </w:rPr>
        <w:t>CYP79D15</w:t>
      </w:r>
      <w:r w:rsidRPr="00F87D7B">
        <w:rPr>
          <w:rFonts w:ascii="Times New Roman" w:hAnsi="Times New Roman" w:cs="Times New Roman"/>
        </w:rPr>
        <w:t>, p</w:t>
      </w:r>
      <w:r w:rsidRPr="00F87D7B">
        <w:rPr>
          <w:rFonts w:ascii="Times New Roman" w:hAnsi="Times New Roman" w:cs="Times New Roman"/>
          <w:vertAlign w:val="subscript"/>
        </w:rPr>
        <w:t>Li</w:t>
      </w:r>
      <w:r w:rsidRPr="00F87D7B">
        <w:rPr>
          <w:rFonts w:ascii="Times New Roman" w:hAnsi="Times New Roman" w:cs="Times New Roman"/>
        </w:rPr>
        <w:t>, and q</w:t>
      </w:r>
      <w:r w:rsidRPr="00F87D7B">
        <w:rPr>
          <w:rFonts w:ascii="Times New Roman" w:hAnsi="Times New Roman" w:cs="Times New Roman"/>
          <w:vertAlign w:val="subscript"/>
        </w:rPr>
        <w:t xml:space="preserve">Li </w:t>
      </w:r>
      <w:r w:rsidRPr="00F87D7B">
        <w:rPr>
          <w:rFonts w:ascii="Times New Roman" w:hAnsi="Times New Roman" w:cs="Times New Roman"/>
        </w:rPr>
        <w:t xml:space="preserve">represent the frequency of dominant (i.e. p) and recessive (i.e. q) alleles at </w:t>
      </w:r>
      <w:r w:rsidRPr="00F87D7B">
        <w:rPr>
          <w:rFonts w:ascii="Times New Roman" w:hAnsi="Times New Roman" w:cs="Times New Roman"/>
          <w:i/>
        </w:rPr>
        <w:t>CYP79D15</w:t>
      </w:r>
      <w:r w:rsidRPr="00F87D7B">
        <w:rPr>
          <w:rFonts w:ascii="Times New Roman" w:hAnsi="Times New Roman" w:cs="Times New Roman"/>
        </w:rPr>
        <w:t xml:space="preserve"> and </w:t>
      </w:r>
      <w:r w:rsidRPr="00F87D7B">
        <w:rPr>
          <w:rFonts w:ascii="Times New Roman" w:hAnsi="Times New Roman" w:cs="Times New Roman"/>
          <w:i/>
        </w:rPr>
        <w:t>Li</w:t>
      </w:r>
      <w:r w:rsidRPr="00F87D7B">
        <w:rPr>
          <w:rFonts w:ascii="Times New Roman" w:hAnsi="Times New Roman" w:cs="Times New Roman"/>
        </w:rPr>
        <w:t xml:space="preserve">. </w:t>
      </w:r>
      <w:r w:rsidR="00A83960" w:rsidRPr="00F87D7B">
        <w:rPr>
          <w:rFonts w:ascii="Times New Roman" w:hAnsi="Times New Roman" w:cs="Times New Roman"/>
        </w:rPr>
        <w:t>D</w:t>
      </w:r>
      <w:r w:rsidR="006F01B7" w:rsidRPr="00F87D7B">
        <w:rPr>
          <w:rFonts w:ascii="Times New Roman" w:hAnsi="Times New Roman" w:cs="Times New Roman"/>
        </w:rPr>
        <w:t xml:space="preserve"> represents the coefficient of linkage disequilibrium </w:t>
      </w:r>
      <w:r w:rsidR="004A372D" w:rsidRPr="00F87D7B">
        <w:rPr>
          <w:rFonts w:ascii="Times New Roman" w:hAnsi="Times New Roman" w:cs="Times New Roman"/>
        </w:rPr>
        <w:t>and is a function of gamete frequencies in any one generation</w:t>
      </w:r>
      <w:r>
        <w:rPr>
          <w:rFonts w:ascii="Times New Roman" w:hAnsi="Times New Roman" w:cs="Times New Roman"/>
        </w:rPr>
        <w:t xml:space="preserve"> and is calculated as:</w:t>
      </w:r>
    </w:p>
    <w:p w14:paraId="22943644" w14:textId="117ED668" w:rsidR="00E92A76" w:rsidRDefault="00E92A76" w:rsidP="00FC369D">
      <w:pPr>
        <w:widowControl w:val="0"/>
        <w:autoSpaceDE w:val="0"/>
        <w:autoSpaceDN w:val="0"/>
        <w:adjustRightInd w:val="0"/>
        <w:spacing w:line="480" w:lineRule="auto"/>
        <w:rPr>
          <w:rFonts w:ascii="Times New Roman" w:hAnsi="Times New Roman" w:cs="Times New Roman"/>
        </w:rPr>
      </w:pPr>
    </w:p>
    <w:p w14:paraId="49F4200F" w14:textId="542664CF" w:rsidR="00E92A76" w:rsidRDefault="00E92A76" w:rsidP="00FC369D">
      <w:pPr>
        <w:widowControl w:val="0"/>
        <w:autoSpaceDE w:val="0"/>
        <w:autoSpaceDN w:val="0"/>
        <w:adjustRightInd w:val="0"/>
        <w:spacing w:line="480" w:lineRule="auto"/>
        <w:rPr>
          <w:rFonts w:ascii="Times New Roman" w:hAnsi="Times New Roman"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r>
            <w:rPr>
              <w:rFonts w:ascii="Cambria Math" w:hAnsi="Cambria Math" w:cs="Times New Roman"/>
            </w:rPr>
            <m:t>)</m:t>
          </m:r>
        </m:oMath>
      </m:oMathPara>
    </w:p>
    <w:p w14:paraId="2DA98707" w14:textId="38C7BA82" w:rsidR="00E92A76" w:rsidRDefault="00E92A76" w:rsidP="00FC369D">
      <w:pPr>
        <w:widowControl w:val="0"/>
        <w:autoSpaceDE w:val="0"/>
        <w:autoSpaceDN w:val="0"/>
        <w:adjustRightInd w:val="0"/>
        <w:spacing w:line="480" w:lineRule="auto"/>
        <w:rPr>
          <w:rFonts w:ascii="Times New Roman" w:hAnsi="Times New Roman" w:cs="Times New Roman"/>
        </w:rPr>
      </w:pPr>
    </w:p>
    <w:p w14:paraId="4D446FB2" w14:textId="4AA54E52" w:rsidR="00A22468" w:rsidRPr="00F87D7B"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oMath>
      <w:r>
        <w:rPr>
          <w:rFonts w:ascii="Times New Roman" w:eastAsiaTheme="minorEastAsia" w:hAnsi="Times New Roman" w:cs="Times New Roman"/>
        </w:rPr>
        <w:t xml:space="preserve"> represents the frequency of </w:t>
      </w:r>
      <w:r w:rsidR="00211267">
        <w:rPr>
          <w:rFonts w:ascii="Times New Roman" w:eastAsiaTheme="minorEastAsia" w:hAnsi="Times New Roman" w:cs="Times New Roman"/>
        </w:rPr>
        <w:t xml:space="preserve">gametes composed of homozygous dominant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oMath>
      <w:r w:rsidR="00211267">
        <w:rPr>
          <w:rFonts w:ascii="Times New Roman" w:eastAsiaTheme="minorEastAsia" w:hAnsi="Times New Roman" w:cs="Times New Roman"/>
        </w:rPr>
        <w:t xml:space="preserve"> the frequency of gametes composed of homozygous recessive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12 </m:t>
            </m:r>
          </m:sub>
        </m:sSub>
      </m:oMath>
      <w:r w:rsidR="00211267">
        <w:rPr>
          <w:rFonts w:ascii="Times New Roman" w:eastAsiaTheme="minorEastAsia" w:hAnsi="Times New Roman" w:cs="Times New Roman"/>
        </w:rPr>
        <w:t>and</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oMath>
      <w:r w:rsidR="00211267">
        <w:rPr>
          <w:rFonts w:ascii="Times New Roman" w:eastAsiaTheme="minorEastAsia" w:hAnsi="Times New Roman" w:cs="Times New Roman"/>
        </w:rPr>
        <w:t xml:space="preserve"> the frequency of gametes composed of heterozygous allel</w:t>
      </w:r>
      <w:r w:rsidR="00F55C84">
        <w:rPr>
          <w:rFonts w:ascii="Times New Roman" w:eastAsiaTheme="minorEastAsia" w:hAnsi="Times New Roman" w:cs="Times New Roman"/>
        </w:rPr>
        <w:t>e</w:t>
      </w:r>
      <w:r w:rsidR="00211267">
        <w:rPr>
          <w:rFonts w:ascii="Times New Roman" w:eastAsiaTheme="minorEastAsia" w:hAnsi="Times New Roman" w:cs="Times New Roman"/>
        </w:rPr>
        <w:t>s at one or the other locus</w:t>
      </w:r>
      <w:r w:rsidR="004A372D" w:rsidRPr="00F87D7B">
        <w:rPr>
          <w:rFonts w:ascii="Times New Roman" w:hAnsi="Times New Roman" w:cs="Times New Roman"/>
        </w:rPr>
        <w:t xml:space="preserve">. </w:t>
      </w:r>
      <w:r w:rsidR="006F01B7" w:rsidRPr="00F87D7B">
        <w:rPr>
          <w:rFonts w:ascii="Times New Roman" w:hAnsi="Times New Roman" w:cs="Times New Roman"/>
        </w:rPr>
        <w:t>Thus, r</w:t>
      </w:r>
      <w:r w:rsidR="006F01B7" w:rsidRPr="00F87D7B">
        <w:rPr>
          <w:rFonts w:ascii="Times New Roman" w:hAnsi="Times New Roman" w:cs="Times New Roman"/>
          <w:vertAlign w:val="superscript"/>
        </w:rPr>
        <w:t>2</w:t>
      </w:r>
      <w:r w:rsidR="006F01B7" w:rsidRPr="00F87D7B">
        <w:rPr>
          <w:rFonts w:ascii="Times New Roman" w:hAnsi="Times New Roman" w:cs="Times New Roman"/>
        </w:rPr>
        <w:t xml:space="preserve"> is a measure of LD that accounts for allele frequencies and has a value of 1 when loci are in </w:t>
      </w:r>
      <w:r w:rsidR="00C34EAA">
        <w:rPr>
          <w:rFonts w:ascii="Times New Roman" w:hAnsi="Times New Roman" w:cs="Times New Roman"/>
        </w:rPr>
        <w:t>complete</w:t>
      </w:r>
      <w:r w:rsidR="006F01B7" w:rsidRPr="00F87D7B">
        <w:rPr>
          <w:rFonts w:ascii="Times New Roman" w:hAnsi="Times New Roman" w:cs="Times New Roman"/>
        </w:rPr>
        <w:t xml:space="preserve"> LD and 0 when they are in </w:t>
      </w:r>
      <w:r w:rsidR="00E7251A">
        <w:rPr>
          <w:rFonts w:ascii="Times New Roman" w:hAnsi="Times New Roman" w:cs="Times New Roman"/>
        </w:rPr>
        <w:t xml:space="preserve">linkage </w:t>
      </w:r>
      <w:r w:rsidR="006F01B7" w:rsidRPr="00F87D7B">
        <w:rPr>
          <w:rFonts w:ascii="Times New Roman" w:hAnsi="Times New Roman" w:cs="Times New Roman"/>
        </w:rPr>
        <w:t>equilibrium (i.e. independent of one another,</w:t>
      </w:r>
      <w:r w:rsidR="00A010C2">
        <w:rPr>
          <w:rFonts w:ascii="Times New Roman" w:hAnsi="Times New Roman" w:cs="Times New Roman"/>
          <w:color w:val="FF0000"/>
        </w:rPr>
        <w:t xml:space="preserve"> </w:t>
      </w:r>
      <w:r w:rsidR="0068024A" w:rsidRPr="0068024A">
        <w:rPr>
          <w:rFonts w:ascii="Times New Roman" w:hAnsi="Times New Roman" w:cs="Times New Roman"/>
          <w:color w:val="000000" w:themeColor="text1"/>
        </w:rPr>
        <w:fldChar w:fldCharType="begin" w:fldLock="1"/>
      </w:r>
      <w:r w:rsidR="000245FF">
        <w:rPr>
          <w:rFonts w:ascii="Times New Roman" w:hAnsi="Times New Roman" w:cs="Times New Roman"/>
          <w:color w:val="000000" w:themeColor="text1"/>
        </w:rPr>
        <w:instrText>ADDIN CSL_CITATION { "citationItems" : [ { "id" : "ITEM-1", "itemData" : { "author" : [ { "dropping-particle" : "", "family" : "Hartl", "given" : "Daniel L", "non-dropping-particle" : "", "parse-names" : false, "suffix" : "" }, { "dropping-particle" : "", "family" : "Clark", "given" : "Andrew G", "non-dropping-particle" : "", "parse-names" : false, "suffix" : "" } ], "edition" : "Fourth", "editor" : [ { "dropping-particle" : "", "family" : "Sinauer", "given" : "Andrew D", "non-dropping-particle" : "", "parse-names" : false, "suffix" : "" } ], "id" : "ITEM-1", "issued" : { "date-parts" : [ [ "2007" ] ] }, "number-of-pages" : "652", "publisher" : "Sinauer Associates", "publisher-place" : "Sunderland, MA", "title" : "Principles of Population Genetics", "type" : "book" }, "uris" : [ "http://www.mendeley.com/documents/?uuid=42f89a6d-0df3-44b3-93a3-3b0ca8ac3747" ] } ], "mendeley" : { "formattedCitation" : "[4]", "plainTextFormattedCitation" : "[4]", "previouslyFormattedCitation" : "[4]" }, "properties" : {  }, "schema" : "https://github.com/citation-style-language/schema/raw/master/csl-citation.json" }</w:instrText>
      </w:r>
      <w:r w:rsidR="0068024A" w:rsidRPr="0068024A">
        <w:rPr>
          <w:rFonts w:ascii="Times New Roman" w:hAnsi="Times New Roman" w:cs="Times New Roman"/>
          <w:color w:val="000000" w:themeColor="text1"/>
        </w:rPr>
        <w:fldChar w:fldCharType="separate"/>
      </w:r>
      <w:r w:rsidR="000245FF" w:rsidRPr="000245FF">
        <w:rPr>
          <w:rFonts w:ascii="Times New Roman" w:hAnsi="Times New Roman" w:cs="Times New Roman"/>
          <w:noProof/>
          <w:color w:val="000000" w:themeColor="text1"/>
        </w:rPr>
        <w:t>[4]</w:t>
      </w:r>
      <w:r w:rsidR="0068024A" w:rsidRPr="0068024A">
        <w:rPr>
          <w:rFonts w:ascii="Times New Roman" w:hAnsi="Times New Roman" w:cs="Times New Roman"/>
          <w:color w:val="000000" w:themeColor="text1"/>
        </w:rPr>
        <w:fldChar w:fldCharType="end"/>
      </w:r>
      <w:r w:rsidR="0068024A">
        <w:rPr>
          <w:rFonts w:ascii="Times New Roman" w:hAnsi="Times New Roman" w:cs="Times New Roman"/>
          <w:color w:val="000000" w:themeColor="text1"/>
        </w:rPr>
        <w:t xml:space="preserve"> pp. 81-85</w:t>
      </w:r>
      <w:r w:rsidR="006F01B7" w:rsidRPr="00F87D7B">
        <w:rPr>
          <w:rFonts w:ascii="Times New Roman" w:hAnsi="Times New Roman" w:cs="Times New Roman"/>
        </w:rPr>
        <w:t xml:space="preserve">). </w:t>
      </w:r>
      <w:r w:rsidR="00C976E5" w:rsidRPr="00F87D7B">
        <w:rPr>
          <w:rFonts w:ascii="Times New Roman" w:hAnsi="Times New Roman" w:cs="Times New Roman"/>
        </w:rPr>
        <w:t>Gamete frequ</w:t>
      </w:r>
      <w:r w:rsidR="004A372D" w:rsidRPr="00F87D7B">
        <w:rPr>
          <w:rFonts w:ascii="Times New Roman" w:hAnsi="Times New Roman" w:cs="Times New Roman"/>
        </w:rPr>
        <w:t>encies in following generations</w:t>
      </w:r>
      <w:r w:rsidR="00C976E5" w:rsidRPr="00F87D7B">
        <w:rPr>
          <w:rFonts w:ascii="Times New Roman" w:hAnsi="Times New Roman" w:cs="Times New Roman"/>
        </w:rPr>
        <w:t xml:space="preserve"> were then calculated from selected genotypes and this process was </w:t>
      </w:r>
      <w:r w:rsidR="00997283">
        <w:rPr>
          <w:rFonts w:ascii="Times New Roman" w:hAnsi="Times New Roman" w:cs="Times New Roman"/>
        </w:rPr>
        <w:t>repeated</w:t>
      </w:r>
      <w:r w:rsidR="00C976E5" w:rsidRPr="00F87D7B">
        <w:rPr>
          <w:rFonts w:ascii="Times New Roman" w:hAnsi="Times New Roman" w:cs="Times New Roman"/>
        </w:rPr>
        <w:t xml:space="preserve"> recursively for 500 generation</w:t>
      </w:r>
      <w:r w:rsidR="004A372D" w:rsidRPr="00F87D7B">
        <w:rPr>
          <w:rFonts w:ascii="Times New Roman" w:hAnsi="Times New Roman" w:cs="Times New Roman"/>
        </w:rPr>
        <w:t xml:space="preserve">s, allowing us to track the build-up of LD due to selection for cyanogenic and acyanogenic genotypes. </w:t>
      </w:r>
    </w:p>
    <w:p w14:paraId="4E1B3762" w14:textId="61D7BD67" w:rsidR="00FB27EC" w:rsidRDefault="00526026" w:rsidP="00FB27EC">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ab/>
        <w:t>Our results show that the build-up of LD is minimal and decays rapidly</w:t>
      </w:r>
      <w:r w:rsidR="00AE7DEE">
        <w:rPr>
          <w:rFonts w:ascii="Times New Roman" w:hAnsi="Times New Roman" w:cs="Times New Roman"/>
        </w:rPr>
        <w:t xml:space="preserve"> over 500 generations (figure S</w:t>
      </w:r>
      <w:ins w:id="214" w:author="James Santangelo" w:date="2018-03-14T16:04:00Z">
        <w:r w:rsidR="00D2399B">
          <w:rPr>
            <w:rFonts w:ascii="Times New Roman" w:hAnsi="Times New Roman" w:cs="Times New Roman"/>
          </w:rPr>
          <w:t>10</w:t>
        </w:r>
      </w:ins>
      <w:del w:id="215" w:author="James Santangelo" w:date="2018-03-14T12:22:00Z">
        <w:r w:rsidR="00AE7DEE" w:rsidDel="00AF7288">
          <w:rPr>
            <w:rFonts w:ascii="Times New Roman" w:hAnsi="Times New Roman" w:cs="Times New Roman"/>
          </w:rPr>
          <w:delText>8</w:delText>
        </w:r>
      </w:del>
      <w:r w:rsidRPr="00F87D7B">
        <w:rPr>
          <w:rFonts w:ascii="Times New Roman" w:hAnsi="Times New Roman" w:cs="Times New Roman"/>
        </w:rPr>
        <w:t>). Even under strong selection (e.g. -0.1), r</w:t>
      </w:r>
      <w:r w:rsidRPr="00F87D7B">
        <w:rPr>
          <w:rFonts w:ascii="Times New Roman" w:hAnsi="Times New Roman" w:cs="Times New Roman"/>
          <w:vertAlign w:val="superscript"/>
        </w:rPr>
        <w:t xml:space="preserve">2 </w:t>
      </w:r>
      <w:r w:rsidRPr="00F87D7B">
        <w:rPr>
          <w:rFonts w:ascii="Times New Roman" w:hAnsi="Times New Roman" w:cs="Times New Roman"/>
        </w:rPr>
        <w:t>reaches a maximum just under 0.0005</w:t>
      </w:r>
      <w:r w:rsidR="007E2F6B" w:rsidRPr="00F87D7B">
        <w:rPr>
          <w:rFonts w:ascii="Times New Roman" w:hAnsi="Times New Roman" w:cs="Times New Roman"/>
        </w:rPr>
        <w:t xml:space="preserve">, which is sufficiently close to zero to consider the loci in linkage equilibrium. </w:t>
      </w:r>
      <w:r w:rsidR="007E2F6B" w:rsidRPr="00F87D7B">
        <w:rPr>
          <w:rFonts w:ascii="Times New Roman" w:hAnsi="Times New Roman" w:cs="Times New Roman"/>
        </w:rPr>
        <w:lastRenderedPageBreak/>
        <w:t xml:space="preserve">Given these results, we ignored the build-up of LD due to selection in our simulations. </w:t>
      </w:r>
    </w:p>
    <w:p w14:paraId="7EC3330C" w14:textId="77777777" w:rsidR="00FB27EC" w:rsidRDefault="00FB27EC" w:rsidP="00FB27EC">
      <w:pPr>
        <w:widowControl w:val="0"/>
        <w:autoSpaceDE w:val="0"/>
        <w:autoSpaceDN w:val="0"/>
        <w:adjustRightInd w:val="0"/>
        <w:spacing w:line="480" w:lineRule="auto"/>
        <w:rPr>
          <w:rFonts w:ascii="Times New Roman" w:hAnsi="Times New Roman" w:cs="Times New Roman"/>
        </w:rPr>
      </w:pPr>
    </w:p>
    <w:p w14:paraId="5FC35581" w14:textId="3A6639C6" w:rsidR="00E82263" w:rsidRPr="000D2FC3" w:rsidRDefault="000D2FC3" w:rsidP="00FB27EC">
      <w:pPr>
        <w:widowControl w:val="0"/>
        <w:autoSpaceDE w:val="0"/>
        <w:autoSpaceDN w:val="0"/>
        <w:adjustRightInd w:val="0"/>
        <w:spacing w:line="480" w:lineRule="auto"/>
        <w:rPr>
          <w:rFonts w:ascii="Times New Roman" w:hAnsi="Times New Roman" w:cs="Times New Roman"/>
          <w:u w:val="single"/>
        </w:rPr>
      </w:pPr>
      <w:r>
        <w:rPr>
          <w:rFonts w:ascii="Times New Roman" w:hAnsi="Times New Roman" w:cs="Times New Roman"/>
          <w:u w:val="single"/>
        </w:rPr>
        <w:t>Supplementary text S6</w:t>
      </w:r>
      <w:r w:rsidR="00E15D5E">
        <w:rPr>
          <w:rFonts w:ascii="Times New Roman" w:hAnsi="Times New Roman" w:cs="Times New Roman"/>
          <w:u w:val="single"/>
        </w:rPr>
        <w:t xml:space="preserve">: </w:t>
      </w:r>
      <w:r w:rsidR="00E82263" w:rsidRPr="00E15D5E">
        <w:rPr>
          <w:rFonts w:ascii="Times New Roman" w:hAnsi="Times New Roman" w:cs="Times New Roman"/>
          <w:u w:val="single"/>
        </w:rPr>
        <w:t>Effects of generation chosen for analysis on the formation and strength of clines in HCN</w:t>
      </w:r>
    </w:p>
    <w:p w14:paraId="10ADFCD4" w14:textId="691C5B6B" w:rsidR="00E82263" w:rsidRPr="003251AB" w:rsidRDefault="007D2F73" w:rsidP="000D2FC3">
      <w:pPr>
        <w:spacing w:line="480" w:lineRule="auto"/>
        <w:rPr>
          <w:rFonts w:ascii="Times New Roman" w:hAnsi="Times New Roman" w:cs="Times New Roman"/>
        </w:rPr>
      </w:pPr>
      <w:r>
        <w:rPr>
          <w:rFonts w:ascii="Times New Roman" w:hAnsi="Times New Roman" w:cs="Times New Roman"/>
        </w:rPr>
        <w:t>The generation chosen for analyses had little effect on our ability to assess the contributions of drift, gene flow, or selection on the formation and strength of phenotypic clines in HCN. For simplicity, we demonstrate this only for a strong gradient in carrying capacity (</w:t>
      </w:r>
      <w:r w:rsidR="00647EDF">
        <w:rPr>
          <w:rFonts w:ascii="Times New Roman" w:hAnsi="Times New Roman" w:cs="Times New Roman"/>
        </w:rPr>
        <w:t xml:space="preserve">drift scenario 1, </w:t>
      </w:r>
      <w:r>
        <w:rPr>
          <w:rFonts w:ascii="Times New Roman" w:hAnsi="Times New Roman" w:cs="Times New Roman"/>
        </w:rPr>
        <w:t xml:space="preserve">maximum rural </w:t>
      </w:r>
      <w:r>
        <w:rPr>
          <w:rFonts w:ascii="Times New Roman" w:hAnsi="Times New Roman" w:cs="Times New Roman"/>
          <w:i/>
        </w:rPr>
        <w:t xml:space="preserve">N </w:t>
      </w:r>
      <w:r>
        <w:rPr>
          <w:rFonts w:ascii="Times New Roman" w:hAnsi="Times New Roman" w:cs="Times New Roman"/>
        </w:rPr>
        <w:t xml:space="preserve">= 1000, minimum urban </w:t>
      </w:r>
      <w:r>
        <w:rPr>
          <w:rFonts w:ascii="Times New Roman" w:hAnsi="Times New Roman" w:cs="Times New Roman"/>
          <w:i/>
        </w:rPr>
        <w:t xml:space="preserve">N </w:t>
      </w:r>
      <w:r w:rsidR="00647EDF">
        <w:rPr>
          <w:rFonts w:ascii="Times New Roman" w:hAnsi="Times New Roman" w:cs="Times New Roman"/>
        </w:rPr>
        <w:t>= 10) under varying levels of gene flow</w:t>
      </w:r>
      <w:r>
        <w:rPr>
          <w:rFonts w:ascii="Times New Roman" w:hAnsi="Times New Roman" w:cs="Times New Roman"/>
        </w:rPr>
        <w:t xml:space="preserve">. Following the formation of a cline, </w:t>
      </w:r>
      <w:r w:rsidR="00647EDF">
        <w:rPr>
          <w:rFonts w:ascii="Times New Roman" w:hAnsi="Times New Roman" w:cs="Times New Roman"/>
        </w:rPr>
        <w:t>differences in the mean strength of clines across varying levels of gene flow remain consistent, independent of generation (figure S</w:t>
      </w:r>
      <w:ins w:id="216" w:author="James Santangelo" w:date="2018-03-14T12:23:00Z">
        <w:r w:rsidR="00D2399B">
          <w:rPr>
            <w:rFonts w:ascii="Times New Roman" w:hAnsi="Times New Roman" w:cs="Times New Roman"/>
          </w:rPr>
          <w:t>1</w:t>
        </w:r>
      </w:ins>
      <w:ins w:id="217" w:author="James Santangelo" w:date="2018-03-14T16:05:00Z">
        <w:r w:rsidR="00D2399B">
          <w:rPr>
            <w:rFonts w:ascii="Times New Roman" w:hAnsi="Times New Roman" w:cs="Times New Roman"/>
          </w:rPr>
          <w:t>1</w:t>
        </w:r>
      </w:ins>
      <w:del w:id="218" w:author="James Santangelo" w:date="2018-03-14T12:23:00Z">
        <w:r w:rsidR="00AE7DEE" w:rsidDel="00AF7288">
          <w:rPr>
            <w:rFonts w:ascii="Times New Roman" w:hAnsi="Times New Roman" w:cs="Times New Roman"/>
          </w:rPr>
          <w:delText>9</w:delText>
        </w:r>
      </w:del>
      <w:r w:rsidR="00647EDF">
        <w:rPr>
          <w:rFonts w:ascii="Times New Roman" w:hAnsi="Times New Roman" w:cs="Times New Roman"/>
          <w:i/>
        </w:rPr>
        <w:t>a</w:t>
      </w:r>
      <w:r w:rsidR="00647EDF">
        <w:rPr>
          <w:rFonts w:ascii="Times New Roman" w:hAnsi="Times New Roman" w:cs="Times New Roman"/>
        </w:rPr>
        <w:t>). The only exception to this is the strength of clines in the absence of gene flow, which decrease</w:t>
      </w:r>
      <w:r w:rsidR="003251AB">
        <w:rPr>
          <w:rFonts w:ascii="Times New Roman" w:hAnsi="Times New Roman" w:cs="Times New Roman"/>
        </w:rPr>
        <w:t>s</w:t>
      </w:r>
      <w:r w:rsidR="00647EDF">
        <w:rPr>
          <w:rFonts w:ascii="Times New Roman" w:hAnsi="Times New Roman" w:cs="Times New Roman"/>
        </w:rPr>
        <w:t xml:space="preserve"> gradually over time due to drift</w:t>
      </w:r>
      <w:r w:rsidR="003251AB">
        <w:rPr>
          <w:rFonts w:ascii="Times New Roman" w:hAnsi="Times New Roman" w:cs="Times New Roman"/>
        </w:rPr>
        <w:t>, resulting in weaker clines at generation 500 than is evident at generation 250 (figure S</w:t>
      </w:r>
      <w:ins w:id="219" w:author="James Santangelo" w:date="2018-03-14T12:23:00Z">
        <w:r w:rsidR="00D2399B">
          <w:rPr>
            <w:rFonts w:ascii="Times New Roman" w:hAnsi="Times New Roman" w:cs="Times New Roman"/>
          </w:rPr>
          <w:t>1</w:t>
        </w:r>
      </w:ins>
      <w:ins w:id="220" w:author="James Santangelo" w:date="2018-03-14T16:05:00Z">
        <w:r w:rsidR="00D2399B">
          <w:rPr>
            <w:rFonts w:ascii="Times New Roman" w:hAnsi="Times New Roman" w:cs="Times New Roman"/>
          </w:rPr>
          <w:t>1</w:t>
        </w:r>
      </w:ins>
      <w:del w:id="221" w:author="James Santangelo" w:date="2018-03-14T12:23:00Z">
        <w:r w:rsidR="00AE7DEE" w:rsidDel="00AF7288">
          <w:rPr>
            <w:rFonts w:ascii="Times New Roman" w:hAnsi="Times New Roman" w:cs="Times New Roman"/>
          </w:rPr>
          <w:delText>9</w:delText>
        </w:r>
      </w:del>
      <w:r w:rsidR="003251AB">
        <w:rPr>
          <w:rFonts w:ascii="Times New Roman" w:hAnsi="Times New Roman" w:cs="Times New Roman"/>
          <w:i/>
        </w:rPr>
        <w:t>a</w:t>
      </w:r>
      <w:r w:rsidR="003251AB">
        <w:rPr>
          <w:rFonts w:ascii="Times New Roman" w:hAnsi="Times New Roman" w:cs="Times New Roman"/>
        </w:rPr>
        <w:t xml:space="preserve">). Nonetheless, this has no effects on our interpretation that increasing the amount of gene flow reduces the mean strength of clines (see main text figure </w:t>
      </w:r>
      <w:r w:rsidR="00AE7DEE">
        <w:rPr>
          <w:rFonts w:ascii="Times New Roman" w:hAnsi="Times New Roman" w:cs="Times New Roman"/>
        </w:rPr>
        <w:t>2</w:t>
      </w:r>
      <w:r w:rsidR="003251AB">
        <w:rPr>
          <w:rFonts w:ascii="Times New Roman" w:hAnsi="Times New Roman" w:cs="Times New Roman"/>
          <w:i/>
        </w:rPr>
        <w:t>b</w:t>
      </w:r>
      <w:r w:rsidR="003251AB">
        <w:rPr>
          <w:rFonts w:ascii="Times New Roman" w:hAnsi="Times New Roman" w:cs="Times New Roman"/>
        </w:rPr>
        <w:t>). Similarly, differences in the proportion of significantly positive clines remain qualitatively similar across generations (figure S</w:t>
      </w:r>
      <w:ins w:id="222" w:author="James Santangelo" w:date="2018-03-14T12:23:00Z">
        <w:r w:rsidR="00D2399B">
          <w:rPr>
            <w:rFonts w:ascii="Times New Roman" w:hAnsi="Times New Roman" w:cs="Times New Roman"/>
          </w:rPr>
          <w:t>1</w:t>
        </w:r>
      </w:ins>
      <w:ins w:id="223" w:author="James Santangelo" w:date="2018-03-14T16:05:00Z">
        <w:r w:rsidR="00D2399B">
          <w:rPr>
            <w:rFonts w:ascii="Times New Roman" w:hAnsi="Times New Roman" w:cs="Times New Roman"/>
          </w:rPr>
          <w:t>1</w:t>
        </w:r>
      </w:ins>
      <w:del w:id="224" w:author="James Santangelo" w:date="2018-03-14T12:23:00Z">
        <w:r w:rsidR="00AE7DEE" w:rsidDel="00AF7288">
          <w:rPr>
            <w:rFonts w:ascii="Times New Roman" w:hAnsi="Times New Roman" w:cs="Times New Roman"/>
          </w:rPr>
          <w:delText>9</w:delText>
        </w:r>
      </w:del>
      <w:r w:rsidR="003251AB">
        <w:rPr>
          <w:rFonts w:ascii="Times New Roman" w:hAnsi="Times New Roman" w:cs="Times New Roman"/>
          <w:i/>
        </w:rPr>
        <w:t>b</w:t>
      </w:r>
      <w:r w:rsidR="003251AB">
        <w:rPr>
          <w:rFonts w:ascii="Times New Roman" w:hAnsi="Times New Roman" w:cs="Times New Roman"/>
        </w:rPr>
        <w:t xml:space="preserve">). Therefore, the generation chosen for analysis has no influence on our ability to interpret the role of migration in influencing the formation and strength of cyanogenesis clines formed via drift. </w:t>
      </w:r>
    </w:p>
    <w:p w14:paraId="40E9C943" w14:textId="77777777" w:rsidR="00FB27EC" w:rsidRDefault="00FB27EC" w:rsidP="000D2FC3">
      <w:pPr>
        <w:spacing w:line="480" w:lineRule="auto"/>
        <w:rPr>
          <w:rFonts w:ascii="Times New Roman" w:hAnsi="Times New Roman" w:cs="Times New Roman"/>
          <w:b/>
        </w:rPr>
      </w:pPr>
    </w:p>
    <w:p w14:paraId="20E3C87C" w14:textId="3BF1A8E9" w:rsidR="003D4146" w:rsidRPr="000D2FC3" w:rsidRDefault="000D2FC3" w:rsidP="000D2FC3">
      <w:pPr>
        <w:spacing w:line="480" w:lineRule="auto"/>
        <w:rPr>
          <w:rFonts w:ascii="Times New Roman" w:hAnsi="Times New Roman" w:cs="Times New Roman"/>
          <w:u w:val="single"/>
        </w:rPr>
      </w:pPr>
      <w:r>
        <w:rPr>
          <w:rFonts w:ascii="Times New Roman" w:hAnsi="Times New Roman" w:cs="Times New Roman"/>
          <w:u w:val="single"/>
        </w:rPr>
        <w:t>Supplementary text S7</w:t>
      </w:r>
      <w:r w:rsidR="00E15D5E">
        <w:rPr>
          <w:rFonts w:ascii="Times New Roman" w:hAnsi="Times New Roman" w:cs="Times New Roman"/>
          <w:u w:val="single"/>
        </w:rPr>
        <w:t xml:space="preserve">: </w:t>
      </w:r>
      <w:r w:rsidR="003D4146" w:rsidRPr="00E15D5E">
        <w:rPr>
          <w:rFonts w:ascii="Times New Roman" w:hAnsi="Times New Roman" w:cs="Times New Roman"/>
          <w:u w:val="single"/>
        </w:rPr>
        <w:t>Comparison of simulated slopes to standardized slopes for cyanogenesis clines observed across urban-rural gradients</w:t>
      </w:r>
    </w:p>
    <w:p w14:paraId="514643FD" w14:textId="753561B3" w:rsidR="003D4146" w:rsidRDefault="00770AD8" w:rsidP="000D2FC3">
      <w:pPr>
        <w:spacing w:line="480" w:lineRule="auto"/>
        <w:rPr>
          <w:rFonts w:ascii="Times New Roman" w:hAnsi="Times New Roman" w:cs="Times New Roman"/>
        </w:rPr>
      </w:pPr>
      <w:r>
        <w:rPr>
          <w:rFonts w:ascii="Times New Roman" w:hAnsi="Times New Roman" w:cs="Times New Roman"/>
        </w:rPr>
        <w:t xml:space="preserve">We were interested in comparing the strength of clines produced by drift in our simulations to the strength of clines observed across urban-rural gradients in natural populations. </w:t>
      </w:r>
      <w:r w:rsidR="0070471C">
        <w:rPr>
          <w:rFonts w:ascii="Times New Roman" w:hAnsi="Times New Roman" w:cs="Times New Roman"/>
        </w:rPr>
        <w:t xml:space="preserve">For simplicity, </w:t>
      </w:r>
      <w:r w:rsidR="0070471C">
        <w:rPr>
          <w:rFonts w:ascii="Times New Roman" w:hAnsi="Times New Roman" w:cs="Times New Roman"/>
        </w:rPr>
        <w:lastRenderedPageBreak/>
        <w:t xml:space="preserve">we only examined the strength of clines simulated under weak or intermediate gradients in carrying capacity (drift scenario 1) and for no and high </w:t>
      </w:r>
      <w:r w:rsidR="00211267">
        <w:rPr>
          <w:rFonts w:ascii="Times New Roman" w:hAnsi="Times New Roman" w:cs="Times New Roman"/>
        </w:rPr>
        <w:t>gene flow</w:t>
      </w:r>
      <w:r w:rsidR="0070471C">
        <w:rPr>
          <w:rFonts w:ascii="Times New Roman" w:hAnsi="Times New Roman" w:cs="Times New Roman"/>
        </w:rPr>
        <w:t xml:space="preserve">. Data for observed clines were obtained from </w:t>
      </w:r>
      <w:r w:rsidR="0070471C">
        <w:rPr>
          <w:rFonts w:ascii="Times New Roman" w:hAnsi="Times New Roman" w:cs="Times New Roman"/>
        </w:rPr>
        <w:fldChar w:fldCharType="begin" w:fldLock="1"/>
      </w:r>
      <w:r w:rsidR="009E1D60">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 "plainTextFormattedCitation" : "[2]", "previouslyFormattedCitation" : "[2]" }, "properties" : {  }, "schema" : "https://github.com/citation-style-language/schema/raw/master/csl-citation.json" }</w:instrText>
      </w:r>
      <w:r w:rsidR="0070471C">
        <w:rPr>
          <w:rFonts w:ascii="Times New Roman" w:hAnsi="Times New Roman" w:cs="Times New Roman"/>
        </w:rPr>
        <w:fldChar w:fldCharType="separate"/>
      </w:r>
      <w:r w:rsidR="009E1D60" w:rsidRPr="009E1D60">
        <w:rPr>
          <w:rFonts w:ascii="Times New Roman" w:hAnsi="Times New Roman" w:cs="Times New Roman"/>
          <w:noProof/>
        </w:rPr>
        <w:t>[2]</w:t>
      </w:r>
      <w:r w:rsidR="0070471C">
        <w:rPr>
          <w:rFonts w:ascii="Times New Roman" w:hAnsi="Times New Roman" w:cs="Times New Roman"/>
        </w:rPr>
        <w:fldChar w:fldCharType="end"/>
      </w:r>
      <w:r w:rsidR="0070471C">
        <w:rPr>
          <w:rFonts w:ascii="Times New Roman" w:hAnsi="Times New Roman" w:cs="Times New Roman"/>
        </w:rPr>
        <w:t xml:space="preserve"> and </w:t>
      </w:r>
      <w:r w:rsidR="0070471C">
        <w:rPr>
          <w:rFonts w:ascii="Times New Roman" w:hAnsi="Times New Roman" w:cs="Times New Roman"/>
        </w:rPr>
        <w:fldChar w:fldCharType="begin" w:fldLock="1"/>
      </w:r>
      <w:r w:rsidR="009E1D60">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"[5]", "plainTextFormattedCitation" : "[5]", "previouslyFormattedCitation" : "[5]" }, "properties" : {  }, "schema" : "https://github.com/citation-style-language/schema/raw/master/csl-citation.json" }</w:instrText>
      </w:r>
      <w:r w:rsidR="0070471C">
        <w:rPr>
          <w:rFonts w:ascii="Times New Roman" w:hAnsi="Times New Roman" w:cs="Times New Roman"/>
        </w:rPr>
        <w:fldChar w:fldCharType="separate"/>
      </w:r>
      <w:r w:rsidR="009E1D60" w:rsidRPr="009E1D60">
        <w:rPr>
          <w:rFonts w:ascii="Times New Roman" w:hAnsi="Times New Roman" w:cs="Times New Roman"/>
          <w:noProof/>
        </w:rPr>
        <w:t>[5]</w:t>
      </w:r>
      <w:r w:rsidR="0070471C">
        <w:rPr>
          <w:rFonts w:ascii="Times New Roman" w:hAnsi="Times New Roman" w:cs="Times New Roman"/>
        </w:rPr>
        <w:fldChar w:fldCharType="end"/>
      </w:r>
      <w:r w:rsidR="0070471C">
        <w:rPr>
          <w:rFonts w:ascii="Times New Roman" w:hAnsi="Times New Roman" w:cs="Times New Roman"/>
        </w:rPr>
        <w:t xml:space="preserve">. Because the length of transects in our simulations and across cities varied, it was </w:t>
      </w:r>
      <w:r w:rsidR="00211267">
        <w:rPr>
          <w:rFonts w:ascii="Times New Roman" w:hAnsi="Times New Roman" w:cs="Times New Roman"/>
        </w:rPr>
        <w:t>necessary</w:t>
      </w:r>
      <w:r w:rsidR="0070471C">
        <w:rPr>
          <w:rFonts w:ascii="Times New Roman" w:hAnsi="Times New Roman" w:cs="Times New Roman"/>
        </w:rPr>
        <w:t xml:space="preserve"> to </w:t>
      </w:r>
      <w:r w:rsidR="00211267">
        <w:rPr>
          <w:rFonts w:ascii="Times New Roman" w:hAnsi="Times New Roman" w:cs="Times New Roman"/>
        </w:rPr>
        <w:t xml:space="preserve">first </w:t>
      </w:r>
      <w:r w:rsidR="0070471C">
        <w:rPr>
          <w:rFonts w:ascii="Times New Roman" w:hAnsi="Times New Roman" w:cs="Times New Roman"/>
        </w:rPr>
        <w:t xml:space="preserve">standardize slopes before comparison. We standardized transects to a minimum value of 0 (urban-most population) and a maximum value of 1 (rural-most population). We then performed a linear regression using within-population HCN frequency as the response variable and standardized distance value as the predictor variable. Positive slopes represent less HCN in urban populations whereas negative slopes represent the opposite. </w:t>
      </w:r>
    </w:p>
    <w:p w14:paraId="43E6792F" w14:textId="15C9B6F3" w:rsidR="0070471C" w:rsidRDefault="0070471C" w:rsidP="00DC7148">
      <w:pPr>
        <w:spacing w:line="480" w:lineRule="auto"/>
        <w:rPr>
          <w:rFonts w:ascii="Times New Roman" w:hAnsi="Times New Roman" w:cs="Times New Roman"/>
        </w:rPr>
      </w:pPr>
      <w:r>
        <w:rPr>
          <w:rFonts w:ascii="Times New Roman" w:hAnsi="Times New Roman" w:cs="Times New Roman"/>
        </w:rPr>
        <w:tab/>
        <w:t xml:space="preserve">We found </w:t>
      </w:r>
      <w:r w:rsidR="00DC7148">
        <w:rPr>
          <w:rFonts w:ascii="Times New Roman" w:hAnsi="Times New Roman" w:cs="Times New Roman"/>
        </w:rPr>
        <w:t>that the strength of observed clines is consistent with the strength of clines generated by drift in our simulations. The strongest simulated clines occurred under a strong gradient in drift in the absence of gene flow (–0.35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0.81, figure S</w:t>
      </w:r>
      <w:r w:rsidR="00AE7DEE">
        <w:rPr>
          <w:rFonts w:ascii="Times New Roman" w:hAnsi="Times New Roman" w:cs="Times New Roman"/>
        </w:rPr>
        <w:t>1</w:t>
      </w:r>
      <w:ins w:id="225" w:author="James Santangelo" w:date="2018-03-14T16:05:00Z">
        <w:r w:rsidR="00D2399B">
          <w:rPr>
            <w:rFonts w:ascii="Times New Roman" w:hAnsi="Times New Roman" w:cs="Times New Roman"/>
          </w:rPr>
          <w:t>3</w:t>
        </w:r>
      </w:ins>
      <w:del w:id="226"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a</w:t>
      </w:r>
      <w:r w:rsidR="00DC7148">
        <w:rPr>
          <w:rFonts w:ascii="Times New Roman" w:hAnsi="Times New Roman" w:cs="Times New Roman"/>
        </w:rPr>
        <w:t>). Increasing the amount of gene flow or decreasing the strength of the gradient in drift reduced the maximum strength of clines (figure S</w:t>
      </w:r>
      <w:r w:rsidR="00AE7DEE">
        <w:rPr>
          <w:rFonts w:ascii="Times New Roman" w:hAnsi="Times New Roman" w:cs="Times New Roman"/>
        </w:rPr>
        <w:t>1</w:t>
      </w:r>
      <w:ins w:id="227" w:author="James Santangelo" w:date="2018-03-14T16:05:00Z">
        <w:r w:rsidR="00D2399B">
          <w:rPr>
            <w:rFonts w:ascii="Times New Roman" w:hAnsi="Times New Roman" w:cs="Times New Roman"/>
          </w:rPr>
          <w:t>3</w:t>
        </w:r>
      </w:ins>
      <w:del w:id="228"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b</w:t>
      </w:r>
      <w:r w:rsidR="00DC7148">
        <w:rPr>
          <w:rFonts w:ascii="Times New Roman" w:hAnsi="Times New Roman" w:cs="Times New Roman"/>
        </w:rPr>
        <w:t xml:space="preserve"> through S</w:t>
      </w:r>
      <w:r w:rsidR="00AE7DEE">
        <w:rPr>
          <w:rFonts w:ascii="Times New Roman" w:hAnsi="Times New Roman" w:cs="Times New Roman"/>
        </w:rPr>
        <w:t>1</w:t>
      </w:r>
      <w:ins w:id="229" w:author="James Santangelo" w:date="2018-03-14T16:05:00Z">
        <w:r w:rsidR="00D2399B">
          <w:rPr>
            <w:rFonts w:ascii="Times New Roman" w:hAnsi="Times New Roman" w:cs="Times New Roman"/>
          </w:rPr>
          <w:t>3</w:t>
        </w:r>
      </w:ins>
      <w:del w:id="230"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d</w:t>
      </w:r>
      <w:r w:rsidR="00DC7148">
        <w:rPr>
          <w:rFonts w:ascii="Times New Roman" w:hAnsi="Times New Roman" w:cs="Times New Roman"/>
        </w:rPr>
        <w:t>). The weakest simulated clines in HCN occurred under an intermediate gradient in drift with high gene flow (–0.24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0.27, figure S</w:t>
      </w:r>
      <w:r w:rsidR="00AE7DEE">
        <w:rPr>
          <w:rFonts w:ascii="Times New Roman" w:hAnsi="Times New Roman" w:cs="Times New Roman"/>
        </w:rPr>
        <w:t>1</w:t>
      </w:r>
      <w:ins w:id="231" w:author="James Santangelo" w:date="2018-03-14T16:05:00Z">
        <w:r w:rsidR="00D2399B">
          <w:rPr>
            <w:rFonts w:ascii="Times New Roman" w:hAnsi="Times New Roman" w:cs="Times New Roman"/>
          </w:rPr>
          <w:t>3</w:t>
        </w:r>
      </w:ins>
      <w:del w:id="232"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d</w:t>
      </w:r>
      <w:r w:rsidR="00DC7148">
        <w:rPr>
          <w:rFonts w:ascii="Times New Roman" w:hAnsi="Times New Roman" w:cs="Times New Roman"/>
        </w:rPr>
        <w:t>). The strength of observed clines ranged from –0.08 to 0.3 (figure S</w:t>
      </w:r>
      <w:r w:rsidR="00AE7DEE">
        <w:rPr>
          <w:rFonts w:ascii="Times New Roman" w:hAnsi="Times New Roman" w:cs="Times New Roman"/>
        </w:rPr>
        <w:t>1</w:t>
      </w:r>
      <w:ins w:id="233" w:author="James Santangelo" w:date="2018-03-14T16:05:00Z">
        <w:r w:rsidR="00D2399B">
          <w:rPr>
            <w:rFonts w:ascii="Times New Roman" w:hAnsi="Times New Roman" w:cs="Times New Roman"/>
          </w:rPr>
          <w:t>3</w:t>
        </w:r>
      </w:ins>
      <w:del w:id="234"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e</w:t>
      </w:r>
      <w:r w:rsidR="00DC7148">
        <w:rPr>
          <w:rFonts w:ascii="Times New Roman" w:hAnsi="Times New Roman" w:cs="Times New Roman"/>
        </w:rPr>
        <w:t xml:space="preserve">); </w:t>
      </w:r>
      <w:r w:rsidR="009A5E23">
        <w:rPr>
          <w:rFonts w:ascii="Times New Roman" w:hAnsi="Times New Roman" w:cs="Times New Roman"/>
        </w:rPr>
        <w:t>thus,</w:t>
      </w:r>
      <w:r w:rsidR="00DC7148">
        <w:rPr>
          <w:rFonts w:ascii="Times New Roman" w:hAnsi="Times New Roman" w:cs="Times New Roman"/>
        </w:rPr>
        <w:t xml:space="preserve"> observed clines are within the range of even the weakest clines simulated under a gradient in drift, suggesting that drift is sufficient to generate clines as strong as those observed across </w:t>
      </w:r>
      <w:r w:rsidR="00211267">
        <w:rPr>
          <w:rFonts w:ascii="Times New Roman" w:hAnsi="Times New Roman" w:cs="Times New Roman"/>
        </w:rPr>
        <w:t xml:space="preserve">replicated </w:t>
      </w:r>
      <w:r w:rsidR="00DC7148">
        <w:rPr>
          <w:rFonts w:ascii="Times New Roman" w:hAnsi="Times New Roman" w:cs="Times New Roman"/>
        </w:rPr>
        <w:t>urbanization gradients.</w:t>
      </w:r>
    </w:p>
    <w:p w14:paraId="6B9246FA" w14:textId="73AE8BAB" w:rsidR="007442E3" w:rsidRDefault="007442E3" w:rsidP="00DC7148">
      <w:pPr>
        <w:spacing w:line="480" w:lineRule="auto"/>
        <w:rPr>
          <w:rFonts w:ascii="Times New Roman" w:hAnsi="Times New Roman" w:cs="Times New Roman"/>
        </w:rPr>
      </w:pPr>
    </w:p>
    <w:p w14:paraId="0A312206" w14:textId="742FDBE5" w:rsidR="007442E3" w:rsidRDefault="007442E3" w:rsidP="00DC7148">
      <w:pPr>
        <w:spacing w:line="480" w:lineRule="auto"/>
        <w:rPr>
          <w:rFonts w:ascii="Times New Roman" w:hAnsi="Times New Roman" w:cs="Times New Roman"/>
          <w:b/>
        </w:rPr>
      </w:pPr>
      <w:r>
        <w:rPr>
          <w:rFonts w:ascii="Times New Roman" w:hAnsi="Times New Roman" w:cs="Times New Roman"/>
          <w:b/>
        </w:rPr>
        <w:t>References</w:t>
      </w:r>
    </w:p>
    <w:p w14:paraId="4BDF1514" w14:textId="40E4353A" w:rsidR="009E1D60" w:rsidRPr="009E1D60" w:rsidRDefault="007442E3" w:rsidP="009E1D60">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009E1D60" w:rsidRPr="009E1D60">
        <w:rPr>
          <w:rFonts w:ascii="Times New Roman" w:hAnsi="Times New Roman" w:cs="Times New Roman"/>
          <w:noProof/>
        </w:rPr>
        <w:t>1.</w:t>
      </w:r>
      <w:r w:rsidR="009E1D60" w:rsidRPr="009E1D60">
        <w:rPr>
          <w:rFonts w:ascii="Times New Roman" w:hAnsi="Times New Roman" w:cs="Times New Roman"/>
          <w:noProof/>
        </w:rPr>
        <w:tab/>
        <w:t xml:space="preserve">Kjærgaard T. 2003 A plant that changed the world: the rise and fall of clover 1000-2000. </w:t>
      </w:r>
      <w:r w:rsidR="009E1D60" w:rsidRPr="009E1D60">
        <w:rPr>
          <w:rFonts w:ascii="Times New Roman" w:hAnsi="Times New Roman" w:cs="Times New Roman"/>
          <w:i/>
          <w:iCs/>
          <w:noProof/>
        </w:rPr>
        <w:t>Landsc. Res.</w:t>
      </w:r>
      <w:r w:rsidR="009E1D60" w:rsidRPr="009E1D60">
        <w:rPr>
          <w:rFonts w:ascii="Times New Roman" w:hAnsi="Times New Roman" w:cs="Times New Roman"/>
          <w:noProof/>
        </w:rPr>
        <w:t xml:space="preserve"> </w:t>
      </w:r>
      <w:r w:rsidR="009E1D60" w:rsidRPr="009E1D60">
        <w:rPr>
          <w:rFonts w:ascii="Times New Roman" w:hAnsi="Times New Roman" w:cs="Times New Roman"/>
          <w:b/>
          <w:bCs/>
          <w:noProof/>
        </w:rPr>
        <w:t>28</w:t>
      </w:r>
      <w:r w:rsidR="009E1D60" w:rsidRPr="009E1D60">
        <w:rPr>
          <w:rFonts w:ascii="Times New Roman" w:hAnsi="Times New Roman" w:cs="Times New Roman"/>
          <w:noProof/>
        </w:rPr>
        <w:t>, 41–49. (doi:10.1080/01426390306531)</w:t>
      </w:r>
    </w:p>
    <w:p w14:paraId="48387BD4" w14:textId="77777777"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2.</w:t>
      </w:r>
      <w:r w:rsidRPr="009E1D60">
        <w:rPr>
          <w:rFonts w:ascii="Times New Roman" w:hAnsi="Times New Roman" w:cs="Times New Roman"/>
          <w:noProof/>
        </w:rPr>
        <w:tab/>
        <w:t xml:space="preserve">Thompson KA, Renaudin M, Johnson MTJ. 2016 Urbanization drives the evolution of </w:t>
      </w:r>
      <w:r w:rsidRPr="009E1D60">
        <w:rPr>
          <w:rFonts w:ascii="Times New Roman" w:hAnsi="Times New Roman" w:cs="Times New Roman"/>
          <w:noProof/>
        </w:rPr>
        <w:lastRenderedPageBreak/>
        <w:t xml:space="preserve">parallel clines in plant populations. </w:t>
      </w:r>
      <w:r w:rsidRPr="009E1D60">
        <w:rPr>
          <w:rFonts w:ascii="Times New Roman" w:hAnsi="Times New Roman" w:cs="Times New Roman"/>
          <w:i/>
          <w:iCs/>
          <w:noProof/>
        </w:rPr>
        <w:t>Proc. R. Soc. B Biol. Sci.</w:t>
      </w:r>
      <w:r w:rsidRPr="009E1D60">
        <w:rPr>
          <w:rFonts w:ascii="Times New Roman" w:hAnsi="Times New Roman" w:cs="Times New Roman"/>
          <w:noProof/>
        </w:rPr>
        <w:t xml:space="preserve"> </w:t>
      </w:r>
      <w:r w:rsidRPr="009E1D60">
        <w:rPr>
          <w:rFonts w:ascii="Times New Roman" w:hAnsi="Times New Roman" w:cs="Times New Roman"/>
          <w:b/>
          <w:bCs/>
          <w:noProof/>
        </w:rPr>
        <w:t>283</w:t>
      </w:r>
      <w:r w:rsidRPr="009E1D60">
        <w:rPr>
          <w:rFonts w:ascii="Times New Roman" w:hAnsi="Times New Roman" w:cs="Times New Roman"/>
          <w:noProof/>
        </w:rPr>
        <w:t>, 20162180. (doi:10.1098/rspb.2016.2180)</w:t>
      </w:r>
    </w:p>
    <w:p w14:paraId="39F34C82" w14:textId="06106F6B"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3.</w:t>
      </w:r>
      <w:r w:rsidRPr="009E1D60">
        <w:rPr>
          <w:rFonts w:ascii="Times New Roman" w:hAnsi="Times New Roman" w:cs="Times New Roman"/>
          <w:noProof/>
        </w:rPr>
        <w:tab/>
        <w:t xml:space="preserve">Wright S. 1943 Isolation by </w:t>
      </w:r>
      <w:ins w:id="235" w:author="James Santangelo" w:date="2018-03-14T16:07:00Z">
        <w:r>
          <w:rPr>
            <w:rFonts w:ascii="Times New Roman" w:hAnsi="Times New Roman" w:cs="Times New Roman"/>
            <w:noProof/>
          </w:rPr>
          <w:t>d</w:t>
        </w:r>
      </w:ins>
      <w:del w:id="236" w:author="James Santangelo" w:date="2018-03-14T16:07:00Z">
        <w:r w:rsidRPr="009E1D60" w:rsidDel="009E1D60">
          <w:rPr>
            <w:rFonts w:ascii="Times New Roman" w:hAnsi="Times New Roman" w:cs="Times New Roman"/>
            <w:noProof/>
          </w:rPr>
          <w:delText>D</w:delText>
        </w:r>
      </w:del>
      <w:r w:rsidRPr="009E1D60">
        <w:rPr>
          <w:rFonts w:ascii="Times New Roman" w:hAnsi="Times New Roman" w:cs="Times New Roman"/>
          <w:noProof/>
        </w:rPr>
        <w:t xml:space="preserve">istance. </w:t>
      </w:r>
      <w:r w:rsidRPr="009E1D60">
        <w:rPr>
          <w:rFonts w:ascii="Times New Roman" w:hAnsi="Times New Roman" w:cs="Times New Roman"/>
          <w:i/>
          <w:iCs/>
          <w:noProof/>
        </w:rPr>
        <w:t>Genetics</w:t>
      </w:r>
      <w:r w:rsidRPr="009E1D60">
        <w:rPr>
          <w:rFonts w:ascii="Times New Roman" w:hAnsi="Times New Roman" w:cs="Times New Roman"/>
          <w:noProof/>
        </w:rPr>
        <w:t xml:space="preserve"> </w:t>
      </w:r>
      <w:r w:rsidRPr="009E1D60">
        <w:rPr>
          <w:rFonts w:ascii="Times New Roman" w:hAnsi="Times New Roman" w:cs="Times New Roman"/>
          <w:b/>
          <w:bCs/>
          <w:noProof/>
        </w:rPr>
        <w:t>28</w:t>
      </w:r>
      <w:r w:rsidRPr="009E1D60">
        <w:rPr>
          <w:rFonts w:ascii="Times New Roman" w:hAnsi="Times New Roman" w:cs="Times New Roman"/>
          <w:noProof/>
        </w:rPr>
        <w:t>, 114–138.</w:t>
      </w:r>
      <w:del w:id="237" w:author="James Santangelo" w:date="2018-03-14T16:07:00Z">
        <w:r w:rsidRPr="009E1D60" w:rsidDel="009E1D60">
          <w:rPr>
            <w:rFonts w:ascii="Times New Roman" w:hAnsi="Times New Roman" w:cs="Times New Roman"/>
            <w:noProof/>
          </w:rPr>
          <w:delText xml:space="preserve"> (doi:Article)</w:delText>
        </w:r>
      </w:del>
    </w:p>
    <w:p w14:paraId="45CADE8F" w14:textId="77777777"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4.</w:t>
      </w:r>
      <w:r w:rsidRPr="009E1D60">
        <w:rPr>
          <w:rFonts w:ascii="Times New Roman" w:hAnsi="Times New Roman" w:cs="Times New Roman"/>
          <w:noProof/>
        </w:rPr>
        <w:tab/>
        <w:t xml:space="preserve">Hartl DL, Clark AG. 2007 </w:t>
      </w:r>
      <w:r w:rsidRPr="009E1D60">
        <w:rPr>
          <w:rFonts w:ascii="Times New Roman" w:hAnsi="Times New Roman" w:cs="Times New Roman"/>
          <w:i/>
          <w:iCs/>
          <w:noProof/>
        </w:rPr>
        <w:t>Principles of Population Genetics</w:t>
      </w:r>
      <w:r w:rsidRPr="009E1D60">
        <w:rPr>
          <w:rFonts w:ascii="Times New Roman" w:hAnsi="Times New Roman" w:cs="Times New Roman"/>
          <w:noProof/>
        </w:rPr>
        <w:t xml:space="preserve">. Fourth. Sunderland, MA: Sinauer Associates. </w:t>
      </w:r>
    </w:p>
    <w:p w14:paraId="12C8EACB" w14:textId="77777777"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5.</w:t>
      </w:r>
      <w:r w:rsidRPr="009E1D60">
        <w:rPr>
          <w:rFonts w:ascii="Times New Roman" w:hAnsi="Times New Roman" w:cs="Times New Roman"/>
          <w:noProof/>
        </w:rPr>
        <w:tab/>
        <w:t>Johnson MTJ, Prashad C, Nelson A, Lavoignat M, Saini H. 2018 Contrasting the effects of natural selection, genetic drift and gene flow on urban evolution in white clover (</w:t>
      </w:r>
      <w:del w:id="238" w:author="James Santangelo" w:date="2018-03-14T16:07:00Z">
        <w:r w:rsidRPr="009E1D60" w:rsidDel="009E1D60">
          <w:rPr>
            <w:rFonts w:ascii="Times New Roman" w:hAnsi="Times New Roman" w:cs="Times New Roman"/>
            <w:i/>
            <w:noProof/>
            <w:rPrChange w:id="239" w:author="James Santangelo" w:date="2018-03-14T16:07:00Z">
              <w:rPr>
                <w:rFonts w:ascii="Times New Roman" w:hAnsi="Times New Roman" w:cs="Times New Roman"/>
                <w:noProof/>
              </w:rPr>
            </w:rPrChange>
          </w:rPr>
          <w:delText>&lt;i&gt;</w:delText>
        </w:r>
      </w:del>
      <w:r w:rsidRPr="009E1D60">
        <w:rPr>
          <w:rFonts w:ascii="Times New Roman" w:hAnsi="Times New Roman" w:cs="Times New Roman"/>
          <w:i/>
          <w:noProof/>
          <w:rPrChange w:id="240" w:author="James Santangelo" w:date="2018-03-14T16:07:00Z">
            <w:rPr>
              <w:rFonts w:ascii="Times New Roman" w:hAnsi="Times New Roman" w:cs="Times New Roman"/>
              <w:noProof/>
            </w:rPr>
          </w:rPrChange>
        </w:rPr>
        <w:t>Trifolium repens</w:t>
      </w:r>
      <w:del w:id="241" w:author="James Santangelo" w:date="2018-03-14T16:07:00Z">
        <w:r w:rsidRPr="009E1D60" w:rsidDel="009E1D60">
          <w:rPr>
            <w:rFonts w:ascii="Times New Roman" w:hAnsi="Times New Roman" w:cs="Times New Roman"/>
            <w:noProof/>
          </w:rPr>
          <w:delText>&lt;i/&gt;</w:delText>
        </w:r>
      </w:del>
      <w:r w:rsidRPr="009E1D60">
        <w:rPr>
          <w:rFonts w:ascii="Times New Roman" w:hAnsi="Times New Roman" w:cs="Times New Roman"/>
          <w:noProof/>
        </w:rPr>
        <w:t xml:space="preserve">). </w:t>
      </w:r>
      <w:r w:rsidRPr="009E1D60">
        <w:rPr>
          <w:rFonts w:ascii="Times New Roman" w:hAnsi="Times New Roman" w:cs="Times New Roman"/>
          <w:i/>
          <w:iCs/>
          <w:noProof/>
        </w:rPr>
        <w:t>Proc. R. Soc. B Biol. Sci.</w:t>
      </w:r>
      <w:r w:rsidRPr="009E1D60">
        <w:rPr>
          <w:rFonts w:ascii="Times New Roman" w:hAnsi="Times New Roman" w:cs="Times New Roman"/>
          <w:noProof/>
        </w:rPr>
        <w:t xml:space="preserve"> </w:t>
      </w:r>
    </w:p>
    <w:p w14:paraId="6B13CCE9" w14:textId="1BF1F376" w:rsidR="007442E3" w:rsidRPr="007442E3" w:rsidRDefault="007442E3" w:rsidP="009E1D60">
      <w:pPr>
        <w:widowControl w:val="0"/>
        <w:autoSpaceDE w:val="0"/>
        <w:autoSpaceDN w:val="0"/>
        <w:adjustRightInd w:val="0"/>
        <w:spacing w:line="480" w:lineRule="auto"/>
        <w:ind w:left="640" w:hanging="640"/>
        <w:rPr>
          <w:rFonts w:ascii="Times New Roman" w:hAnsi="Times New Roman" w:cs="Times New Roman"/>
          <w:b/>
        </w:rPr>
      </w:pPr>
      <w:r>
        <w:rPr>
          <w:rFonts w:ascii="Times New Roman" w:hAnsi="Times New Roman" w:cs="Times New Roman"/>
          <w:b/>
        </w:rPr>
        <w:fldChar w:fldCharType="end"/>
      </w:r>
    </w:p>
    <w:p w14:paraId="57E12234" w14:textId="2C228DB4" w:rsidR="0048362F" w:rsidRPr="00770AD8" w:rsidRDefault="0048362F" w:rsidP="00E15D5E">
      <w:pPr>
        <w:rPr>
          <w:rFonts w:ascii="Times New Roman" w:hAnsi="Times New Roman" w:cs="Times New Roman"/>
        </w:rPr>
      </w:pPr>
    </w:p>
    <w:sectPr w:rsidR="0048362F" w:rsidRPr="00770AD8" w:rsidSect="00E7251A">
      <w:pgSz w:w="12240" w:h="15840"/>
      <w:pgMar w:top="1440" w:right="1440" w:bottom="1440" w:left="1440" w:header="709" w:footer="709"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69C3E" w14:textId="77777777" w:rsidR="00A573D2" w:rsidRDefault="00A573D2" w:rsidP="00E7251A">
      <w:r>
        <w:separator/>
      </w:r>
    </w:p>
  </w:endnote>
  <w:endnote w:type="continuationSeparator" w:id="0">
    <w:p w14:paraId="2D757BD2" w14:textId="77777777" w:rsidR="00A573D2" w:rsidRDefault="00A573D2" w:rsidP="00E7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894475"/>
      <w:docPartObj>
        <w:docPartGallery w:val="Page Numbers (Bottom of Page)"/>
        <w:docPartUnique/>
      </w:docPartObj>
    </w:sdtPr>
    <w:sdtEndPr>
      <w:rPr>
        <w:rStyle w:val="PageNumber"/>
      </w:rPr>
    </w:sdtEndPr>
    <w:sdtContent>
      <w:p w14:paraId="178A787B" w14:textId="53905F20" w:rsidR="00D8780B" w:rsidRDefault="00D8780B" w:rsidP="00D87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3FD2E5" w14:textId="77777777" w:rsidR="00D8780B" w:rsidRDefault="00D878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1504376"/>
      <w:docPartObj>
        <w:docPartGallery w:val="Page Numbers (Bottom of Page)"/>
        <w:docPartUnique/>
      </w:docPartObj>
    </w:sdtPr>
    <w:sdtEndPr>
      <w:rPr>
        <w:rStyle w:val="PageNumber"/>
      </w:rPr>
    </w:sdtEndPr>
    <w:sdtContent>
      <w:p w14:paraId="019EACD1" w14:textId="7E34C054" w:rsidR="00D8780B" w:rsidRDefault="00D8780B" w:rsidP="00D87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3955D6" w14:textId="77777777" w:rsidR="00D8780B" w:rsidRDefault="00D87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72AE1" w14:textId="77777777" w:rsidR="00A573D2" w:rsidRDefault="00A573D2" w:rsidP="00E7251A">
      <w:r>
        <w:separator/>
      </w:r>
    </w:p>
  </w:footnote>
  <w:footnote w:type="continuationSeparator" w:id="0">
    <w:p w14:paraId="73F1E483" w14:textId="77777777" w:rsidR="00A573D2" w:rsidRDefault="00A573D2" w:rsidP="00E72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07797"/>
    <w:multiLevelType w:val="hybridMultilevel"/>
    <w:tmpl w:val="07C2F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None" w15:userId="James Santange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isplayBackgroundShape/>
  <w:hideSpellingErrors/>
  <w:hideGrammaticalErrors/>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C0"/>
    <w:rsid w:val="00002297"/>
    <w:rsid w:val="000245FF"/>
    <w:rsid w:val="000334E7"/>
    <w:rsid w:val="00067BD1"/>
    <w:rsid w:val="000961DC"/>
    <w:rsid w:val="000D2FC3"/>
    <w:rsid w:val="00136FE9"/>
    <w:rsid w:val="00145EE9"/>
    <w:rsid w:val="001935E4"/>
    <w:rsid w:val="001A522B"/>
    <w:rsid w:val="001B25D8"/>
    <w:rsid w:val="001F7C4E"/>
    <w:rsid w:val="00201DEB"/>
    <w:rsid w:val="00211267"/>
    <w:rsid w:val="0022289A"/>
    <w:rsid w:val="002273F9"/>
    <w:rsid w:val="002544F7"/>
    <w:rsid w:val="002C1EC2"/>
    <w:rsid w:val="002E27EB"/>
    <w:rsid w:val="002F5234"/>
    <w:rsid w:val="002F6F7F"/>
    <w:rsid w:val="00323491"/>
    <w:rsid w:val="0032468F"/>
    <w:rsid w:val="003251AB"/>
    <w:rsid w:val="00382686"/>
    <w:rsid w:val="003A23B3"/>
    <w:rsid w:val="003A39A9"/>
    <w:rsid w:val="003D4146"/>
    <w:rsid w:val="003E09CC"/>
    <w:rsid w:val="0042656D"/>
    <w:rsid w:val="0048309F"/>
    <w:rsid w:val="0048362F"/>
    <w:rsid w:val="004A372D"/>
    <w:rsid w:val="00526026"/>
    <w:rsid w:val="00544376"/>
    <w:rsid w:val="005C27B7"/>
    <w:rsid w:val="005D3ADB"/>
    <w:rsid w:val="005E2543"/>
    <w:rsid w:val="005F57B7"/>
    <w:rsid w:val="005F6C03"/>
    <w:rsid w:val="006014A0"/>
    <w:rsid w:val="006263EA"/>
    <w:rsid w:val="00637327"/>
    <w:rsid w:val="006422B6"/>
    <w:rsid w:val="00647EDF"/>
    <w:rsid w:val="0068024A"/>
    <w:rsid w:val="006A0464"/>
    <w:rsid w:val="006C1120"/>
    <w:rsid w:val="006D4BDD"/>
    <w:rsid w:val="006F01B7"/>
    <w:rsid w:val="0070471C"/>
    <w:rsid w:val="007442E3"/>
    <w:rsid w:val="00770AD8"/>
    <w:rsid w:val="00781DBF"/>
    <w:rsid w:val="00797DFD"/>
    <w:rsid w:val="007B2B46"/>
    <w:rsid w:val="007D2F73"/>
    <w:rsid w:val="007E2F6B"/>
    <w:rsid w:val="007F1219"/>
    <w:rsid w:val="008054DC"/>
    <w:rsid w:val="008B7267"/>
    <w:rsid w:val="008F2A3A"/>
    <w:rsid w:val="0094356C"/>
    <w:rsid w:val="00994BC9"/>
    <w:rsid w:val="00997283"/>
    <w:rsid w:val="009A045C"/>
    <w:rsid w:val="009A5E23"/>
    <w:rsid w:val="009C6808"/>
    <w:rsid w:val="009D68E4"/>
    <w:rsid w:val="009E1D60"/>
    <w:rsid w:val="009E73E2"/>
    <w:rsid w:val="009F14A2"/>
    <w:rsid w:val="00A010C2"/>
    <w:rsid w:val="00A02A78"/>
    <w:rsid w:val="00A16426"/>
    <w:rsid w:val="00A170BE"/>
    <w:rsid w:val="00A22468"/>
    <w:rsid w:val="00A328DB"/>
    <w:rsid w:val="00A46B8E"/>
    <w:rsid w:val="00A573D2"/>
    <w:rsid w:val="00A83960"/>
    <w:rsid w:val="00AC24A7"/>
    <w:rsid w:val="00AE7DEE"/>
    <w:rsid w:val="00AF7288"/>
    <w:rsid w:val="00B217A0"/>
    <w:rsid w:val="00B23C1B"/>
    <w:rsid w:val="00B25DAE"/>
    <w:rsid w:val="00B26EB1"/>
    <w:rsid w:val="00B41B6F"/>
    <w:rsid w:val="00B83BE1"/>
    <w:rsid w:val="00BE3681"/>
    <w:rsid w:val="00C057E7"/>
    <w:rsid w:val="00C34EAA"/>
    <w:rsid w:val="00C35587"/>
    <w:rsid w:val="00C5193B"/>
    <w:rsid w:val="00C56964"/>
    <w:rsid w:val="00C57DE3"/>
    <w:rsid w:val="00C853D7"/>
    <w:rsid w:val="00C976E5"/>
    <w:rsid w:val="00CA3F0A"/>
    <w:rsid w:val="00CA6BE7"/>
    <w:rsid w:val="00CE79BE"/>
    <w:rsid w:val="00CF4149"/>
    <w:rsid w:val="00D2399B"/>
    <w:rsid w:val="00D31F16"/>
    <w:rsid w:val="00D519C0"/>
    <w:rsid w:val="00D60ADE"/>
    <w:rsid w:val="00D70114"/>
    <w:rsid w:val="00D8780B"/>
    <w:rsid w:val="00D968C5"/>
    <w:rsid w:val="00DA3460"/>
    <w:rsid w:val="00DC7148"/>
    <w:rsid w:val="00DD22AA"/>
    <w:rsid w:val="00DD307F"/>
    <w:rsid w:val="00DF3BBC"/>
    <w:rsid w:val="00E132FF"/>
    <w:rsid w:val="00E15D5E"/>
    <w:rsid w:val="00E17777"/>
    <w:rsid w:val="00E549CB"/>
    <w:rsid w:val="00E6137C"/>
    <w:rsid w:val="00E66798"/>
    <w:rsid w:val="00E7251A"/>
    <w:rsid w:val="00E82263"/>
    <w:rsid w:val="00E92A76"/>
    <w:rsid w:val="00E9427A"/>
    <w:rsid w:val="00F359CF"/>
    <w:rsid w:val="00F54E4E"/>
    <w:rsid w:val="00F55C84"/>
    <w:rsid w:val="00F77FF5"/>
    <w:rsid w:val="00F87D7B"/>
    <w:rsid w:val="00FA654D"/>
    <w:rsid w:val="00FB27EC"/>
    <w:rsid w:val="00FC369D"/>
    <w:rsid w:val="00FD2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8F4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9C0"/>
    <w:pPr>
      <w:ind w:left="720"/>
      <w:contextualSpacing/>
    </w:pPr>
  </w:style>
  <w:style w:type="character" w:styleId="CommentReference">
    <w:name w:val="annotation reference"/>
    <w:basedOn w:val="DefaultParagraphFont"/>
    <w:uiPriority w:val="99"/>
    <w:semiHidden/>
    <w:unhideWhenUsed/>
    <w:rsid w:val="006F01B7"/>
    <w:rPr>
      <w:sz w:val="18"/>
      <w:szCs w:val="18"/>
    </w:rPr>
  </w:style>
  <w:style w:type="paragraph" w:styleId="CommentText">
    <w:name w:val="annotation text"/>
    <w:basedOn w:val="Normal"/>
    <w:link w:val="CommentTextChar"/>
    <w:uiPriority w:val="99"/>
    <w:semiHidden/>
    <w:unhideWhenUsed/>
    <w:rsid w:val="006F01B7"/>
  </w:style>
  <w:style w:type="character" w:customStyle="1" w:styleId="CommentTextChar">
    <w:name w:val="Comment Text Char"/>
    <w:basedOn w:val="DefaultParagraphFont"/>
    <w:link w:val="CommentText"/>
    <w:uiPriority w:val="99"/>
    <w:semiHidden/>
    <w:rsid w:val="006F01B7"/>
    <w:rPr>
      <w:lang w:val="en-CA"/>
    </w:rPr>
  </w:style>
  <w:style w:type="paragraph" w:styleId="CommentSubject">
    <w:name w:val="annotation subject"/>
    <w:basedOn w:val="CommentText"/>
    <w:next w:val="CommentText"/>
    <w:link w:val="CommentSubjectChar"/>
    <w:uiPriority w:val="99"/>
    <w:semiHidden/>
    <w:unhideWhenUsed/>
    <w:rsid w:val="006F01B7"/>
    <w:rPr>
      <w:b/>
      <w:bCs/>
      <w:sz w:val="20"/>
      <w:szCs w:val="20"/>
    </w:rPr>
  </w:style>
  <w:style w:type="character" w:customStyle="1" w:styleId="CommentSubjectChar">
    <w:name w:val="Comment Subject Char"/>
    <w:basedOn w:val="CommentTextChar"/>
    <w:link w:val="CommentSubject"/>
    <w:uiPriority w:val="99"/>
    <w:semiHidden/>
    <w:rsid w:val="006F01B7"/>
    <w:rPr>
      <w:b/>
      <w:bCs/>
      <w:sz w:val="20"/>
      <w:szCs w:val="20"/>
      <w:lang w:val="en-CA"/>
    </w:rPr>
  </w:style>
  <w:style w:type="paragraph" w:styleId="BalloonText">
    <w:name w:val="Balloon Text"/>
    <w:basedOn w:val="Normal"/>
    <w:link w:val="BalloonTextChar"/>
    <w:uiPriority w:val="99"/>
    <w:semiHidden/>
    <w:unhideWhenUsed/>
    <w:rsid w:val="006F01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01B7"/>
    <w:rPr>
      <w:rFonts w:ascii="Times New Roman" w:hAnsi="Times New Roman" w:cs="Times New Roman"/>
      <w:sz w:val="18"/>
      <w:szCs w:val="18"/>
      <w:lang w:val="en-CA"/>
    </w:rPr>
  </w:style>
  <w:style w:type="character" w:styleId="LineNumber">
    <w:name w:val="line number"/>
    <w:basedOn w:val="DefaultParagraphFont"/>
    <w:uiPriority w:val="99"/>
    <w:semiHidden/>
    <w:unhideWhenUsed/>
    <w:rsid w:val="00E7251A"/>
  </w:style>
  <w:style w:type="paragraph" w:styleId="Footer">
    <w:name w:val="footer"/>
    <w:basedOn w:val="Normal"/>
    <w:link w:val="FooterChar"/>
    <w:uiPriority w:val="99"/>
    <w:unhideWhenUsed/>
    <w:rsid w:val="00E7251A"/>
    <w:pPr>
      <w:tabs>
        <w:tab w:val="center" w:pos="4680"/>
        <w:tab w:val="right" w:pos="9360"/>
      </w:tabs>
    </w:pPr>
  </w:style>
  <w:style w:type="character" w:customStyle="1" w:styleId="FooterChar">
    <w:name w:val="Footer Char"/>
    <w:basedOn w:val="DefaultParagraphFont"/>
    <w:link w:val="Footer"/>
    <w:uiPriority w:val="99"/>
    <w:rsid w:val="00E7251A"/>
    <w:rPr>
      <w:lang w:val="en-CA"/>
    </w:rPr>
  </w:style>
  <w:style w:type="character" w:styleId="PageNumber">
    <w:name w:val="page number"/>
    <w:basedOn w:val="DefaultParagraphFont"/>
    <w:uiPriority w:val="99"/>
    <w:semiHidden/>
    <w:unhideWhenUsed/>
    <w:rsid w:val="00E7251A"/>
  </w:style>
  <w:style w:type="character" w:styleId="PlaceholderText">
    <w:name w:val="Placeholder Text"/>
    <w:basedOn w:val="DefaultParagraphFont"/>
    <w:uiPriority w:val="99"/>
    <w:semiHidden/>
    <w:rsid w:val="00E92A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0258">
      <w:bodyDiv w:val="1"/>
      <w:marLeft w:val="0"/>
      <w:marRight w:val="0"/>
      <w:marTop w:val="0"/>
      <w:marBottom w:val="0"/>
      <w:divBdr>
        <w:top w:val="none" w:sz="0" w:space="0" w:color="auto"/>
        <w:left w:val="none" w:sz="0" w:space="0" w:color="auto"/>
        <w:bottom w:val="none" w:sz="0" w:space="0" w:color="auto"/>
        <w:right w:val="none" w:sz="0" w:space="0" w:color="auto"/>
      </w:divBdr>
    </w:div>
    <w:div w:id="1094210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826DD-A8EE-F947-9768-1BAB4F13A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7295</Words>
  <Characters>41586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cp:revision>
  <dcterms:created xsi:type="dcterms:W3CDTF">2018-03-21T16:20:00Z</dcterms:created>
  <dcterms:modified xsi:type="dcterms:W3CDTF">2018-03-21T16:20:00Z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http://www.zotero.org/styles/the-american-naturalist</vt:lpwstr>
  </property>
  <property fmtid="{D5CDD505-2E9C-101B-9397-08002B2CF9AE}" pid="21" name="Mendeley Recent Style Name 9_1">
    <vt:lpwstr>The American Naturalist</vt:lpwstr>
  </property>
  <property fmtid="{D5CDD505-2E9C-101B-9397-08002B2CF9AE}" pid="22" name="Mendeley Document_1">
    <vt:lpwstr>True</vt:lpwstr>
  </property>
  <property fmtid="{D5CDD505-2E9C-101B-9397-08002B2CF9AE}" pid="23" name="Mendeley Unique User Id_1">
    <vt:lpwstr>39895829-ae56-3f2b-a522-e6e97f44de66</vt:lpwstr>
  </property>
  <property fmtid="{D5CDD505-2E9C-101B-9397-08002B2CF9AE}" pid="24" name="Mendeley Citation Style_1">
    <vt:lpwstr>http://www.zotero.org/styles/proceedings-of-the-royal-society-b</vt:lpwstr>
  </property>
</Properties>
</file>